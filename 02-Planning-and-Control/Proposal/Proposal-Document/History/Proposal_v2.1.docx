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B737" w14:textId="77777777" w:rsidR="00393973" w:rsidRPr="00032A5A" w:rsidRDefault="00393973" w:rsidP="005F4102">
      <w:pPr>
        <w:jc w:val="center"/>
        <w:rPr>
          <w:rFonts w:ascii="Times New Roman" w:hAnsi="Times New Roman" w:cs="Times New Roman"/>
        </w:rPr>
      </w:pPr>
    </w:p>
    <w:p w14:paraId="0D8E0641" w14:textId="77777777" w:rsidR="00393973" w:rsidRPr="00032A5A" w:rsidRDefault="00393973" w:rsidP="005F4102">
      <w:pPr>
        <w:jc w:val="center"/>
        <w:rPr>
          <w:rFonts w:ascii="Times New Roman" w:hAnsi="Times New Roman" w:cs="Times New Roman"/>
        </w:rPr>
      </w:pPr>
    </w:p>
    <w:p w14:paraId="5BF3FEA9" w14:textId="77777777" w:rsidR="00393973" w:rsidRPr="00032A5A" w:rsidRDefault="00833733" w:rsidP="005F4102">
      <w:pPr>
        <w:jc w:val="center"/>
        <w:rPr>
          <w:ins w:id="11" w:author="Larissa Goh" w:date="2025-10-08T02:56:00Z" w16du:dateUtc="2025-10-07T13:56:00Z"/>
          <w:rFonts w:ascii="Times New Roman" w:hAnsi="Times New Roman" w:cs="Times New Roman"/>
        </w:rPr>
      </w:pPr>
      <w:ins w:id="12" w:author="Larissa Goh" w:date="2025-10-08T02:56:00Z" w16du:dateUtc="2025-10-07T13:56:00Z">
        <w:r w:rsidRPr="00032A5A">
          <w:rPr>
            <w:rFonts w:ascii="Times New Roman" w:hAnsi="Times New Roman" w:cs="Times New Roman"/>
            <w:noProof/>
          </w:rPr>
          <w:drawing>
            <wp:inline distT="0" distB="0" distL="0" distR="0" wp14:anchorId="3A7D903B" wp14:editId="7E13046B">
              <wp:extent cx="1031443" cy="1203883"/>
              <wp:effectExtent l="0" t="0" r="0" b="0"/>
              <wp:docPr id="837566046" name="Picture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739" name="Picture 2" descr="P3#yI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ins>
    </w:p>
    <w:p w14:paraId="43635F32" w14:textId="51D0CAB8" w:rsidR="00393973" w:rsidRPr="00032A5A" w:rsidRDefault="00833733" w:rsidP="005F4102">
      <w:pPr>
        <w:jc w:val="center"/>
        <w:rPr>
          <w:del w:id="13" w:author="Larissa Goh" w:date="2025-10-08T02:56:00Z" w16du:dateUtc="2025-10-07T13:56:00Z"/>
          <w:rFonts w:ascii="Times New Roman" w:hAnsi="Times New Roman" w:cs="Times New Roman"/>
        </w:rPr>
      </w:pPr>
      <w:del w:id="14" w:author="Larissa Goh" w:date="2025-10-08T02:56:00Z" w16du:dateUtc="2025-10-07T13:56:00Z">
        <w:r w:rsidRPr="00032A5A">
          <w:rPr>
            <w:rFonts w:ascii="Times New Roman" w:hAnsi="Times New Roman" w:cs="Times New Roman"/>
            <w:noProof/>
          </w:rPr>
          <w:drawing>
            <wp:inline distT="0" distB="0" distL="0" distR="0" wp14:anchorId="5377BEC2" wp14:editId="0ABBB783">
              <wp:extent cx="1031443" cy="1203883"/>
              <wp:effectExtent l="0" t="0" r="0" b="0"/>
              <wp:docPr id="206589739" name="Picture 2" descr="AUT | Certificate in Foundation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 | Certificate in Foundation Stud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del>
    </w:p>
    <w:p w14:paraId="0BE87001" w14:textId="77777777" w:rsidR="003C2794" w:rsidRPr="00032A5A" w:rsidRDefault="003C2794" w:rsidP="005F4102">
      <w:pPr>
        <w:rPr>
          <w:rFonts w:ascii="Times New Roman" w:hAnsi="Times New Roman" w:cs="Times New Roman"/>
        </w:rPr>
      </w:pPr>
    </w:p>
    <w:p w14:paraId="69C859D2" w14:textId="77777777" w:rsidR="003C2794" w:rsidRPr="00032A5A" w:rsidRDefault="003C2794" w:rsidP="005F4102">
      <w:pPr>
        <w:rPr>
          <w:rFonts w:ascii="Times New Roman" w:hAnsi="Times New Roman" w:cs="Times New Roman"/>
        </w:rPr>
      </w:pPr>
    </w:p>
    <w:p w14:paraId="6F269BF8" w14:textId="08591B04" w:rsidR="6F207C47" w:rsidRPr="00032A5A" w:rsidRDefault="6F207C47" w:rsidP="4499AAC9">
      <w:pPr>
        <w:jc w:val="center"/>
        <w:rPr>
          <w:rFonts w:ascii="Times New Roman" w:hAnsi="Times New Roman" w:cs="Times New Roman"/>
          <w:sz w:val="21"/>
          <w:szCs w:val="22"/>
        </w:rPr>
      </w:pPr>
      <w:r w:rsidRPr="00032A5A">
        <w:rPr>
          <w:rFonts w:ascii="Times New Roman" w:eastAsia="Times New Roman" w:hAnsi="Times New Roman" w:cs="Times New Roman"/>
          <w:b/>
          <w:bCs/>
          <w:sz w:val="52"/>
          <w:szCs w:val="52"/>
        </w:rPr>
        <w:t>Project Proposal</w:t>
      </w:r>
    </w:p>
    <w:p w14:paraId="4B737C44" w14:textId="24C880EA" w:rsidR="6F207C47" w:rsidRPr="00032A5A" w:rsidRDefault="6F207C47" w:rsidP="002E3EC1">
      <w:pPr>
        <w:jc w:val="center"/>
        <w:rPr>
          <w:rFonts w:ascii="Times New Roman" w:eastAsia="Times New Roman" w:hAnsi="Times New Roman" w:cs="Times New Roman"/>
          <w:sz w:val="44"/>
          <w:szCs w:val="44"/>
        </w:rPr>
      </w:pPr>
      <w:r w:rsidRPr="00032A5A">
        <w:rPr>
          <w:rFonts w:ascii="Times New Roman" w:eastAsia="Times New Roman" w:hAnsi="Times New Roman" w:cs="Times New Roman"/>
          <w:sz w:val="44"/>
          <w:szCs w:val="44"/>
        </w:rPr>
        <w:t>Network Performance Evaluation</w:t>
      </w:r>
      <w:r w:rsidR="002E3EC1" w:rsidRPr="00032A5A">
        <w:rPr>
          <w:rFonts w:ascii="Times New Roman" w:eastAsia="Times New Roman" w:hAnsi="Times New Roman" w:cs="Times New Roman"/>
          <w:sz w:val="44"/>
          <w:szCs w:val="44"/>
        </w:rPr>
        <w:t xml:space="preserve"> </w:t>
      </w:r>
      <w:r w:rsidRPr="00032A5A">
        <w:rPr>
          <w:rFonts w:ascii="Times New Roman" w:eastAsia="Times New Roman" w:hAnsi="Times New Roman" w:cs="Times New Roman"/>
          <w:sz w:val="44"/>
          <w:szCs w:val="44"/>
        </w:rPr>
        <w:t>of Linux Based Operating Systems in a Physical Environment</w:t>
      </w:r>
    </w:p>
    <w:p w14:paraId="7CC19ADF" w14:textId="22B62E87" w:rsidR="6F207C47" w:rsidRPr="00032A5A" w:rsidRDefault="6F207C47" w:rsidP="4499AAC9">
      <w:pPr>
        <w:spacing w:after="160" w:line="257" w:lineRule="auto"/>
        <w:rPr>
          <w:rFonts w:ascii="Times New Roman" w:eastAsia="Times New Roman" w:hAnsi="Times New Roman" w:cs="Times New Roman"/>
          <w:b/>
          <w:bCs/>
          <w:color w:val="000000" w:themeColor="text1"/>
        </w:rPr>
      </w:pPr>
      <w:r w:rsidRPr="00032A5A">
        <w:rPr>
          <w:rFonts w:ascii="Times New Roman" w:eastAsia="Times New Roman" w:hAnsi="Times New Roman" w:cs="Times New Roman"/>
          <w:b/>
          <w:bCs/>
          <w:color w:val="000000" w:themeColor="text1"/>
        </w:rPr>
        <w:t xml:space="preserve"> </w:t>
      </w:r>
    </w:p>
    <w:p w14:paraId="261B74FD" w14:textId="7E6F1E2B" w:rsidR="002E3EC1" w:rsidRPr="00032A5A" w:rsidRDefault="002E3EC1" w:rsidP="002E3EC1">
      <w:pPr>
        <w:jc w:val="center"/>
        <w:rPr>
          <w:rFonts w:ascii="Times New Roman" w:hAnsi="Times New Roman" w:cs="Times New Roman"/>
          <w:sz w:val="24"/>
          <w:szCs w:val="28"/>
        </w:rPr>
      </w:pPr>
      <w:r w:rsidRPr="00032A5A">
        <w:rPr>
          <w:rFonts w:ascii="Times New Roman" w:hAnsi="Times New Roman" w:cs="Times New Roman"/>
          <w:sz w:val="24"/>
          <w:szCs w:val="28"/>
        </w:rPr>
        <w:t>Date: 0</w:t>
      </w:r>
      <w:r w:rsidR="009C2299" w:rsidRPr="00032A5A">
        <w:rPr>
          <w:rFonts w:ascii="Times New Roman" w:hAnsi="Times New Roman" w:cs="Times New Roman"/>
          <w:sz w:val="24"/>
          <w:szCs w:val="28"/>
        </w:rPr>
        <w:t>9</w:t>
      </w:r>
      <w:r w:rsidRPr="00032A5A">
        <w:rPr>
          <w:rFonts w:ascii="Times New Roman" w:hAnsi="Times New Roman" w:cs="Times New Roman"/>
          <w:sz w:val="24"/>
          <w:szCs w:val="28"/>
        </w:rPr>
        <w:t>/04/2025</w:t>
      </w:r>
    </w:p>
    <w:p w14:paraId="4D6B3D4C" w14:textId="24A0B2DD" w:rsidR="002E3EC1" w:rsidRPr="00032A5A" w:rsidRDefault="002E3EC1" w:rsidP="002E3EC1">
      <w:pPr>
        <w:jc w:val="center"/>
        <w:rPr>
          <w:rFonts w:ascii="Times New Roman" w:hAnsi="Times New Roman" w:cs="Times New Roman"/>
          <w:sz w:val="24"/>
          <w:szCs w:val="28"/>
        </w:rPr>
      </w:pPr>
      <w:r w:rsidRPr="00032A5A">
        <w:rPr>
          <w:rFonts w:ascii="Times New Roman" w:hAnsi="Times New Roman" w:cs="Times New Roman"/>
          <w:sz w:val="24"/>
          <w:szCs w:val="28"/>
        </w:rPr>
        <w:t xml:space="preserve">Version: </w:t>
      </w:r>
      <w:r w:rsidR="00345A2F" w:rsidRPr="00032A5A">
        <w:rPr>
          <w:rFonts w:ascii="Times New Roman" w:hAnsi="Times New Roman" w:cs="Times New Roman"/>
          <w:sz w:val="24"/>
          <w:szCs w:val="28"/>
        </w:rPr>
        <w:t>2.</w:t>
      </w:r>
      <w:r w:rsidR="009C2299" w:rsidRPr="00032A5A">
        <w:rPr>
          <w:rFonts w:ascii="Times New Roman" w:hAnsi="Times New Roman" w:cs="Times New Roman"/>
          <w:sz w:val="24"/>
          <w:szCs w:val="28"/>
        </w:rPr>
        <w:t>1</w:t>
      </w:r>
    </w:p>
    <w:p w14:paraId="358CA6A4" w14:textId="498E4622" w:rsidR="6F207C47" w:rsidRPr="00032A5A" w:rsidRDefault="6F207C47" w:rsidP="4499AAC9">
      <w:pPr>
        <w:spacing w:after="160" w:line="257" w:lineRule="auto"/>
        <w:rPr>
          <w:rFonts w:ascii="Times New Roman" w:hAnsi="Times New Roman" w:cs="Times New Roman"/>
        </w:rPr>
      </w:pPr>
      <w:r w:rsidRPr="00032A5A">
        <w:rPr>
          <w:rFonts w:ascii="Times New Roman" w:eastAsia="Times New Roman" w:hAnsi="Times New Roman" w:cs="Times New Roman"/>
        </w:rPr>
        <w:t xml:space="preserve"> </w:t>
      </w:r>
    </w:p>
    <w:p w14:paraId="65E8DDBF" w14:textId="32582F00" w:rsidR="6F207C47" w:rsidRPr="00032A5A" w:rsidRDefault="6F207C47" w:rsidP="4499AAC9">
      <w:pPr>
        <w:spacing w:after="160" w:line="257" w:lineRule="auto"/>
        <w:jc w:val="center"/>
        <w:rPr>
          <w:rFonts w:ascii="Times New Roman" w:hAnsi="Times New Roman" w:cs="Times New Roman"/>
        </w:rPr>
      </w:pPr>
      <w:r w:rsidRPr="00032A5A">
        <w:rPr>
          <w:rFonts w:ascii="Times New Roman" w:eastAsia="Times New Roman" w:hAnsi="Times New Roman" w:cs="Times New Roman"/>
          <w:sz w:val="36"/>
          <w:szCs w:val="36"/>
        </w:rPr>
        <w:t>Client: Dr</w:t>
      </w:r>
      <w:r w:rsidR="00D2427F" w:rsidRPr="00032A5A">
        <w:rPr>
          <w:rFonts w:ascii="Times New Roman" w:eastAsia="Times New Roman" w:hAnsi="Times New Roman" w:cs="Times New Roman"/>
          <w:sz w:val="36"/>
          <w:szCs w:val="36"/>
        </w:rPr>
        <w:t>.</w:t>
      </w:r>
      <w:r w:rsidRPr="00032A5A">
        <w:rPr>
          <w:rFonts w:ascii="Times New Roman" w:eastAsia="Times New Roman" w:hAnsi="Times New Roman" w:cs="Times New Roman"/>
          <w:sz w:val="36"/>
          <w:szCs w:val="36"/>
        </w:rPr>
        <w:t xml:space="preserve"> Raymond Lutui</w:t>
      </w:r>
    </w:p>
    <w:p w14:paraId="43ACB541" w14:textId="20602EEF" w:rsidR="6F207C47" w:rsidRPr="00032A5A" w:rsidRDefault="6F207C47" w:rsidP="4499AAC9">
      <w:pPr>
        <w:spacing w:after="160" w:line="257" w:lineRule="auto"/>
        <w:jc w:val="center"/>
        <w:rPr>
          <w:rFonts w:ascii="Times New Roman" w:hAnsi="Times New Roman" w:cs="Times New Roman"/>
        </w:rPr>
      </w:pPr>
      <w:r w:rsidRPr="00032A5A">
        <w:rPr>
          <w:rFonts w:ascii="Times New Roman" w:eastAsia="Times New Roman" w:hAnsi="Times New Roman" w:cs="Times New Roman"/>
          <w:sz w:val="36"/>
          <w:szCs w:val="36"/>
        </w:rPr>
        <w:t xml:space="preserve"> </w:t>
      </w:r>
    </w:p>
    <w:p w14:paraId="146A1687" w14:textId="3FBE8C4F" w:rsidR="6F207C47" w:rsidRPr="00032A5A" w:rsidRDefault="6F207C47" w:rsidP="4499AAC9">
      <w:pPr>
        <w:spacing w:after="160" w:line="257" w:lineRule="auto"/>
        <w:jc w:val="center"/>
        <w:rPr>
          <w:rFonts w:ascii="Times New Roman" w:hAnsi="Times New Roman" w:cs="Times New Roman"/>
        </w:rPr>
      </w:pPr>
      <w:r w:rsidRPr="00032A5A">
        <w:rPr>
          <w:rFonts w:ascii="Times New Roman" w:eastAsia="Times New Roman" w:hAnsi="Times New Roman" w:cs="Times New Roman"/>
        </w:rPr>
        <w:t xml:space="preserve"> </w:t>
      </w:r>
    </w:p>
    <w:p w14:paraId="4A1A4349" w14:textId="0614BEE8" w:rsidR="6F207C47" w:rsidRPr="00032A5A" w:rsidRDefault="6F207C47" w:rsidP="006C636C">
      <w:pPr>
        <w:spacing w:after="160" w:line="257" w:lineRule="auto"/>
        <w:ind w:left="2160"/>
        <w:rPr>
          <w:rFonts w:ascii="Times New Roman" w:hAnsi="Times New Roman" w:cs="Times New Roman"/>
        </w:rPr>
      </w:pPr>
      <w:r w:rsidRPr="00032A5A">
        <w:rPr>
          <w:rFonts w:ascii="Times New Roman" w:eastAsia="Times New Roman" w:hAnsi="Times New Roman" w:cs="Times New Roman"/>
          <w:sz w:val="28"/>
          <w:szCs w:val="28"/>
        </w:rPr>
        <w:t>Prepared By:</w:t>
      </w:r>
    </w:p>
    <w:p w14:paraId="1C336A62" w14:textId="5030E053" w:rsidR="005949F4" w:rsidRPr="00032A5A" w:rsidRDefault="00472B30" w:rsidP="006C636C">
      <w:pPr>
        <w:spacing w:after="160" w:line="257" w:lineRule="auto"/>
        <w:ind w:left="2160"/>
        <w:rPr>
          <w:rFonts w:ascii="Times New Roman" w:hAnsi="Times New Roman" w:cs="Times New Roman"/>
        </w:rPr>
      </w:pPr>
      <w:r w:rsidRPr="00032A5A">
        <w:rPr>
          <w:rFonts w:ascii="Times New Roman" w:eastAsia="Times New Roman" w:hAnsi="Times New Roman" w:cs="Times New Roman"/>
          <w:sz w:val="28"/>
          <w:szCs w:val="28"/>
        </w:rPr>
        <w:t>Supervisor</w:t>
      </w:r>
      <w:r w:rsidR="6F207C47" w:rsidRPr="00032A5A">
        <w:rPr>
          <w:rFonts w:ascii="Times New Roman" w:eastAsia="Times New Roman" w:hAnsi="Times New Roman" w:cs="Times New Roman"/>
          <w:sz w:val="28"/>
          <w:szCs w:val="28"/>
        </w:rPr>
        <w:t xml:space="preserve">: </w:t>
      </w:r>
      <w:r w:rsidR="0036025C" w:rsidRPr="00032A5A">
        <w:rPr>
          <w:rFonts w:ascii="Times New Roman" w:hAnsi="Times New Roman" w:cs="Times New Roman"/>
        </w:rPr>
        <w:tab/>
      </w:r>
      <w:r w:rsidR="0036025C" w:rsidRPr="00032A5A">
        <w:rPr>
          <w:rFonts w:ascii="Times New Roman" w:hAnsi="Times New Roman" w:cs="Times New Roman"/>
        </w:rPr>
        <w:tab/>
      </w:r>
      <w:r w:rsidR="006C636C" w:rsidRPr="00032A5A">
        <w:rPr>
          <w:rFonts w:ascii="Times New Roman" w:eastAsia="Times New Roman" w:hAnsi="Times New Roman" w:cs="Times New Roman"/>
          <w:sz w:val="28"/>
          <w:szCs w:val="28"/>
        </w:rPr>
        <w:tab/>
      </w:r>
      <w:r w:rsidR="6F207C47" w:rsidRPr="00032A5A">
        <w:rPr>
          <w:rFonts w:ascii="Times New Roman" w:eastAsia="Times New Roman" w:hAnsi="Times New Roman" w:cs="Times New Roman"/>
          <w:sz w:val="28"/>
          <w:szCs w:val="28"/>
        </w:rPr>
        <w:t>Daniel Vaipulu</w:t>
      </w:r>
    </w:p>
    <w:p w14:paraId="0A55CBE9" w14:textId="349B824E" w:rsidR="006B2E0C" w:rsidRPr="00032A5A" w:rsidRDefault="00710D74" w:rsidP="006C636C">
      <w:pPr>
        <w:spacing w:after="160"/>
        <w:ind w:left="2160"/>
        <w:rPr>
          <w:rFonts w:ascii="Times New Roman" w:hAnsi="Times New Roman" w:cs="Times New Roman"/>
          <w:color w:val="000000"/>
          <w:sz w:val="28"/>
          <w:szCs w:val="32"/>
        </w:rPr>
      </w:pPr>
      <w:r w:rsidRPr="00032A5A">
        <w:rPr>
          <w:rFonts w:ascii="Times New Roman" w:hAnsi="Times New Roman" w:cs="Times New Roman"/>
          <w:color w:val="000000" w:themeColor="text1"/>
          <w:sz w:val="28"/>
          <w:szCs w:val="32"/>
        </w:rPr>
        <w:t xml:space="preserve">Project Manager: </w:t>
      </w:r>
      <w:r w:rsidR="0036025C" w:rsidRPr="00032A5A">
        <w:rPr>
          <w:rFonts w:ascii="Times New Roman" w:hAnsi="Times New Roman" w:cs="Times New Roman"/>
          <w:color w:val="000000"/>
          <w:sz w:val="28"/>
          <w:szCs w:val="28"/>
        </w:rPr>
        <w:tab/>
      </w:r>
      <w:r w:rsidR="006C636C" w:rsidRPr="00032A5A">
        <w:rPr>
          <w:rFonts w:ascii="Times New Roman" w:hAnsi="Times New Roman" w:cs="Times New Roman"/>
          <w:color w:val="000000"/>
          <w:sz w:val="28"/>
          <w:szCs w:val="28"/>
        </w:rPr>
        <w:tab/>
      </w:r>
      <w:r w:rsidR="00651B69" w:rsidRPr="00032A5A">
        <w:rPr>
          <w:rFonts w:ascii="Times New Roman" w:hAnsi="Times New Roman" w:cs="Times New Roman"/>
          <w:color w:val="000000" w:themeColor="text1"/>
          <w:sz w:val="28"/>
          <w:szCs w:val="32"/>
        </w:rPr>
        <w:t>Thomas Robinson</w:t>
      </w:r>
    </w:p>
    <w:p w14:paraId="319C1DBA" w14:textId="677FB617" w:rsidR="00F74737" w:rsidRPr="00032A5A" w:rsidRDefault="00837AF6" w:rsidP="006C636C">
      <w:pPr>
        <w:autoSpaceDE w:val="0"/>
        <w:autoSpaceDN w:val="0"/>
        <w:adjustRightInd w:val="0"/>
        <w:spacing w:line="360" w:lineRule="auto"/>
        <w:ind w:left="2160"/>
        <w:rPr>
          <w:rFonts w:ascii="Times New Roman" w:hAnsi="Times New Roman" w:cs="Times New Roman"/>
          <w:color w:val="000000"/>
          <w:sz w:val="32"/>
          <w:szCs w:val="32"/>
        </w:rPr>
      </w:pPr>
      <w:r w:rsidRPr="00032A5A">
        <w:rPr>
          <w:rFonts w:ascii="Times New Roman" w:hAnsi="Times New Roman" w:cs="Times New Roman"/>
          <w:color w:val="000000" w:themeColor="text1"/>
          <w:sz w:val="28"/>
          <w:szCs w:val="32"/>
        </w:rPr>
        <w:t xml:space="preserve">System Architect: </w:t>
      </w:r>
      <w:r w:rsidR="0036025C" w:rsidRPr="00032A5A">
        <w:rPr>
          <w:rFonts w:ascii="Times New Roman" w:hAnsi="Times New Roman" w:cs="Times New Roman"/>
          <w:color w:val="000000"/>
          <w:sz w:val="28"/>
          <w:szCs w:val="28"/>
        </w:rPr>
        <w:tab/>
      </w:r>
      <w:r w:rsidR="006C636C" w:rsidRPr="00032A5A">
        <w:rPr>
          <w:rFonts w:ascii="Times New Roman" w:hAnsi="Times New Roman" w:cs="Times New Roman"/>
          <w:color w:val="000000"/>
          <w:sz w:val="28"/>
          <w:szCs w:val="28"/>
        </w:rPr>
        <w:tab/>
      </w:r>
      <w:r w:rsidR="00F74737" w:rsidRPr="00032A5A">
        <w:rPr>
          <w:rFonts w:ascii="Times New Roman" w:hAnsi="Times New Roman" w:cs="Times New Roman"/>
          <w:color w:val="000000" w:themeColor="text1"/>
          <w:sz w:val="28"/>
          <w:szCs w:val="32"/>
        </w:rPr>
        <w:t>Win Phyo</w:t>
      </w:r>
    </w:p>
    <w:p w14:paraId="2B2D04E4" w14:textId="1EBEC182" w:rsidR="003E2046" w:rsidRPr="00032A5A" w:rsidRDefault="007F75F7" w:rsidP="006C636C">
      <w:pPr>
        <w:autoSpaceDE w:val="0"/>
        <w:autoSpaceDN w:val="0"/>
        <w:adjustRightInd w:val="0"/>
        <w:spacing w:line="360" w:lineRule="auto"/>
        <w:ind w:left="2160"/>
        <w:rPr>
          <w:rFonts w:ascii="Times New Roman" w:hAnsi="Times New Roman" w:cs="Times New Roman"/>
          <w:color w:val="000000"/>
          <w:sz w:val="32"/>
          <w:szCs w:val="32"/>
        </w:rPr>
      </w:pPr>
      <w:r w:rsidRPr="00032A5A">
        <w:rPr>
          <w:rFonts w:ascii="Times New Roman" w:hAnsi="Times New Roman" w:cs="Times New Roman"/>
          <w:color w:val="000000" w:themeColor="text1"/>
          <w:sz w:val="28"/>
          <w:szCs w:val="32"/>
        </w:rPr>
        <w:t xml:space="preserve">System Architect: </w:t>
      </w:r>
      <w:r w:rsidR="0036025C" w:rsidRPr="00032A5A">
        <w:rPr>
          <w:rFonts w:ascii="Times New Roman" w:hAnsi="Times New Roman" w:cs="Times New Roman"/>
          <w:color w:val="000000"/>
          <w:sz w:val="28"/>
          <w:szCs w:val="28"/>
        </w:rPr>
        <w:tab/>
      </w:r>
      <w:r w:rsidR="006C636C" w:rsidRPr="00032A5A">
        <w:rPr>
          <w:rFonts w:ascii="Times New Roman" w:hAnsi="Times New Roman" w:cs="Times New Roman"/>
          <w:color w:val="000000"/>
          <w:sz w:val="28"/>
          <w:szCs w:val="28"/>
        </w:rPr>
        <w:tab/>
      </w:r>
      <w:r w:rsidR="003E2046" w:rsidRPr="00032A5A">
        <w:rPr>
          <w:rFonts w:ascii="Times New Roman" w:hAnsi="Times New Roman" w:cs="Times New Roman"/>
          <w:color w:val="000000" w:themeColor="text1"/>
          <w:sz w:val="28"/>
          <w:szCs w:val="32"/>
        </w:rPr>
        <w:t>Nathan Quai Hoi</w:t>
      </w:r>
    </w:p>
    <w:p w14:paraId="2F79984E" w14:textId="7245DF37" w:rsidR="00980A29" w:rsidRPr="00032A5A"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032A5A">
        <w:rPr>
          <w:rFonts w:ascii="Times New Roman" w:hAnsi="Times New Roman" w:cs="Times New Roman"/>
          <w:color w:val="000000" w:themeColor="text1"/>
          <w:sz w:val="28"/>
          <w:szCs w:val="32"/>
        </w:rPr>
        <w:t xml:space="preserve">Network Engineer: </w:t>
      </w:r>
      <w:r w:rsidR="0036025C" w:rsidRPr="00032A5A">
        <w:rPr>
          <w:rFonts w:ascii="Times New Roman" w:hAnsi="Times New Roman" w:cs="Times New Roman"/>
          <w:color w:val="000000"/>
          <w:sz w:val="28"/>
          <w:szCs w:val="28"/>
        </w:rPr>
        <w:tab/>
      </w:r>
      <w:r w:rsidR="009F655A" w:rsidRPr="00032A5A">
        <w:rPr>
          <w:rFonts w:ascii="Times New Roman" w:hAnsi="Times New Roman" w:cs="Times New Roman"/>
          <w:color w:val="000000" w:themeColor="text1"/>
          <w:sz w:val="28"/>
          <w:szCs w:val="32"/>
        </w:rPr>
        <w:t>Zafar Azad</w:t>
      </w:r>
    </w:p>
    <w:p w14:paraId="4DCDC8DA" w14:textId="7D913B09" w:rsidR="00980A29" w:rsidRPr="00032A5A"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032A5A">
        <w:rPr>
          <w:rFonts w:ascii="Times New Roman" w:hAnsi="Times New Roman" w:cs="Times New Roman"/>
          <w:color w:val="000000" w:themeColor="text1"/>
          <w:sz w:val="28"/>
          <w:szCs w:val="32"/>
        </w:rPr>
        <w:t xml:space="preserve">Network Engineer: </w:t>
      </w:r>
      <w:r w:rsidR="0036025C" w:rsidRPr="00032A5A">
        <w:rPr>
          <w:rFonts w:ascii="Times New Roman" w:hAnsi="Times New Roman" w:cs="Times New Roman"/>
          <w:color w:val="000000"/>
          <w:sz w:val="28"/>
          <w:szCs w:val="28"/>
        </w:rPr>
        <w:tab/>
      </w:r>
      <w:r w:rsidR="000A27E9" w:rsidRPr="00032A5A">
        <w:rPr>
          <w:rFonts w:ascii="Times New Roman" w:hAnsi="Times New Roman" w:cs="Times New Roman"/>
          <w:color w:val="000000" w:themeColor="text1"/>
          <w:sz w:val="28"/>
          <w:szCs w:val="32"/>
        </w:rPr>
        <w:t>Larissa Goh</w:t>
      </w:r>
    </w:p>
    <w:p w14:paraId="59AAB9EA" w14:textId="4792C46D" w:rsidR="00980A29" w:rsidRPr="00032A5A"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032A5A">
        <w:rPr>
          <w:rFonts w:ascii="Times New Roman" w:hAnsi="Times New Roman" w:cs="Times New Roman"/>
          <w:color w:val="000000" w:themeColor="text1"/>
          <w:sz w:val="28"/>
          <w:szCs w:val="32"/>
        </w:rPr>
        <w:t xml:space="preserve">Network Engineer: </w:t>
      </w:r>
      <w:r w:rsidR="0036025C" w:rsidRPr="00032A5A">
        <w:rPr>
          <w:rFonts w:ascii="Times New Roman" w:hAnsi="Times New Roman" w:cs="Times New Roman"/>
          <w:color w:val="000000"/>
          <w:sz w:val="28"/>
          <w:szCs w:val="28"/>
        </w:rPr>
        <w:tab/>
      </w:r>
      <w:r w:rsidR="00BC318C" w:rsidRPr="00032A5A">
        <w:rPr>
          <w:rFonts w:ascii="Times New Roman" w:hAnsi="Times New Roman" w:cs="Times New Roman"/>
          <w:color w:val="000000" w:themeColor="text1"/>
          <w:sz w:val="28"/>
          <w:szCs w:val="32"/>
        </w:rPr>
        <w:t>Charmi Patel</w:t>
      </w:r>
    </w:p>
    <w:p w14:paraId="744BA5DB" w14:textId="648662AF" w:rsidR="00F41DEB" w:rsidRPr="00032A5A"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032A5A">
        <w:rPr>
          <w:rFonts w:ascii="Times New Roman" w:hAnsi="Times New Roman" w:cs="Times New Roman"/>
          <w:color w:val="000000" w:themeColor="text1"/>
          <w:sz w:val="28"/>
          <w:szCs w:val="32"/>
        </w:rPr>
        <w:t xml:space="preserve">Network Engineer: </w:t>
      </w:r>
      <w:r w:rsidR="0036025C" w:rsidRPr="00032A5A">
        <w:rPr>
          <w:rFonts w:ascii="Times New Roman" w:hAnsi="Times New Roman" w:cs="Times New Roman"/>
          <w:color w:val="000000"/>
          <w:sz w:val="28"/>
          <w:szCs w:val="28"/>
        </w:rPr>
        <w:tab/>
      </w:r>
      <w:r w:rsidR="00644CBE" w:rsidRPr="00032A5A">
        <w:rPr>
          <w:rFonts w:ascii="Times New Roman" w:hAnsi="Times New Roman" w:cs="Times New Roman"/>
          <w:color w:val="000000" w:themeColor="text1"/>
          <w:sz w:val="28"/>
          <w:szCs w:val="32"/>
        </w:rPr>
        <w:t>Kylie Afable</w:t>
      </w:r>
    </w:p>
    <w:p w14:paraId="102CBD25" w14:textId="77777777" w:rsidR="002C383E" w:rsidRPr="00032A5A" w:rsidRDefault="002C383E">
      <w:pPr>
        <w:spacing w:after="160" w:line="278" w:lineRule="auto"/>
        <w:rPr>
          <w:rFonts w:ascii="Times New Roman" w:eastAsiaTheme="majorEastAsia" w:hAnsi="Times New Roman" w:cs="Times New Roman"/>
          <w:color w:val="0F4761" w:themeColor="accent1" w:themeShade="BF"/>
          <w:kern w:val="2"/>
          <w:sz w:val="36"/>
          <w:szCs w:val="40"/>
          <w:lang w:eastAsia="en-US"/>
          <w14:ligatures w14:val="standardContextual"/>
        </w:rPr>
      </w:pPr>
      <w:r w:rsidRPr="00032A5A">
        <w:rPr>
          <w:rFonts w:ascii="Times New Roman" w:hAnsi="Times New Roman" w:cs="Times New Roman"/>
        </w:rPr>
        <w:lastRenderedPageBreak/>
        <w:br w:type="page"/>
      </w:r>
    </w:p>
    <w:p w14:paraId="1BD1D9A3" w14:textId="42632392" w:rsidR="00F41DEB" w:rsidRPr="00032A5A" w:rsidRDefault="00FD62FC" w:rsidP="00DC3210">
      <w:pPr>
        <w:pStyle w:val="Heading1"/>
        <w:rPr>
          <w:rFonts w:cs="Times New Roman"/>
        </w:rPr>
      </w:pPr>
      <w:bookmarkStart w:id="15" w:name="_Toc194879449"/>
      <w:bookmarkStart w:id="16" w:name="_Toc195128327"/>
      <w:bookmarkStart w:id="17" w:name="_Toc195128844"/>
      <w:r w:rsidRPr="00032A5A">
        <w:rPr>
          <w:rFonts w:cs="Times New Roman"/>
        </w:rPr>
        <w:lastRenderedPageBreak/>
        <w:t>Version Control</w:t>
      </w:r>
      <w:bookmarkEnd w:id="15"/>
      <w:bookmarkEnd w:id="16"/>
      <w:bookmarkEnd w:id="17"/>
    </w:p>
    <w:tbl>
      <w:tblPr>
        <w:tblStyle w:val="TableGrid"/>
        <w:tblW w:w="0" w:type="auto"/>
        <w:tblLook w:val="04A0" w:firstRow="1" w:lastRow="0" w:firstColumn="1" w:lastColumn="0" w:noHBand="0" w:noVBand="1"/>
      </w:tblPr>
      <w:tblGrid>
        <w:gridCol w:w="1405"/>
        <w:gridCol w:w="1002"/>
        <w:gridCol w:w="1983"/>
        <w:gridCol w:w="4626"/>
      </w:tblGrid>
      <w:tr w:rsidR="00796681" w:rsidRPr="00032A5A" w14:paraId="3E2BE5B9" w14:textId="77777777" w:rsidTr="00032A5A">
        <w:tc>
          <w:tcPr>
            <w:tcW w:w="1405" w:type="dxa"/>
          </w:tcPr>
          <w:p w14:paraId="5DCE0C04" w14:textId="12FA2B2B" w:rsidR="00796681" w:rsidRPr="00032A5A" w:rsidRDefault="00796681" w:rsidP="007E0170">
            <w:pPr>
              <w:spacing w:line="278" w:lineRule="auto"/>
              <w:rPr>
                <w:rFonts w:ascii="Times New Roman" w:hAnsi="Times New Roman" w:cs="Times New Roman"/>
                <w:b/>
                <w:bCs/>
              </w:rPr>
            </w:pPr>
            <w:r w:rsidRPr="00032A5A">
              <w:rPr>
                <w:rFonts w:ascii="Times New Roman" w:hAnsi="Times New Roman" w:cs="Times New Roman"/>
                <w:b/>
                <w:bCs/>
              </w:rPr>
              <w:t>Date</w:t>
            </w:r>
          </w:p>
        </w:tc>
        <w:tc>
          <w:tcPr>
            <w:tcW w:w="1002" w:type="dxa"/>
          </w:tcPr>
          <w:p w14:paraId="44AFCB79" w14:textId="23A3F4DF" w:rsidR="00796681" w:rsidRPr="00032A5A" w:rsidRDefault="00796681" w:rsidP="007E0170">
            <w:pPr>
              <w:spacing w:line="278" w:lineRule="auto"/>
              <w:rPr>
                <w:rFonts w:ascii="Times New Roman" w:hAnsi="Times New Roman" w:cs="Times New Roman"/>
                <w:b/>
                <w:bCs/>
              </w:rPr>
            </w:pPr>
            <w:r w:rsidRPr="00032A5A">
              <w:rPr>
                <w:rFonts w:ascii="Times New Roman" w:hAnsi="Times New Roman" w:cs="Times New Roman"/>
                <w:b/>
                <w:bCs/>
              </w:rPr>
              <w:t>Version</w:t>
            </w:r>
          </w:p>
        </w:tc>
        <w:tc>
          <w:tcPr>
            <w:tcW w:w="1983" w:type="dxa"/>
          </w:tcPr>
          <w:p w14:paraId="271DA884" w14:textId="6379CE96" w:rsidR="00796681" w:rsidRPr="00032A5A" w:rsidRDefault="00796681" w:rsidP="007E0170">
            <w:pPr>
              <w:spacing w:line="278" w:lineRule="auto"/>
              <w:rPr>
                <w:rFonts w:ascii="Times New Roman" w:hAnsi="Times New Roman" w:cs="Times New Roman"/>
                <w:b/>
                <w:bCs/>
              </w:rPr>
            </w:pPr>
            <w:r w:rsidRPr="00032A5A">
              <w:rPr>
                <w:rFonts w:ascii="Times New Roman" w:hAnsi="Times New Roman" w:cs="Times New Roman"/>
                <w:b/>
                <w:bCs/>
              </w:rPr>
              <w:t>Author</w:t>
            </w:r>
          </w:p>
        </w:tc>
        <w:tc>
          <w:tcPr>
            <w:tcW w:w="4626" w:type="dxa"/>
          </w:tcPr>
          <w:p w14:paraId="37D69556" w14:textId="6E61AB50" w:rsidR="00796681" w:rsidRPr="00032A5A" w:rsidRDefault="00796681" w:rsidP="007E0170">
            <w:pPr>
              <w:spacing w:line="278" w:lineRule="auto"/>
              <w:rPr>
                <w:rFonts w:ascii="Times New Roman" w:hAnsi="Times New Roman" w:cs="Times New Roman"/>
                <w:b/>
                <w:bCs/>
              </w:rPr>
            </w:pPr>
            <w:r w:rsidRPr="00032A5A">
              <w:rPr>
                <w:rFonts w:ascii="Times New Roman" w:hAnsi="Times New Roman" w:cs="Times New Roman"/>
                <w:b/>
                <w:bCs/>
              </w:rPr>
              <w:t>Note</w:t>
            </w:r>
          </w:p>
        </w:tc>
      </w:tr>
      <w:tr w:rsidR="00D1258C" w:rsidRPr="00032A5A" w14:paraId="3B67DF33" w14:textId="77777777" w:rsidTr="00032A5A">
        <w:tc>
          <w:tcPr>
            <w:tcW w:w="1405" w:type="dxa"/>
          </w:tcPr>
          <w:p w14:paraId="0CD2B116" w14:textId="169D5999" w:rsidR="00D1258C" w:rsidRPr="00032A5A" w:rsidRDefault="00D1258C" w:rsidP="007E0170">
            <w:pPr>
              <w:spacing w:line="278" w:lineRule="auto"/>
              <w:rPr>
                <w:rFonts w:ascii="Times New Roman" w:hAnsi="Times New Roman" w:cs="Times New Roman"/>
              </w:rPr>
            </w:pPr>
            <w:r w:rsidRPr="00032A5A">
              <w:rPr>
                <w:rFonts w:ascii="Times New Roman" w:hAnsi="Times New Roman" w:cs="Times New Roman"/>
              </w:rPr>
              <w:t>13/03/2025</w:t>
            </w:r>
          </w:p>
        </w:tc>
        <w:tc>
          <w:tcPr>
            <w:tcW w:w="1002" w:type="dxa"/>
          </w:tcPr>
          <w:p w14:paraId="09E04880" w14:textId="04F0C927" w:rsidR="00D1258C" w:rsidRPr="00032A5A" w:rsidRDefault="00346C49" w:rsidP="007E0170">
            <w:pPr>
              <w:spacing w:line="278" w:lineRule="auto"/>
              <w:rPr>
                <w:rFonts w:ascii="Times New Roman" w:hAnsi="Times New Roman" w:cs="Times New Roman"/>
              </w:rPr>
            </w:pPr>
            <w:r w:rsidRPr="00032A5A">
              <w:rPr>
                <w:rFonts w:ascii="Times New Roman" w:hAnsi="Times New Roman" w:cs="Times New Roman"/>
              </w:rPr>
              <w:t>0.1</w:t>
            </w:r>
          </w:p>
        </w:tc>
        <w:tc>
          <w:tcPr>
            <w:tcW w:w="1983" w:type="dxa"/>
          </w:tcPr>
          <w:p w14:paraId="7C4A101E" w14:textId="3837A2B2" w:rsidR="00D1258C" w:rsidRPr="00032A5A" w:rsidRDefault="00D1258C" w:rsidP="007E0170">
            <w:pPr>
              <w:spacing w:line="278" w:lineRule="auto"/>
              <w:rPr>
                <w:rFonts w:ascii="Times New Roman" w:hAnsi="Times New Roman" w:cs="Times New Roman"/>
              </w:rPr>
            </w:pPr>
            <w:r w:rsidRPr="00032A5A">
              <w:rPr>
                <w:rFonts w:ascii="Times New Roman" w:hAnsi="Times New Roman" w:cs="Times New Roman"/>
              </w:rPr>
              <w:t>Nathan</w:t>
            </w:r>
          </w:p>
        </w:tc>
        <w:tc>
          <w:tcPr>
            <w:tcW w:w="4626" w:type="dxa"/>
          </w:tcPr>
          <w:p w14:paraId="405942E3" w14:textId="7B979538" w:rsidR="00D1258C" w:rsidRPr="00032A5A" w:rsidRDefault="00D1258C" w:rsidP="007E0170">
            <w:pPr>
              <w:spacing w:line="278" w:lineRule="auto"/>
              <w:rPr>
                <w:rFonts w:ascii="Times New Roman" w:hAnsi="Times New Roman" w:cs="Times New Roman"/>
              </w:rPr>
            </w:pPr>
            <w:r w:rsidRPr="00032A5A">
              <w:rPr>
                <w:rFonts w:ascii="Times New Roman" w:hAnsi="Times New Roman" w:cs="Times New Roman"/>
              </w:rPr>
              <w:t>Initial document creation</w:t>
            </w:r>
            <w:r w:rsidR="00CF5884" w:rsidRPr="00032A5A">
              <w:rPr>
                <w:rFonts w:ascii="Times New Roman" w:hAnsi="Times New Roman" w:cs="Times New Roman"/>
              </w:rPr>
              <w:t>.</w:t>
            </w:r>
          </w:p>
        </w:tc>
      </w:tr>
      <w:tr w:rsidR="00346C49" w:rsidRPr="00032A5A" w14:paraId="171CC970" w14:textId="77777777" w:rsidTr="00032A5A">
        <w:tc>
          <w:tcPr>
            <w:tcW w:w="1405" w:type="dxa"/>
          </w:tcPr>
          <w:p w14:paraId="168D9506" w14:textId="6C02FFA9" w:rsidR="00346C49" w:rsidRPr="00032A5A" w:rsidRDefault="0069658F" w:rsidP="007E0170">
            <w:pPr>
              <w:spacing w:line="278" w:lineRule="auto"/>
              <w:rPr>
                <w:rFonts w:ascii="Times New Roman" w:hAnsi="Times New Roman" w:cs="Times New Roman"/>
              </w:rPr>
            </w:pPr>
            <w:r w:rsidRPr="00032A5A">
              <w:rPr>
                <w:rFonts w:ascii="Times New Roman" w:hAnsi="Times New Roman" w:cs="Times New Roman"/>
              </w:rPr>
              <w:t>15/03/2025</w:t>
            </w:r>
          </w:p>
        </w:tc>
        <w:tc>
          <w:tcPr>
            <w:tcW w:w="1002" w:type="dxa"/>
          </w:tcPr>
          <w:p w14:paraId="509AC9A4" w14:textId="3050A9AB" w:rsidR="00346C49" w:rsidRPr="00032A5A" w:rsidRDefault="00346C49" w:rsidP="007E0170">
            <w:pPr>
              <w:spacing w:line="278" w:lineRule="auto"/>
              <w:rPr>
                <w:rFonts w:ascii="Times New Roman" w:hAnsi="Times New Roman" w:cs="Times New Roman"/>
              </w:rPr>
            </w:pPr>
            <w:r w:rsidRPr="00032A5A">
              <w:rPr>
                <w:rFonts w:ascii="Times New Roman" w:hAnsi="Times New Roman" w:cs="Times New Roman"/>
              </w:rPr>
              <w:t>1.0</w:t>
            </w:r>
          </w:p>
        </w:tc>
        <w:tc>
          <w:tcPr>
            <w:tcW w:w="1983" w:type="dxa"/>
          </w:tcPr>
          <w:p w14:paraId="5D3676D6" w14:textId="0EB784B8" w:rsidR="00346C49" w:rsidRPr="00032A5A" w:rsidRDefault="00346C49" w:rsidP="007E0170">
            <w:pPr>
              <w:spacing w:line="278" w:lineRule="auto"/>
              <w:rPr>
                <w:rFonts w:ascii="Times New Roman" w:hAnsi="Times New Roman" w:cs="Times New Roman"/>
              </w:rPr>
            </w:pPr>
            <w:r w:rsidRPr="00032A5A">
              <w:rPr>
                <w:rFonts w:ascii="Times New Roman" w:hAnsi="Times New Roman" w:cs="Times New Roman"/>
              </w:rPr>
              <w:t>Nathan</w:t>
            </w:r>
          </w:p>
        </w:tc>
        <w:tc>
          <w:tcPr>
            <w:tcW w:w="4626" w:type="dxa"/>
          </w:tcPr>
          <w:p w14:paraId="0D79DCEB" w14:textId="4A16ECDB" w:rsidR="00346C49" w:rsidRPr="00032A5A" w:rsidRDefault="00346C49" w:rsidP="007E0170">
            <w:pPr>
              <w:spacing w:line="278" w:lineRule="auto"/>
              <w:rPr>
                <w:rFonts w:ascii="Times New Roman" w:hAnsi="Times New Roman" w:cs="Times New Roman"/>
              </w:rPr>
            </w:pPr>
            <w:r w:rsidRPr="00032A5A">
              <w:rPr>
                <w:rFonts w:ascii="Times New Roman" w:hAnsi="Times New Roman" w:cs="Times New Roman"/>
              </w:rPr>
              <w:t xml:space="preserve">Initial versioning and </w:t>
            </w:r>
            <w:r w:rsidR="00B72049" w:rsidRPr="00032A5A">
              <w:rPr>
                <w:rFonts w:ascii="Times New Roman" w:hAnsi="Times New Roman" w:cs="Times New Roman"/>
              </w:rPr>
              <w:t>header</w:t>
            </w:r>
            <w:r w:rsidR="0069658F" w:rsidRPr="00032A5A">
              <w:rPr>
                <w:rFonts w:ascii="Times New Roman" w:hAnsi="Times New Roman" w:cs="Times New Roman"/>
              </w:rPr>
              <w:t>.</w:t>
            </w:r>
          </w:p>
        </w:tc>
      </w:tr>
      <w:tr w:rsidR="00412A52" w:rsidRPr="00032A5A" w14:paraId="05E08C69" w14:textId="77777777" w:rsidTr="00032A5A">
        <w:tc>
          <w:tcPr>
            <w:tcW w:w="1405" w:type="dxa"/>
          </w:tcPr>
          <w:p w14:paraId="7D077229" w14:textId="6FAF76D3" w:rsidR="00412A52" w:rsidRPr="00032A5A" w:rsidRDefault="00412A52" w:rsidP="007E0170">
            <w:pPr>
              <w:spacing w:line="278" w:lineRule="auto"/>
              <w:rPr>
                <w:rFonts w:ascii="Times New Roman" w:hAnsi="Times New Roman" w:cs="Times New Roman"/>
              </w:rPr>
            </w:pPr>
            <w:r w:rsidRPr="00032A5A">
              <w:rPr>
                <w:rFonts w:ascii="Times New Roman" w:hAnsi="Times New Roman" w:cs="Times New Roman"/>
              </w:rPr>
              <w:t>1</w:t>
            </w:r>
            <w:r w:rsidR="00346C49" w:rsidRPr="00032A5A">
              <w:rPr>
                <w:rFonts w:ascii="Times New Roman" w:hAnsi="Times New Roman" w:cs="Times New Roman"/>
              </w:rPr>
              <w:t>7</w:t>
            </w:r>
            <w:r w:rsidRPr="00032A5A">
              <w:rPr>
                <w:rFonts w:ascii="Times New Roman" w:hAnsi="Times New Roman" w:cs="Times New Roman"/>
              </w:rPr>
              <w:t>/03/2025</w:t>
            </w:r>
          </w:p>
        </w:tc>
        <w:tc>
          <w:tcPr>
            <w:tcW w:w="1002" w:type="dxa"/>
          </w:tcPr>
          <w:p w14:paraId="21B38A74" w14:textId="21FBCAFA" w:rsidR="00412A52" w:rsidRPr="00032A5A" w:rsidRDefault="00412A52" w:rsidP="007E0170">
            <w:pPr>
              <w:spacing w:line="278" w:lineRule="auto"/>
              <w:rPr>
                <w:rFonts w:ascii="Times New Roman" w:hAnsi="Times New Roman" w:cs="Times New Roman"/>
              </w:rPr>
            </w:pPr>
            <w:r w:rsidRPr="00032A5A">
              <w:rPr>
                <w:rFonts w:ascii="Times New Roman" w:hAnsi="Times New Roman" w:cs="Times New Roman"/>
              </w:rPr>
              <w:t>1.0</w:t>
            </w:r>
            <w:r w:rsidR="00030F26" w:rsidRPr="00032A5A">
              <w:rPr>
                <w:rFonts w:ascii="Times New Roman" w:hAnsi="Times New Roman" w:cs="Times New Roman"/>
              </w:rPr>
              <w:t>1</w:t>
            </w:r>
          </w:p>
        </w:tc>
        <w:tc>
          <w:tcPr>
            <w:tcW w:w="1983" w:type="dxa"/>
          </w:tcPr>
          <w:p w14:paraId="7FD34BD8" w14:textId="72F9E9DD" w:rsidR="00412A52" w:rsidRPr="00032A5A" w:rsidRDefault="00AE05A5" w:rsidP="007E0170">
            <w:pPr>
              <w:spacing w:line="278" w:lineRule="auto"/>
              <w:rPr>
                <w:rFonts w:ascii="Times New Roman" w:hAnsi="Times New Roman" w:cs="Times New Roman"/>
              </w:rPr>
            </w:pPr>
            <w:r w:rsidRPr="00032A5A">
              <w:rPr>
                <w:rFonts w:ascii="Times New Roman" w:hAnsi="Times New Roman" w:cs="Times New Roman"/>
              </w:rPr>
              <w:t>Nathan, Zafar</w:t>
            </w:r>
          </w:p>
        </w:tc>
        <w:tc>
          <w:tcPr>
            <w:tcW w:w="4626" w:type="dxa"/>
          </w:tcPr>
          <w:p w14:paraId="68119726" w14:textId="4C9CEC6A" w:rsidR="00412A52" w:rsidRPr="00032A5A" w:rsidRDefault="00AE05A5" w:rsidP="007E0170">
            <w:pPr>
              <w:spacing w:line="278" w:lineRule="auto"/>
              <w:rPr>
                <w:rFonts w:ascii="Times New Roman" w:hAnsi="Times New Roman" w:cs="Times New Roman"/>
              </w:rPr>
            </w:pPr>
            <w:r w:rsidRPr="00032A5A">
              <w:rPr>
                <w:rFonts w:ascii="Times New Roman" w:hAnsi="Times New Roman" w:cs="Times New Roman"/>
              </w:rPr>
              <w:t xml:space="preserve">Formatting, </w:t>
            </w:r>
            <w:r w:rsidR="008E4971" w:rsidRPr="00032A5A">
              <w:rPr>
                <w:rFonts w:ascii="Times New Roman" w:hAnsi="Times New Roman" w:cs="Times New Roman"/>
              </w:rPr>
              <w:t xml:space="preserve">basic </w:t>
            </w:r>
            <w:r w:rsidR="000F1146" w:rsidRPr="00032A5A">
              <w:rPr>
                <w:rFonts w:ascii="Times New Roman" w:hAnsi="Times New Roman" w:cs="Times New Roman"/>
              </w:rPr>
              <w:t xml:space="preserve">information for </w:t>
            </w:r>
            <w:r w:rsidR="00F435B9" w:rsidRPr="00032A5A">
              <w:rPr>
                <w:rFonts w:ascii="Times New Roman" w:hAnsi="Times New Roman" w:cs="Times New Roman"/>
              </w:rPr>
              <w:t>early</w:t>
            </w:r>
            <w:r w:rsidR="000F1146" w:rsidRPr="00032A5A">
              <w:rPr>
                <w:rFonts w:ascii="Times New Roman" w:hAnsi="Times New Roman" w:cs="Times New Roman"/>
              </w:rPr>
              <w:t xml:space="preserve"> sections, and </w:t>
            </w:r>
            <w:r w:rsidR="00CF5884" w:rsidRPr="00032A5A">
              <w:rPr>
                <w:rFonts w:ascii="Times New Roman" w:hAnsi="Times New Roman" w:cs="Times New Roman"/>
              </w:rPr>
              <w:t>some placeholders.</w:t>
            </w:r>
          </w:p>
        </w:tc>
      </w:tr>
      <w:tr w:rsidR="00796681" w:rsidRPr="00032A5A" w14:paraId="62082410" w14:textId="77777777" w:rsidTr="00032A5A">
        <w:tc>
          <w:tcPr>
            <w:tcW w:w="1405" w:type="dxa"/>
          </w:tcPr>
          <w:p w14:paraId="066BE1C6" w14:textId="046BB3AE" w:rsidR="00796681" w:rsidRPr="00032A5A" w:rsidRDefault="003413AF" w:rsidP="007E0170">
            <w:pPr>
              <w:spacing w:line="278" w:lineRule="auto"/>
              <w:rPr>
                <w:rFonts w:ascii="Times New Roman" w:hAnsi="Times New Roman" w:cs="Times New Roman"/>
              </w:rPr>
            </w:pPr>
            <w:r w:rsidRPr="00032A5A">
              <w:rPr>
                <w:rFonts w:ascii="Times New Roman" w:hAnsi="Times New Roman" w:cs="Times New Roman"/>
              </w:rPr>
              <w:t>f</w:t>
            </w:r>
            <w:r w:rsidR="008E0DF9" w:rsidRPr="00032A5A">
              <w:rPr>
                <w:rFonts w:ascii="Times New Roman" w:hAnsi="Times New Roman" w:cs="Times New Roman"/>
              </w:rPr>
              <w:t>18/03/2025</w:t>
            </w:r>
          </w:p>
        </w:tc>
        <w:tc>
          <w:tcPr>
            <w:tcW w:w="1002" w:type="dxa"/>
          </w:tcPr>
          <w:p w14:paraId="73C10E9E" w14:textId="53A6ABEA" w:rsidR="00796681" w:rsidRPr="00032A5A" w:rsidRDefault="00D01163" w:rsidP="007E0170">
            <w:pPr>
              <w:spacing w:line="278" w:lineRule="auto"/>
              <w:rPr>
                <w:rFonts w:ascii="Times New Roman" w:hAnsi="Times New Roman" w:cs="Times New Roman"/>
              </w:rPr>
            </w:pPr>
            <w:r w:rsidRPr="00032A5A">
              <w:rPr>
                <w:rFonts w:ascii="Times New Roman" w:hAnsi="Times New Roman" w:cs="Times New Roman"/>
              </w:rPr>
              <w:t>1.0</w:t>
            </w:r>
            <w:r w:rsidR="00030F26" w:rsidRPr="00032A5A">
              <w:rPr>
                <w:rFonts w:ascii="Times New Roman" w:hAnsi="Times New Roman" w:cs="Times New Roman"/>
              </w:rPr>
              <w:t>2</w:t>
            </w:r>
          </w:p>
        </w:tc>
        <w:tc>
          <w:tcPr>
            <w:tcW w:w="1983" w:type="dxa"/>
          </w:tcPr>
          <w:p w14:paraId="505AAB40" w14:textId="7477C091" w:rsidR="00796681" w:rsidRPr="00032A5A" w:rsidRDefault="00C116BC" w:rsidP="007E0170">
            <w:pPr>
              <w:spacing w:line="278" w:lineRule="auto"/>
              <w:rPr>
                <w:rFonts w:ascii="Times New Roman" w:hAnsi="Times New Roman" w:cs="Times New Roman"/>
              </w:rPr>
            </w:pPr>
            <w:r w:rsidRPr="00032A5A">
              <w:rPr>
                <w:rFonts w:ascii="Times New Roman" w:hAnsi="Times New Roman" w:cs="Times New Roman"/>
              </w:rPr>
              <w:t>Thomas</w:t>
            </w:r>
          </w:p>
        </w:tc>
        <w:tc>
          <w:tcPr>
            <w:tcW w:w="4626" w:type="dxa"/>
          </w:tcPr>
          <w:p w14:paraId="416886CC" w14:textId="61B73D4F" w:rsidR="00796681" w:rsidRPr="00032A5A" w:rsidRDefault="00030F26" w:rsidP="007E0170">
            <w:pPr>
              <w:spacing w:line="278" w:lineRule="auto"/>
              <w:rPr>
                <w:rFonts w:ascii="Times New Roman" w:hAnsi="Times New Roman" w:cs="Times New Roman"/>
              </w:rPr>
            </w:pPr>
            <w:r w:rsidRPr="00032A5A">
              <w:rPr>
                <w:rFonts w:ascii="Times New Roman" w:hAnsi="Times New Roman" w:cs="Times New Roman"/>
              </w:rPr>
              <w:t>Update date and name.</w:t>
            </w:r>
          </w:p>
        </w:tc>
      </w:tr>
      <w:tr w:rsidR="0013742E" w:rsidRPr="00032A5A" w14:paraId="68FB8B90" w14:textId="77777777" w:rsidTr="00032A5A">
        <w:tc>
          <w:tcPr>
            <w:tcW w:w="1405" w:type="dxa"/>
          </w:tcPr>
          <w:p w14:paraId="4B981FE9" w14:textId="4998628F" w:rsidR="0013742E" w:rsidRPr="00032A5A" w:rsidRDefault="00484D57" w:rsidP="007E0170">
            <w:pPr>
              <w:spacing w:line="278" w:lineRule="auto"/>
              <w:rPr>
                <w:rFonts w:ascii="Times New Roman" w:hAnsi="Times New Roman" w:cs="Times New Roman"/>
              </w:rPr>
            </w:pPr>
            <w:r w:rsidRPr="00032A5A">
              <w:rPr>
                <w:rFonts w:ascii="Times New Roman" w:hAnsi="Times New Roman" w:cs="Times New Roman"/>
              </w:rPr>
              <w:t>20/03/2025</w:t>
            </w:r>
          </w:p>
        </w:tc>
        <w:tc>
          <w:tcPr>
            <w:tcW w:w="1002" w:type="dxa"/>
          </w:tcPr>
          <w:p w14:paraId="260D0B62" w14:textId="1C6ED776" w:rsidR="0013742E" w:rsidRPr="00032A5A" w:rsidRDefault="00484D57" w:rsidP="007E0170">
            <w:pPr>
              <w:spacing w:line="278" w:lineRule="auto"/>
              <w:rPr>
                <w:rFonts w:ascii="Times New Roman" w:hAnsi="Times New Roman" w:cs="Times New Roman"/>
              </w:rPr>
            </w:pPr>
            <w:r w:rsidRPr="00032A5A">
              <w:rPr>
                <w:rFonts w:ascii="Times New Roman" w:hAnsi="Times New Roman" w:cs="Times New Roman"/>
              </w:rPr>
              <w:t>1.03</w:t>
            </w:r>
          </w:p>
        </w:tc>
        <w:tc>
          <w:tcPr>
            <w:tcW w:w="1983" w:type="dxa"/>
          </w:tcPr>
          <w:p w14:paraId="5D7A6AFE" w14:textId="2108E925" w:rsidR="0013742E" w:rsidRPr="00032A5A" w:rsidRDefault="00484D57" w:rsidP="007E0170">
            <w:pPr>
              <w:spacing w:line="278" w:lineRule="auto"/>
              <w:rPr>
                <w:rFonts w:ascii="Times New Roman" w:hAnsi="Times New Roman" w:cs="Times New Roman"/>
              </w:rPr>
            </w:pPr>
            <w:r w:rsidRPr="00032A5A">
              <w:rPr>
                <w:rFonts w:ascii="Times New Roman" w:hAnsi="Times New Roman" w:cs="Times New Roman"/>
              </w:rPr>
              <w:t>Zafar</w:t>
            </w:r>
            <w:r w:rsidR="00E16F5F" w:rsidRPr="00032A5A">
              <w:rPr>
                <w:rFonts w:ascii="Times New Roman" w:hAnsi="Times New Roman" w:cs="Times New Roman"/>
              </w:rPr>
              <w:t>, Win</w:t>
            </w:r>
          </w:p>
        </w:tc>
        <w:tc>
          <w:tcPr>
            <w:tcW w:w="4626" w:type="dxa"/>
          </w:tcPr>
          <w:p w14:paraId="3C677B8C" w14:textId="33CE6C02" w:rsidR="0013742E" w:rsidRPr="00032A5A" w:rsidRDefault="00722E98" w:rsidP="007E0170">
            <w:pPr>
              <w:spacing w:line="278" w:lineRule="auto"/>
              <w:rPr>
                <w:rFonts w:ascii="Times New Roman" w:hAnsi="Times New Roman" w:cs="Times New Roman"/>
              </w:rPr>
            </w:pPr>
            <w:r w:rsidRPr="00032A5A">
              <w:rPr>
                <w:rFonts w:ascii="Times New Roman" w:hAnsi="Times New Roman" w:cs="Times New Roman"/>
              </w:rPr>
              <w:t xml:space="preserve">Formatting, </w:t>
            </w:r>
            <w:r w:rsidR="00AE27B1" w:rsidRPr="00032A5A">
              <w:rPr>
                <w:rFonts w:ascii="Times New Roman" w:hAnsi="Times New Roman" w:cs="Times New Roman"/>
              </w:rPr>
              <w:t xml:space="preserve">start of </w:t>
            </w:r>
            <w:r w:rsidR="00B42AAA" w:rsidRPr="00032A5A">
              <w:rPr>
                <w:rFonts w:ascii="Times New Roman" w:hAnsi="Times New Roman" w:cs="Times New Roman"/>
              </w:rPr>
              <w:t xml:space="preserve">methodology comparison, </w:t>
            </w:r>
            <w:r w:rsidR="009B026B" w:rsidRPr="00032A5A">
              <w:rPr>
                <w:rFonts w:ascii="Times New Roman" w:hAnsi="Times New Roman" w:cs="Times New Roman"/>
              </w:rPr>
              <w:t xml:space="preserve">new team member, </w:t>
            </w:r>
            <w:r w:rsidR="009F712D" w:rsidRPr="00032A5A">
              <w:rPr>
                <w:rFonts w:ascii="Times New Roman" w:hAnsi="Times New Roman" w:cs="Times New Roman"/>
              </w:rPr>
              <w:t xml:space="preserve">disclaimer, </w:t>
            </w:r>
            <w:r w:rsidR="00320028" w:rsidRPr="00032A5A">
              <w:rPr>
                <w:rFonts w:ascii="Times New Roman" w:hAnsi="Times New Roman" w:cs="Times New Roman"/>
              </w:rPr>
              <w:t xml:space="preserve">and </w:t>
            </w:r>
            <w:r w:rsidR="009F712D" w:rsidRPr="00032A5A">
              <w:rPr>
                <w:rFonts w:ascii="Times New Roman" w:hAnsi="Times New Roman" w:cs="Times New Roman"/>
              </w:rPr>
              <w:t>start of references</w:t>
            </w:r>
            <w:r w:rsidR="00320028" w:rsidRPr="00032A5A">
              <w:rPr>
                <w:rFonts w:ascii="Times New Roman" w:hAnsi="Times New Roman" w:cs="Times New Roman"/>
              </w:rPr>
              <w:t>.</w:t>
            </w:r>
          </w:p>
        </w:tc>
      </w:tr>
      <w:tr w:rsidR="00EC5A13" w:rsidRPr="00032A5A" w14:paraId="23F33DFF" w14:textId="77777777" w:rsidTr="00032A5A">
        <w:tc>
          <w:tcPr>
            <w:tcW w:w="1405" w:type="dxa"/>
          </w:tcPr>
          <w:p w14:paraId="7EE2DDB6" w14:textId="69DF20FA" w:rsidR="00EC5A13" w:rsidRPr="00032A5A" w:rsidRDefault="00EC5A13" w:rsidP="007E0170">
            <w:pPr>
              <w:spacing w:line="278" w:lineRule="auto"/>
              <w:rPr>
                <w:rFonts w:ascii="Times New Roman" w:hAnsi="Times New Roman" w:cs="Times New Roman"/>
              </w:rPr>
            </w:pPr>
            <w:r w:rsidRPr="00032A5A">
              <w:rPr>
                <w:rFonts w:ascii="Times New Roman" w:hAnsi="Times New Roman" w:cs="Times New Roman"/>
              </w:rPr>
              <w:t>24/03/2025</w:t>
            </w:r>
          </w:p>
        </w:tc>
        <w:tc>
          <w:tcPr>
            <w:tcW w:w="1002" w:type="dxa"/>
          </w:tcPr>
          <w:p w14:paraId="60609BD5" w14:textId="53BB3A56" w:rsidR="00EC5A13" w:rsidRPr="00032A5A" w:rsidRDefault="00EC5A13" w:rsidP="007E0170">
            <w:pPr>
              <w:spacing w:line="278" w:lineRule="auto"/>
              <w:rPr>
                <w:rFonts w:ascii="Times New Roman" w:hAnsi="Times New Roman" w:cs="Times New Roman"/>
              </w:rPr>
            </w:pPr>
            <w:r w:rsidRPr="00032A5A">
              <w:rPr>
                <w:rFonts w:ascii="Times New Roman" w:hAnsi="Times New Roman" w:cs="Times New Roman"/>
              </w:rPr>
              <w:t>1.04</w:t>
            </w:r>
          </w:p>
        </w:tc>
        <w:tc>
          <w:tcPr>
            <w:tcW w:w="1983" w:type="dxa"/>
          </w:tcPr>
          <w:p w14:paraId="75471903" w14:textId="3F1ACD24" w:rsidR="00EC5A13" w:rsidRPr="00032A5A" w:rsidRDefault="00EC5A13" w:rsidP="007E0170">
            <w:pPr>
              <w:spacing w:line="278" w:lineRule="auto"/>
              <w:rPr>
                <w:rFonts w:ascii="Times New Roman" w:hAnsi="Times New Roman" w:cs="Times New Roman"/>
              </w:rPr>
            </w:pPr>
            <w:r w:rsidRPr="00032A5A">
              <w:rPr>
                <w:rFonts w:ascii="Times New Roman" w:hAnsi="Times New Roman" w:cs="Times New Roman"/>
              </w:rPr>
              <w:t>Zafar</w:t>
            </w:r>
          </w:p>
        </w:tc>
        <w:tc>
          <w:tcPr>
            <w:tcW w:w="4626" w:type="dxa"/>
          </w:tcPr>
          <w:p w14:paraId="439771BD" w14:textId="317CB7F7" w:rsidR="00EC5A13" w:rsidRPr="00032A5A" w:rsidRDefault="00EC5A13" w:rsidP="007E0170">
            <w:pPr>
              <w:spacing w:line="278" w:lineRule="auto"/>
              <w:rPr>
                <w:rFonts w:ascii="Times New Roman" w:hAnsi="Times New Roman" w:cs="Times New Roman"/>
              </w:rPr>
            </w:pPr>
            <w:r w:rsidRPr="00032A5A">
              <w:rPr>
                <w:rFonts w:ascii="Times New Roman" w:hAnsi="Times New Roman" w:cs="Times New Roman"/>
              </w:rPr>
              <w:t>Addition of methodology information and references.</w:t>
            </w:r>
          </w:p>
        </w:tc>
      </w:tr>
      <w:tr w:rsidR="00E73CDB" w:rsidRPr="00032A5A" w14:paraId="3FFEDDE7" w14:textId="77777777" w:rsidTr="00032A5A">
        <w:tc>
          <w:tcPr>
            <w:tcW w:w="1405" w:type="dxa"/>
          </w:tcPr>
          <w:p w14:paraId="6BD88DED" w14:textId="0ECB0C08" w:rsidR="00E73CDB" w:rsidRPr="00032A5A" w:rsidRDefault="00E73CDB" w:rsidP="007E0170">
            <w:pPr>
              <w:spacing w:line="278" w:lineRule="auto"/>
              <w:rPr>
                <w:rFonts w:ascii="Times New Roman" w:hAnsi="Times New Roman" w:cs="Times New Roman"/>
              </w:rPr>
            </w:pPr>
            <w:r w:rsidRPr="00032A5A">
              <w:rPr>
                <w:rFonts w:ascii="Times New Roman" w:hAnsi="Times New Roman" w:cs="Times New Roman"/>
              </w:rPr>
              <w:t>25/03/2025</w:t>
            </w:r>
          </w:p>
        </w:tc>
        <w:tc>
          <w:tcPr>
            <w:tcW w:w="1002" w:type="dxa"/>
          </w:tcPr>
          <w:p w14:paraId="6DC99B5B" w14:textId="043A3CC7" w:rsidR="00E73CDB" w:rsidRPr="00032A5A" w:rsidRDefault="00E73CDB" w:rsidP="007E0170">
            <w:pPr>
              <w:spacing w:line="278" w:lineRule="auto"/>
              <w:rPr>
                <w:rFonts w:ascii="Times New Roman" w:hAnsi="Times New Roman" w:cs="Times New Roman"/>
              </w:rPr>
            </w:pPr>
            <w:r w:rsidRPr="00032A5A">
              <w:rPr>
                <w:rFonts w:ascii="Times New Roman" w:hAnsi="Times New Roman" w:cs="Times New Roman"/>
              </w:rPr>
              <w:t>1.05</w:t>
            </w:r>
          </w:p>
        </w:tc>
        <w:tc>
          <w:tcPr>
            <w:tcW w:w="1983" w:type="dxa"/>
          </w:tcPr>
          <w:p w14:paraId="6A59DF60" w14:textId="0FC4D8D7" w:rsidR="00E73CDB" w:rsidRPr="00032A5A" w:rsidRDefault="00E73CDB" w:rsidP="007E0170">
            <w:pPr>
              <w:spacing w:line="278" w:lineRule="auto"/>
              <w:rPr>
                <w:rFonts w:ascii="Times New Roman" w:hAnsi="Times New Roman" w:cs="Times New Roman"/>
              </w:rPr>
            </w:pPr>
            <w:r w:rsidRPr="00032A5A">
              <w:rPr>
                <w:rFonts w:ascii="Times New Roman" w:hAnsi="Times New Roman" w:cs="Times New Roman"/>
              </w:rPr>
              <w:t>Nathan</w:t>
            </w:r>
          </w:p>
        </w:tc>
        <w:tc>
          <w:tcPr>
            <w:tcW w:w="4626" w:type="dxa"/>
          </w:tcPr>
          <w:p w14:paraId="14DB66AE" w14:textId="265DF6DD" w:rsidR="00E73CDB" w:rsidRPr="00032A5A" w:rsidRDefault="00D86683" w:rsidP="007E0170">
            <w:pPr>
              <w:spacing w:line="278" w:lineRule="auto"/>
              <w:rPr>
                <w:rFonts w:ascii="Times New Roman" w:hAnsi="Times New Roman" w:cs="Times New Roman"/>
              </w:rPr>
            </w:pPr>
            <w:r w:rsidRPr="00032A5A">
              <w:rPr>
                <w:rFonts w:ascii="Times New Roman" w:hAnsi="Times New Roman" w:cs="Times New Roman"/>
              </w:rPr>
              <w:t>Formatting and a</w:t>
            </w:r>
            <w:r w:rsidR="00FE4C84" w:rsidRPr="00032A5A">
              <w:rPr>
                <w:rFonts w:ascii="Times New Roman" w:hAnsi="Times New Roman" w:cs="Times New Roman"/>
              </w:rPr>
              <w:t xml:space="preserve">ddition of </w:t>
            </w:r>
            <w:r w:rsidRPr="00032A5A">
              <w:rPr>
                <w:rFonts w:ascii="Times New Roman" w:hAnsi="Times New Roman" w:cs="Times New Roman"/>
              </w:rPr>
              <w:t>cost information.</w:t>
            </w:r>
          </w:p>
        </w:tc>
      </w:tr>
      <w:tr w:rsidR="00796681" w:rsidRPr="00032A5A" w14:paraId="73151C81" w14:textId="77777777" w:rsidTr="00032A5A">
        <w:tc>
          <w:tcPr>
            <w:tcW w:w="1405" w:type="dxa"/>
          </w:tcPr>
          <w:p w14:paraId="1601B758" w14:textId="6DB106DC" w:rsidR="00796681" w:rsidRPr="00032A5A" w:rsidRDefault="00DB7FF0" w:rsidP="007E0170">
            <w:pPr>
              <w:spacing w:line="278" w:lineRule="auto"/>
              <w:rPr>
                <w:rFonts w:ascii="Times New Roman" w:hAnsi="Times New Roman" w:cs="Times New Roman"/>
              </w:rPr>
            </w:pPr>
            <w:r w:rsidRPr="00032A5A">
              <w:rPr>
                <w:rFonts w:ascii="Times New Roman" w:hAnsi="Times New Roman" w:cs="Times New Roman"/>
              </w:rPr>
              <w:t>26/03/2025</w:t>
            </w:r>
          </w:p>
        </w:tc>
        <w:tc>
          <w:tcPr>
            <w:tcW w:w="1002" w:type="dxa"/>
          </w:tcPr>
          <w:p w14:paraId="5AE355D4" w14:textId="23A3A498" w:rsidR="00796681" w:rsidRPr="00032A5A" w:rsidRDefault="00511CA2" w:rsidP="007E0170">
            <w:pPr>
              <w:spacing w:line="278" w:lineRule="auto"/>
              <w:rPr>
                <w:rFonts w:ascii="Times New Roman" w:hAnsi="Times New Roman" w:cs="Times New Roman"/>
              </w:rPr>
            </w:pPr>
            <w:r w:rsidRPr="00032A5A">
              <w:rPr>
                <w:rFonts w:ascii="Times New Roman" w:hAnsi="Times New Roman" w:cs="Times New Roman"/>
              </w:rPr>
              <w:t>1.1</w:t>
            </w:r>
          </w:p>
        </w:tc>
        <w:tc>
          <w:tcPr>
            <w:tcW w:w="1983" w:type="dxa"/>
          </w:tcPr>
          <w:p w14:paraId="5E607BF5" w14:textId="45FEE120" w:rsidR="00796681" w:rsidRPr="00032A5A" w:rsidRDefault="00410C85" w:rsidP="007E0170">
            <w:pPr>
              <w:spacing w:line="278" w:lineRule="auto"/>
              <w:rPr>
                <w:rFonts w:ascii="Times New Roman" w:hAnsi="Times New Roman" w:cs="Times New Roman"/>
              </w:rPr>
            </w:pPr>
            <w:r w:rsidRPr="00032A5A">
              <w:rPr>
                <w:rFonts w:ascii="Times New Roman" w:hAnsi="Times New Roman" w:cs="Times New Roman"/>
              </w:rPr>
              <w:t>Thomas</w:t>
            </w:r>
            <w:r w:rsidR="00AE30DD" w:rsidRPr="00032A5A">
              <w:rPr>
                <w:rFonts w:ascii="Times New Roman" w:hAnsi="Times New Roman" w:cs="Times New Roman"/>
              </w:rPr>
              <w:t>, Nathan, Win</w:t>
            </w:r>
          </w:p>
        </w:tc>
        <w:tc>
          <w:tcPr>
            <w:tcW w:w="4626" w:type="dxa"/>
          </w:tcPr>
          <w:p w14:paraId="36804CF5" w14:textId="1953FFCD" w:rsidR="00796681" w:rsidRPr="00032A5A" w:rsidRDefault="00B803A5" w:rsidP="007E0170">
            <w:pPr>
              <w:spacing w:line="278" w:lineRule="auto"/>
              <w:rPr>
                <w:rFonts w:ascii="Times New Roman" w:hAnsi="Times New Roman" w:cs="Times New Roman"/>
              </w:rPr>
            </w:pPr>
            <w:r w:rsidRPr="00032A5A">
              <w:rPr>
                <w:rFonts w:ascii="Times New Roman" w:hAnsi="Times New Roman" w:cs="Times New Roman"/>
              </w:rPr>
              <w:t>Reformatting</w:t>
            </w:r>
            <w:r w:rsidR="001415FC" w:rsidRPr="00032A5A">
              <w:rPr>
                <w:rFonts w:ascii="Times New Roman" w:hAnsi="Times New Roman" w:cs="Times New Roman"/>
              </w:rPr>
              <w:t xml:space="preserve"> of document</w:t>
            </w:r>
            <w:r w:rsidR="001D158D" w:rsidRPr="00032A5A">
              <w:rPr>
                <w:rFonts w:ascii="Times New Roman" w:hAnsi="Times New Roman" w:cs="Times New Roman"/>
              </w:rPr>
              <w:t xml:space="preserve"> sections</w:t>
            </w:r>
            <w:r w:rsidR="00AE30DD" w:rsidRPr="00032A5A">
              <w:rPr>
                <w:rFonts w:ascii="Times New Roman" w:hAnsi="Times New Roman" w:cs="Times New Roman"/>
              </w:rPr>
              <w:t xml:space="preserve">, </w:t>
            </w:r>
            <w:r w:rsidR="00E929A4" w:rsidRPr="00032A5A">
              <w:rPr>
                <w:rFonts w:ascii="Times New Roman" w:hAnsi="Times New Roman" w:cs="Times New Roman"/>
              </w:rPr>
              <w:t>terms of reference, and upskilling information.</w:t>
            </w:r>
          </w:p>
        </w:tc>
      </w:tr>
      <w:tr w:rsidR="00796681" w:rsidRPr="00032A5A" w14:paraId="10315A95" w14:textId="77777777" w:rsidTr="00032A5A">
        <w:tc>
          <w:tcPr>
            <w:tcW w:w="1405" w:type="dxa"/>
          </w:tcPr>
          <w:p w14:paraId="20A01F5F" w14:textId="159C92CB" w:rsidR="00796681" w:rsidRPr="00032A5A" w:rsidRDefault="008E0DF9" w:rsidP="007E0170">
            <w:pPr>
              <w:spacing w:line="278" w:lineRule="auto"/>
              <w:rPr>
                <w:rFonts w:ascii="Times New Roman" w:hAnsi="Times New Roman" w:cs="Times New Roman"/>
              </w:rPr>
            </w:pPr>
            <w:r w:rsidRPr="00032A5A">
              <w:rPr>
                <w:rFonts w:ascii="Times New Roman" w:hAnsi="Times New Roman" w:cs="Times New Roman"/>
              </w:rPr>
              <w:t>27/03/2025</w:t>
            </w:r>
          </w:p>
        </w:tc>
        <w:tc>
          <w:tcPr>
            <w:tcW w:w="1002" w:type="dxa"/>
          </w:tcPr>
          <w:p w14:paraId="39E047AB" w14:textId="7793E5D6" w:rsidR="00796681" w:rsidRPr="00032A5A" w:rsidRDefault="00511CA2" w:rsidP="007E0170">
            <w:pPr>
              <w:spacing w:line="278" w:lineRule="auto"/>
              <w:rPr>
                <w:rFonts w:ascii="Times New Roman" w:hAnsi="Times New Roman" w:cs="Times New Roman"/>
              </w:rPr>
            </w:pPr>
            <w:r w:rsidRPr="00032A5A">
              <w:rPr>
                <w:rFonts w:ascii="Times New Roman" w:hAnsi="Times New Roman" w:cs="Times New Roman"/>
              </w:rPr>
              <w:t>1.2</w:t>
            </w:r>
          </w:p>
        </w:tc>
        <w:tc>
          <w:tcPr>
            <w:tcW w:w="1983" w:type="dxa"/>
          </w:tcPr>
          <w:p w14:paraId="6C2A41E3" w14:textId="53BE4056" w:rsidR="00796681" w:rsidRPr="00032A5A" w:rsidRDefault="00F230F3" w:rsidP="007E0170">
            <w:pPr>
              <w:spacing w:line="278" w:lineRule="auto"/>
              <w:rPr>
                <w:rFonts w:ascii="Times New Roman" w:hAnsi="Times New Roman" w:cs="Times New Roman"/>
              </w:rPr>
            </w:pPr>
            <w:r w:rsidRPr="00032A5A">
              <w:rPr>
                <w:rFonts w:ascii="Times New Roman" w:hAnsi="Times New Roman" w:cs="Times New Roman"/>
              </w:rPr>
              <w:t>N</w:t>
            </w:r>
            <w:r w:rsidR="003456CC" w:rsidRPr="00032A5A">
              <w:rPr>
                <w:rFonts w:ascii="Times New Roman" w:hAnsi="Times New Roman" w:cs="Times New Roman"/>
              </w:rPr>
              <w:t xml:space="preserve">athan, </w:t>
            </w:r>
            <w:r w:rsidR="00A3683B" w:rsidRPr="00032A5A">
              <w:rPr>
                <w:rFonts w:ascii="Times New Roman" w:hAnsi="Times New Roman" w:cs="Times New Roman"/>
              </w:rPr>
              <w:t>Win</w:t>
            </w:r>
            <w:r w:rsidR="008C6DFD" w:rsidRPr="00032A5A">
              <w:rPr>
                <w:rFonts w:ascii="Times New Roman" w:hAnsi="Times New Roman" w:cs="Times New Roman"/>
              </w:rPr>
              <w:t>, Zafar</w:t>
            </w:r>
          </w:p>
        </w:tc>
        <w:tc>
          <w:tcPr>
            <w:tcW w:w="4626" w:type="dxa"/>
          </w:tcPr>
          <w:p w14:paraId="2C2E8858" w14:textId="1BA5DCF1" w:rsidR="00796681" w:rsidRPr="00032A5A" w:rsidRDefault="00382EFD" w:rsidP="007E0170">
            <w:pPr>
              <w:spacing w:line="278" w:lineRule="auto"/>
              <w:rPr>
                <w:rFonts w:ascii="Times New Roman" w:hAnsi="Times New Roman" w:cs="Times New Roman"/>
              </w:rPr>
            </w:pPr>
            <w:r w:rsidRPr="00032A5A">
              <w:rPr>
                <w:rFonts w:ascii="Times New Roman" w:hAnsi="Times New Roman" w:cs="Times New Roman"/>
              </w:rPr>
              <w:t xml:space="preserve">Reformatting </w:t>
            </w:r>
            <w:r w:rsidR="00EB4964" w:rsidRPr="00032A5A">
              <w:rPr>
                <w:rFonts w:ascii="Times New Roman" w:hAnsi="Times New Roman" w:cs="Times New Roman"/>
              </w:rPr>
              <w:t>sections into paragraphs</w:t>
            </w:r>
            <w:r w:rsidR="00B767A9" w:rsidRPr="00032A5A">
              <w:rPr>
                <w:rFonts w:ascii="Times New Roman" w:hAnsi="Times New Roman" w:cs="Times New Roman"/>
              </w:rPr>
              <w:t xml:space="preserve">, documents </w:t>
            </w:r>
            <w:r w:rsidRPr="00032A5A">
              <w:rPr>
                <w:rFonts w:ascii="Times New Roman" w:hAnsi="Times New Roman" w:cs="Times New Roman"/>
              </w:rPr>
              <w:t xml:space="preserve">added to </w:t>
            </w:r>
            <w:r w:rsidR="00B767A9" w:rsidRPr="00032A5A">
              <w:rPr>
                <w:rFonts w:ascii="Times New Roman" w:hAnsi="Times New Roman" w:cs="Times New Roman"/>
              </w:rPr>
              <w:t>appendix</w:t>
            </w:r>
            <w:r w:rsidR="006C6EB6" w:rsidRPr="00032A5A">
              <w:rPr>
                <w:rFonts w:ascii="Times New Roman" w:hAnsi="Times New Roman" w:cs="Times New Roman"/>
              </w:rPr>
              <w:t xml:space="preserve">, </w:t>
            </w:r>
            <w:r w:rsidR="001C03F7" w:rsidRPr="00032A5A">
              <w:rPr>
                <w:rFonts w:ascii="Times New Roman" w:hAnsi="Times New Roman" w:cs="Times New Roman"/>
              </w:rPr>
              <w:t xml:space="preserve">additions and </w:t>
            </w:r>
            <w:r w:rsidR="0037433F" w:rsidRPr="00032A5A">
              <w:rPr>
                <w:rFonts w:ascii="Times New Roman" w:hAnsi="Times New Roman" w:cs="Times New Roman"/>
              </w:rPr>
              <w:t xml:space="preserve">changes to methodology, </w:t>
            </w:r>
            <w:r w:rsidR="007C7B71" w:rsidRPr="00032A5A">
              <w:rPr>
                <w:rFonts w:ascii="Times New Roman" w:hAnsi="Times New Roman" w:cs="Times New Roman"/>
              </w:rPr>
              <w:t xml:space="preserve">and summarising some sections </w:t>
            </w:r>
            <w:r w:rsidR="00A44898" w:rsidRPr="00032A5A">
              <w:rPr>
                <w:rFonts w:ascii="Times New Roman" w:hAnsi="Times New Roman" w:cs="Times New Roman"/>
              </w:rPr>
              <w:t xml:space="preserve">with reference to </w:t>
            </w:r>
            <w:r w:rsidR="007C7B71" w:rsidRPr="00032A5A">
              <w:rPr>
                <w:rFonts w:ascii="Times New Roman" w:hAnsi="Times New Roman" w:cs="Times New Roman"/>
              </w:rPr>
              <w:t>appendices</w:t>
            </w:r>
            <w:r w:rsidR="00A44898" w:rsidRPr="00032A5A">
              <w:rPr>
                <w:rFonts w:ascii="Times New Roman" w:hAnsi="Times New Roman" w:cs="Times New Roman"/>
              </w:rPr>
              <w:t>.</w:t>
            </w:r>
          </w:p>
        </w:tc>
      </w:tr>
      <w:tr w:rsidR="00796681" w:rsidRPr="00032A5A" w14:paraId="6C9DB92F" w14:textId="77777777" w:rsidTr="00032A5A">
        <w:tc>
          <w:tcPr>
            <w:tcW w:w="1405" w:type="dxa"/>
          </w:tcPr>
          <w:p w14:paraId="68991062" w14:textId="1368E3AD" w:rsidR="00796681" w:rsidRPr="00032A5A" w:rsidRDefault="00A3683B" w:rsidP="007E0170">
            <w:pPr>
              <w:spacing w:line="278" w:lineRule="auto"/>
              <w:rPr>
                <w:rFonts w:ascii="Times New Roman" w:hAnsi="Times New Roman" w:cs="Times New Roman"/>
              </w:rPr>
            </w:pPr>
            <w:r w:rsidRPr="00032A5A">
              <w:rPr>
                <w:rFonts w:ascii="Times New Roman" w:hAnsi="Times New Roman" w:cs="Times New Roman"/>
              </w:rPr>
              <w:t>28/03/2025</w:t>
            </w:r>
          </w:p>
        </w:tc>
        <w:tc>
          <w:tcPr>
            <w:tcW w:w="1002" w:type="dxa"/>
          </w:tcPr>
          <w:p w14:paraId="5316795C" w14:textId="72D6E2F1" w:rsidR="00796681" w:rsidRPr="00032A5A" w:rsidRDefault="00A3683B" w:rsidP="007E0170">
            <w:pPr>
              <w:spacing w:line="278" w:lineRule="auto"/>
              <w:rPr>
                <w:rFonts w:ascii="Times New Roman" w:hAnsi="Times New Roman" w:cs="Times New Roman"/>
              </w:rPr>
            </w:pPr>
            <w:r w:rsidRPr="00032A5A">
              <w:rPr>
                <w:rFonts w:ascii="Times New Roman" w:hAnsi="Times New Roman" w:cs="Times New Roman"/>
              </w:rPr>
              <w:t>1.3</w:t>
            </w:r>
          </w:p>
        </w:tc>
        <w:tc>
          <w:tcPr>
            <w:tcW w:w="1983" w:type="dxa"/>
          </w:tcPr>
          <w:p w14:paraId="203A9EA2" w14:textId="7250926D" w:rsidR="00796681" w:rsidRPr="00032A5A" w:rsidRDefault="00F51B96" w:rsidP="007E0170">
            <w:pPr>
              <w:spacing w:line="278" w:lineRule="auto"/>
              <w:rPr>
                <w:rFonts w:ascii="Times New Roman" w:hAnsi="Times New Roman" w:cs="Times New Roman"/>
              </w:rPr>
            </w:pPr>
            <w:r w:rsidRPr="00032A5A">
              <w:rPr>
                <w:rFonts w:ascii="Times New Roman" w:hAnsi="Times New Roman" w:cs="Times New Roman"/>
              </w:rPr>
              <w:t>Nathan</w:t>
            </w:r>
            <w:r w:rsidR="00D916F6" w:rsidRPr="00032A5A">
              <w:rPr>
                <w:rFonts w:ascii="Times New Roman" w:hAnsi="Times New Roman" w:cs="Times New Roman"/>
              </w:rPr>
              <w:t>, Thomas</w:t>
            </w:r>
          </w:p>
        </w:tc>
        <w:tc>
          <w:tcPr>
            <w:tcW w:w="4626" w:type="dxa"/>
          </w:tcPr>
          <w:p w14:paraId="03E46906" w14:textId="6DD71E9D" w:rsidR="00796681" w:rsidRPr="00032A5A" w:rsidRDefault="00F51B96" w:rsidP="007E0170">
            <w:pPr>
              <w:spacing w:line="278" w:lineRule="auto"/>
              <w:rPr>
                <w:rFonts w:ascii="Times New Roman" w:hAnsi="Times New Roman" w:cs="Times New Roman"/>
              </w:rPr>
            </w:pPr>
            <w:r w:rsidRPr="00032A5A">
              <w:rPr>
                <w:rFonts w:ascii="Times New Roman" w:hAnsi="Times New Roman" w:cs="Times New Roman"/>
              </w:rPr>
              <w:t>Formatting and placeholders</w:t>
            </w:r>
            <w:r w:rsidR="00D916F6" w:rsidRPr="00032A5A">
              <w:rPr>
                <w:rFonts w:ascii="Times New Roman" w:hAnsi="Times New Roman" w:cs="Times New Roman"/>
              </w:rPr>
              <w:t xml:space="preserve"> for missing information</w:t>
            </w:r>
            <w:r w:rsidR="00D947A1" w:rsidRPr="00032A5A">
              <w:rPr>
                <w:rFonts w:ascii="Times New Roman" w:hAnsi="Times New Roman" w:cs="Times New Roman"/>
              </w:rPr>
              <w:t xml:space="preserve">. Version bumped to 1.2 </w:t>
            </w:r>
            <w:r w:rsidR="002439CD" w:rsidRPr="00032A5A">
              <w:rPr>
                <w:rFonts w:ascii="Times New Roman" w:hAnsi="Times New Roman" w:cs="Times New Roman"/>
              </w:rPr>
              <w:t xml:space="preserve">with </w:t>
            </w:r>
            <w:r w:rsidR="002C3712" w:rsidRPr="00032A5A">
              <w:rPr>
                <w:rFonts w:ascii="Times New Roman" w:hAnsi="Times New Roman" w:cs="Times New Roman"/>
              </w:rPr>
              <w:t xml:space="preserve">properly written changelog </w:t>
            </w:r>
            <w:r w:rsidR="00D947A1" w:rsidRPr="00032A5A">
              <w:rPr>
                <w:rFonts w:ascii="Times New Roman" w:hAnsi="Times New Roman" w:cs="Times New Roman"/>
              </w:rPr>
              <w:t xml:space="preserve">(should be 1.3 – fixed </w:t>
            </w:r>
            <w:r w:rsidR="00BF7650" w:rsidRPr="00032A5A">
              <w:rPr>
                <w:rFonts w:ascii="Times New Roman" w:hAnsi="Times New Roman" w:cs="Times New Roman"/>
              </w:rPr>
              <w:t>next day).</w:t>
            </w:r>
          </w:p>
        </w:tc>
      </w:tr>
      <w:tr w:rsidR="002E2E36" w:rsidRPr="00032A5A" w14:paraId="5B3A6703" w14:textId="77777777" w:rsidTr="00032A5A">
        <w:tc>
          <w:tcPr>
            <w:tcW w:w="1405" w:type="dxa"/>
          </w:tcPr>
          <w:p w14:paraId="5E3AC685" w14:textId="5F1F2C25" w:rsidR="002E2E36" w:rsidRPr="00032A5A" w:rsidRDefault="004102B7" w:rsidP="007E0170">
            <w:pPr>
              <w:spacing w:line="278" w:lineRule="auto"/>
              <w:rPr>
                <w:rFonts w:ascii="Times New Roman" w:hAnsi="Times New Roman" w:cs="Times New Roman"/>
              </w:rPr>
            </w:pPr>
            <w:r w:rsidRPr="00032A5A">
              <w:rPr>
                <w:rFonts w:ascii="Times New Roman" w:hAnsi="Times New Roman" w:cs="Times New Roman"/>
              </w:rPr>
              <w:t>30</w:t>
            </w:r>
            <w:r w:rsidR="002E2E36" w:rsidRPr="00032A5A">
              <w:rPr>
                <w:rFonts w:ascii="Times New Roman" w:hAnsi="Times New Roman" w:cs="Times New Roman"/>
              </w:rPr>
              <w:t>/03/2025</w:t>
            </w:r>
          </w:p>
        </w:tc>
        <w:tc>
          <w:tcPr>
            <w:tcW w:w="1002" w:type="dxa"/>
          </w:tcPr>
          <w:p w14:paraId="0FDED152" w14:textId="77BEE36F" w:rsidR="002E2E36" w:rsidRPr="00032A5A" w:rsidRDefault="002E2E36" w:rsidP="007E0170">
            <w:pPr>
              <w:spacing w:line="278" w:lineRule="auto"/>
              <w:rPr>
                <w:rFonts w:ascii="Times New Roman" w:hAnsi="Times New Roman" w:cs="Times New Roman"/>
              </w:rPr>
            </w:pPr>
            <w:r w:rsidRPr="00032A5A">
              <w:rPr>
                <w:rFonts w:ascii="Times New Roman" w:hAnsi="Times New Roman" w:cs="Times New Roman"/>
              </w:rPr>
              <w:t>1.4</w:t>
            </w:r>
          </w:p>
        </w:tc>
        <w:tc>
          <w:tcPr>
            <w:tcW w:w="1983" w:type="dxa"/>
          </w:tcPr>
          <w:p w14:paraId="7210EF48" w14:textId="45B21F82" w:rsidR="002E2E36" w:rsidRPr="00032A5A" w:rsidRDefault="00180591" w:rsidP="007E0170">
            <w:pPr>
              <w:spacing w:line="278" w:lineRule="auto"/>
              <w:rPr>
                <w:rFonts w:ascii="Times New Roman" w:hAnsi="Times New Roman" w:cs="Times New Roman"/>
              </w:rPr>
            </w:pPr>
            <w:r w:rsidRPr="00032A5A">
              <w:rPr>
                <w:rFonts w:ascii="Times New Roman" w:hAnsi="Times New Roman" w:cs="Times New Roman"/>
              </w:rPr>
              <w:t>All Team Members</w:t>
            </w:r>
          </w:p>
        </w:tc>
        <w:tc>
          <w:tcPr>
            <w:tcW w:w="4626" w:type="dxa"/>
          </w:tcPr>
          <w:p w14:paraId="0EB89BB7" w14:textId="61FD1204" w:rsidR="002E2E36" w:rsidRPr="00032A5A" w:rsidRDefault="005F65E0" w:rsidP="007E0170">
            <w:pPr>
              <w:spacing w:line="278" w:lineRule="auto"/>
              <w:rPr>
                <w:rFonts w:ascii="Times New Roman" w:hAnsi="Times New Roman" w:cs="Times New Roman"/>
              </w:rPr>
            </w:pPr>
            <w:r w:rsidRPr="00032A5A">
              <w:rPr>
                <w:rFonts w:ascii="Times New Roman" w:hAnsi="Times New Roman" w:cs="Times New Roman"/>
              </w:rPr>
              <w:t>Completion of d</w:t>
            </w:r>
            <w:r w:rsidR="00FC5BE7" w:rsidRPr="00032A5A">
              <w:rPr>
                <w:rFonts w:ascii="Times New Roman" w:hAnsi="Times New Roman" w:cs="Times New Roman"/>
              </w:rPr>
              <w:t>raft proposal</w:t>
            </w:r>
            <w:r w:rsidR="004102B7" w:rsidRPr="00032A5A">
              <w:rPr>
                <w:rFonts w:ascii="Times New Roman" w:hAnsi="Times New Roman" w:cs="Times New Roman"/>
              </w:rPr>
              <w:t xml:space="preserve"> with revisions</w:t>
            </w:r>
            <w:r w:rsidR="001D5308" w:rsidRPr="00032A5A">
              <w:rPr>
                <w:rFonts w:ascii="Times New Roman" w:hAnsi="Times New Roman" w:cs="Times New Roman"/>
              </w:rPr>
              <w:t xml:space="preserve"> of </w:t>
            </w:r>
            <w:r w:rsidR="004102B7" w:rsidRPr="00032A5A">
              <w:rPr>
                <w:rFonts w:ascii="Times New Roman" w:hAnsi="Times New Roman" w:cs="Times New Roman"/>
              </w:rPr>
              <w:t>all major sections</w:t>
            </w:r>
            <w:r w:rsidR="001D5308" w:rsidRPr="00032A5A">
              <w:rPr>
                <w:rFonts w:ascii="Times New Roman" w:hAnsi="Times New Roman" w:cs="Times New Roman"/>
              </w:rPr>
              <w:t>.</w:t>
            </w:r>
          </w:p>
        </w:tc>
      </w:tr>
      <w:tr w:rsidR="00583271" w:rsidRPr="00032A5A" w14:paraId="66F51173" w14:textId="77777777" w:rsidTr="00032A5A">
        <w:tc>
          <w:tcPr>
            <w:tcW w:w="1405" w:type="dxa"/>
          </w:tcPr>
          <w:p w14:paraId="1B22C904" w14:textId="1E3E8260" w:rsidR="00583271" w:rsidRPr="00032A5A" w:rsidRDefault="00583271" w:rsidP="007E0170">
            <w:pPr>
              <w:spacing w:line="278" w:lineRule="auto"/>
              <w:rPr>
                <w:rFonts w:ascii="Times New Roman" w:hAnsi="Times New Roman" w:cs="Times New Roman"/>
              </w:rPr>
            </w:pPr>
            <w:r w:rsidRPr="00032A5A">
              <w:rPr>
                <w:rFonts w:ascii="Times New Roman" w:hAnsi="Times New Roman" w:cs="Times New Roman"/>
              </w:rPr>
              <w:t>31/03/2025</w:t>
            </w:r>
          </w:p>
        </w:tc>
        <w:tc>
          <w:tcPr>
            <w:tcW w:w="1002" w:type="dxa"/>
          </w:tcPr>
          <w:p w14:paraId="20866244" w14:textId="75867160" w:rsidR="00583271" w:rsidRPr="00032A5A" w:rsidRDefault="00583271" w:rsidP="007E0170">
            <w:pPr>
              <w:spacing w:line="278" w:lineRule="auto"/>
              <w:rPr>
                <w:rFonts w:ascii="Times New Roman" w:hAnsi="Times New Roman" w:cs="Times New Roman"/>
              </w:rPr>
            </w:pPr>
            <w:r w:rsidRPr="00032A5A">
              <w:rPr>
                <w:rFonts w:ascii="Times New Roman" w:hAnsi="Times New Roman" w:cs="Times New Roman"/>
              </w:rPr>
              <w:t>1.5</w:t>
            </w:r>
          </w:p>
        </w:tc>
        <w:tc>
          <w:tcPr>
            <w:tcW w:w="1983" w:type="dxa"/>
          </w:tcPr>
          <w:p w14:paraId="5E748CF0" w14:textId="4252E425" w:rsidR="00583271" w:rsidRPr="00032A5A" w:rsidRDefault="00D747C4" w:rsidP="007E0170">
            <w:pPr>
              <w:spacing w:line="278" w:lineRule="auto"/>
              <w:rPr>
                <w:rFonts w:ascii="Times New Roman" w:hAnsi="Times New Roman" w:cs="Times New Roman"/>
              </w:rPr>
            </w:pPr>
            <w:r w:rsidRPr="00032A5A">
              <w:rPr>
                <w:rFonts w:ascii="Times New Roman" w:hAnsi="Times New Roman" w:cs="Times New Roman"/>
              </w:rPr>
              <w:t>All Team Members</w:t>
            </w:r>
          </w:p>
        </w:tc>
        <w:tc>
          <w:tcPr>
            <w:tcW w:w="4626" w:type="dxa"/>
          </w:tcPr>
          <w:p w14:paraId="384FC2E8" w14:textId="0197E619" w:rsidR="00BD2126" w:rsidRPr="00032A5A" w:rsidRDefault="00D747C4" w:rsidP="007E0170">
            <w:pPr>
              <w:spacing w:line="278" w:lineRule="auto"/>
              <w:rPr>
                <w:rFonts w:ascii="Times New Roman" w:hAnsi="Times New Roman" w:cs="Times New Roman"/>
              </w:rPr>
            </w:pPr>
            <w:r w:rsidRPr="00032A5A">
              <w:rPr>
                <w:rFonts w:ascii="Times New Roman" w:hAnsi="Times New Roman" w:cs="Times New Roman"/>
              </w:rPr>
              <w:t xml:space="preserve">Improvement based off feedback, </w:t>
            </w:r>
            <w:r w:rsidR="001C7D46" w:rsidRPr="00032A5A">
              <w:rPr>
                <w:rFonts w:ascii="Times New Roman" w:hAnsi="Times New Roman" w:cs="Times New Roman"/>
              </w:rPr>
              <w:t>reformatting document and layout.</w:t>
            </w:r>
          </w:p>
        </w:tc>
      </w:tr>
      <w:tr w:rsidR="00BD2126" w:rsidRPr="00032A5A" w14:paraId="1AE1DDAA" w14:textId="77777777" w:rsidTr="00032A5A">
        <w:tc>
          <w:tcPr>
            <w:tcW w:w="1405" w:type="dxa"/>
          </w:tcPr>
          <w:p w14:paraId="3E72FA1D" w14:textId="640DB699" w:rsidR="00BD2126" w:rsidRPr="00032A5A" w:rsidRDefault="002E3EC1" w:rsidP="007E0170">
            <w:pPr>
              <w:spacing w:line="278" w:lineRule="auto"/>
              <w:rPr>
                <w:rFonts w:ascii="Times New Roman" w:hAnsi="Times New Roman" w:cs="Times New Roman"/>
              </w:rPr>
            </w:pPr>
            <w:r w:rsidRPr="00032A5A">
              <w:rPr>
                <w:rFonts w:ascii="Times New Roman" w:hAnsi="Times New Roman" w:cs="Times New Roman"/>
              </w:rPr>
              <w:t>02/04/2025</w:t>
            </w:r>
          </w:p>
        </w:tc>
        <w:tc>
          <w:tcPr>
            <w:tcW w:w="1002" w:type="dxa"/>
          </w:tcPr>
          <w:p w14:paraId="5BF20ECA" w14:textId="6427CB17" w:rsidR="00BD2126" w:rsidRPr="00032A5A" w:rsidRDefault="00BD2126" w:rsidP="007E0170">
            <w:pPr>
              <w:spacing w:line="278" w:lineRule="auto"/>
              <w:rPr>
                <w:rFonts w:ascii="Times New Roman" w:hAnsi="Times New Roman" w:cs="Times New Roman"/>
              </w:rPr>
            </w:pPr>
            <w:r w:rsidRPr="00032A5A">
              <w:rPr>
                <w:rFonts w:ascii="Times New Roman" w:hAnsi="Times New Roman" w:cs="Times New Roman"/>
              </w:rPr>
              <w:t>1.6</w:t>
            </w:r>
          </w:p>
        </w:tc>
        <w:tc>
          <w:tcPr>
            <w:tcW w:w="1983" w:type="dxa"/>
          </w:tcPr>
          <w:p w14:paraId="702E3691" w14:textId="131B49D6" w:rsidR="00BD2126" w:rsidRPr="00032A5A" w:rsidRDefault="0084630D" w:rsidP="007E0170">
            <w:pPr>
              <w:spacing w:line="278" w:lineRule="auto"/>
              <w:rPr>
                <w:rFonts w:ascii="Times New Roman" w:hAnsi="Times New Roman" w:cs="Times New Roman"/>
              </w:rPr>
            </w:pPr>
            <w:r w:rsidRPr="00032A5A">
              <w:rPr>
                <w:rFonts w:ascii="Times New Roman" w:hAnsi="Times New Roman" w:cs="Times New Roman"/>
              </w:rPr>
              <w:t>All Team Members</w:t>
            </w:r>
          </w:p>
        </w:tc>
        <w:tc>
          <w:tcPr>
            <w:tcW w:w="4626" w:type="dxa"/>
          </w:tcPr>
          <w:p w14:paraId="37F05B0D" w14:textId="34628EEB" w:rsidR="00BD2126" w:rsidRPr="00032A5A" w:rsidRDefault="0084630D" w:rsidP="007E0170">
            <w:pPr>
              <w:spacing w:line="278" w:lineRule="auto"/>
              <w:rPr>
                <w:rFonts w:ascii="Times New Roman" w:hAnsi="Times New Roman" w:cs="Times New Roman"/>
              </w:rPr>
            </w:pPr>
            <w:r w:rsidRPr="00032A5A">
              <w:rPr>
                <w:rFonts w:ascii="Times New Roman" w:hAnsi="Times New Roman" w:cs="Times New Roman"/>
              </w:rPr>
              <w:t>Cont</w:t>
            </w:r>
            <w:r w:rsidR="004940DC" w:rsidRPr="00032A5A">
              <w:rPr>
                <w:rFonts w:ascii="Times New Roman" w:hAnsi="Times New Roman" w:cs="Times New Roman"/>
              </w:rPr>
              <w:t xml:space="preserve">inued improvement based off feedback, </w:t>
            </w:r>
            <w:r w:rsidR="005F58D8" w:rsidRPr="00032A5A">
              <w:rPr>
                <w:rFonts w:ascii="Times New Roman" w:hAnsi="Times New Roman" w:cs="Times New Roman"/>
              </w:rPr>
              <w:t xml:space="preserve">and </w:t>
            </w:r>
            <w:r w:rsidR="004940DC" w:rsidRPr="00032A5A">
              <w:rPr>
                <w:rFonts w:ascii="Times New Roman" w:hAnsi="Times New Roman" w:cs="Times New Roman"/>
              </w:rPr>
              <w:t>further reformatting</w:t>
            </w:r>
            <w:r w:rsidR="005F58D8" w:rsidRPr="00032A5A">
              <w:rPr>
                <w:rFonts w:ascii="Times New Roman" w:hAnsi="Times New Roman" w:cs="Times New Roman"/>
              </w:rPr>
              <w:t>.</w:t>
            </w:r>
          </w:p>
        </w:tc>
      </w:tr>
      <w:tr w:rsidR="67925E7E" w:rsidRPr="00032A5A" w14:paraId="203BAFF2" w14:textId="77777777" w:rsidTr="00032A5A">
        <w:trPr>
          <w:trHeight w:val="300"/>
        </w:trPr>
        <w:tc>
          <w:tcPr>
            <w:tcW w:w="1405" w:type="dxa"/>
          </w:tcPr>
          <w:p w14:paraId="6C3AF224" w14:textId="4C2D6415"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04/04/2025</w:t>
            </w:r>
          </w:p>
        </w:tc>
        <w:tc>
          <w:tcPr>
            <w:tcW w:w="1002" w:type="dxa"/>
          </w:tcPr>
          <w:p w14:paraId="6335B60D" w14:textId="38A31C3B"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1.7</w:t>
            </w:r>
          </w:p>
        </w:tc>
        <w:tc>
          <w:tcPr>
            <w:tcW w:w="1983" w:type="dxa"/>
          </w:tcPr>
          <w:p w14:paraId="39590CCF" w14:textId="42E42ADF"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Zafar</w:t>
            </w:r>
          </w:p>
        </w:tc>
        <w:tc>
          <w:tcPr>
            <w:tcW w:w="4626" w:type="dxa"/>
          </w:tcPr>
          <w:p w14:paraId="38102176" w14:textId="3C8C012F"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 xml:space="preserve">Methodology change based off </w:t>
            </w:r>
            <w:r w:rsidR="00BE60DA" w:rsidRPr="00032A5A">
              <w:rPr>
                <w:rFonts w:ascii="Times New Roman" w:hAnsi="Times New Roman" w:cs="Times New Roman"/>
              </w:rPr>
              <w:t>supervisor</w:t>
            </w:r>
            <w:r w:rsidR="002C3F35" w:rsidRPr="00032A5A">
              <w:rPr>
                <w:rFonts w:ascii="Times New Roman" w:hAnsi="Times New Roman" w:cs="Times New Roman"/>
              </w:rPr>
              <w:t>’s</w:t>
            </w:r>
            <w:r w:rsidRPr="00032A5A">
              <w:rPr>
                <w:rFonts w:ascii="Times New Roman" w:hAnsi="Times New Roman" w:cs="Times New Roman"/>
              </w:rPr>
              <w:t xml:space="preserve"> comments</w:t>
            </w:r>
            <w:r w:rsidR="008E7A12" w:rsidRPr="00032A5A">
              <w:rPr>
                <w:rFonts w:ascii="Times New Roman" w:hAnsi="Times New Roman" w:cs="Times New Roman"/>
              </w:rPr>
              <w:t>.</w:t>
            </w:r>
          </w:p>
        </w:tc>
      </w:tr>
      <w:tr w:rsidR="00591B5B" w:rsidRPr="00032A5A" w14:paraId="2D3B6002" w14:textId="77777777" w:rsidTr="00032A5A">
        <w:trPr>
          <w:trHeight w:val="300"/>
        </w:trPr>
        <w:tc>
          <w:tcPr>
            <w:tcW w:w="1405" w:type="dxa"/>
          </w:tcPr>
          <w:p w14:paraId="5F27C10F" w14:textId="2A5A8D25" w:rsidR="00591B5B" w:rsidRPr="00032A5A" w:rsidRDefault="00591B5B" w:rsidP="67925E7E">
            <w:pPr>
              <w:spacing w:line="278" w:lineRule="auto"/>
              <w:rPr>
                <w:rFonts w:ascii="Times New Roman" w:hAnsi="Times New Roman" w:cs="Times New Roman"/>
              </w:rPr>
            </w:pPr>
            <w:r w:rsidRPr="00032A5A">
              <w:rPr>
                <w:rFonts w:ascii="Times New Roman" w:hAnsi="Times New Roman" w:cs="Times New Roman"/>
              </w:rPr>
              <w:t>05/0</w:t>
            </w:r>
            <w:r w:rsidR="0007515C" w:rsidRPr="00032A5A">
              <w:rPr>
                <w:rFonts w:ascii="Times New Roman" w:hAnsi="Times New Roman" w:cs="Times New Roman"/>
              </w:rPr>
              <w:t>4</w:t>
            </w:r>
            <w:r w:rsidRPr="00032A5A">
              <w:rPr>
                <w:rFonts w:ascii="Times New Roman" w:hAnsi="Times New Roman" w:cs="Times New Roman"/>
              </w:rPr>
              <w:t>/2025</w:t>
            </w:r>
          </w:p>
        </w:tc>
        <w:tc>
          <w:tcPr>
            <w:tcW w:w="1002" w:type="dxa"/>
          </w:tcPr>
          <w:p w14:paraId="132655B0" w14:textId="3558F690" w:rsidR="00591B5B" w:rsidRPr="00032A5A" w:rsidRDefault="00591B5B" w:rsidP="67925E7E">
            <w:pPr>
              <w:spacing w:line="278" w:lineRule="auto"/>
              <w:rPr>
                <w:rFonts w:ascii="Times New Roman" w:hAnsi="Times New Roman" w:cs="Times New Roman"/>
              </w:rPr>
            </w:pPr>
            <w:r w:rsidRPr="00032A5A">
              <w:rPr>
                <w:rFonts w:ascii="Times New Roman" w:hAnsi="Times New Roman" w:cs="Times New Roman"/>
              </w:rPr>
              <w:t>1.8</w:t>
            </w:r>
          </w:p>
        </w:tc>
        <w:tc>
          <w:tcPr>
            <w:tcW w:w="1983" w:type="dxa"/>
          </w:tcPr>
          <w:p w14:paraId="40B1F05E" w14:textId="0CA2316C" w:rsidR="00591B5B" w:rsidRPr="00032A5A" w:rsidRDefault="00674F7C" w:rsidP="67925E7E">
            <w:pPr>
              <w:spacing w:line="278" w:lineRule="auto"/>
              <w:rPr>
                <w:rFonts w:ascii="Times New Roman" w:hAnsi="Times New Roman" w:cs="Times New Roman"/>
              </w:rPr>
            </w:pPr>
            <w:r w:rsidRPr="00032A5A">
              <w:rPr>
                <w:rFonts w:ascii="Times New Roman" w:hAnsi="Times New Roman" w:cs="Times New Roman"/>
              </w:rPr>
              <w:t>Larissa</w:t>
            </w:r>
            <w:r w:rsidR="00697627" w:rsidRPr="00032A5A">
              <w:rPr>
                <w:rFonts w:ascii="Times New Roman" w:hAnsi="Times New Roman" w:cs="Times New Roman"/>
              </w:rPr>
              <w:t>, Thomas</w:t>
            </w:r>
          </w:p>
        </w:tc>
        <w:tc>
          <w:tcPr>
            <w:tcW w:w="4626" w:type="dxa"/>
          </w:tcPr>
          <w:p w14:paraId="055F1F2B" w14:textId="300DD14C" w:rsidR="00591B5B" w:rsidRPr="00032A5A" w:rsidRDefault="00674F7C" w:rsidP="67925E7E">
            <w:pPr>
              <w:spacing w:line="278" w:lineRule="auto"/>
              <w:rPr>
                <w:rFonts w:ascii="Times New Roman" w:hAnsi="Times New Roman" w:cs="Times New Roman"/>
              </w:rPr>
            </w:pPr>
            <w:r w:rsidRPr="00032A5A">
              <w:rPr>
                <w:rFonts w:ascii="Times New Roman" w:hAnsi="Times New Roman" w:cs="Times New Roman"/>
              </w:rPr>
              <w:t>Added Quality Assurance Plan based on feedback</w:t>
            </w:r>
            <w:r w:rsidR="0029115F" w:rsidRPr="00032A5A">
              <w:rPr>
                <w:rFonts w:ascii="Times New Roman" w:hAnsi="Times New Roman" w:cs="Times New Roman"/>
              </w:rPr>
              <w:t xml:space="preserve">, </w:t>
            </w:r>
            <w:r w:rsidR="00B96B00" w:rsidRPr="00032A5A">
              <w:rPr>
                <w:rFonts w:ascii="Times New Roman" w:hAnsi="Times New Roman" w:cs="Times New Roman"/>
              </w:rPr>
              <w:t xml:space="preserve">new network diagram, </w:t>
            </w:r>
            <w:r w:rsidR="00EC2575" w:rsidRPr="00032A5A">
              <w:rPr>
                <w:rFonts w:ascii="Times New Roman" w:hAnsi="Times New Roman" w:cs="Times New Roman"/>
              </w:rPr>
              <w:t xml:space="preserve">some </w:t>
            </w:r>
            <w:r w:rsidR="0017540E" w:rsidRPr="00032A5A">
              <w:rPr>
                <w:rFonts w:ascii="Times New Roman" w:hAnsi="Times New Roman" w:cs="Times New Roman"/>
              </w:rPr>
              <w:t xml:space="preserve">sections moved to </w:t>
            </w:r>
            <w:r w:rsidR="004C3B5B" w:rsidRPr="00032A5A">
              <w:rPr>
                <w:rFonts w:ascii="Times New Roman" w:hAnsi="Times New Roman" w:cs="Times New Roman"/>
              </w:rPr>
              <w:t>more appropriate places</w:t>
            </w:r>
            <w:r w:rsidRPr="00032A5A">
              <w:rPr>
                <w:rFonts w:ascii="Times New Roman" w:hAnsi="Times New Roman" w:cs="Times New Roman"/>
              </w:rPr>
              <w:t>.</w:t>
            </w:r>
          </w:p>
        </w:tc>
      </w:tr>
      <w:tr w:rsidR="0007515C" w:rsidRPr="00032A5A" w14:paraId="2C802979" w14:textId="77777777" w:rsidTr="00032A5A">
        <w:trPr>
          <w:trHeight w:val="300"/>
        </w:trPr>
        <w:tc>
          <w:tcPr>
            <w:tcW w:w="1405" w:type="dxa"/>
          </w:tcPr>
          <w:p w14:paraId="22937BA9" w14:textId="77276228"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06/04/2025</w:t>
            </w:r>
          </w:p>
        </w:tc>
        <w:tc>
          <w:tcPr>
            <w:tcW w:w="1002" w:type="dxa"/>
          </w:tcPr>
          <w:p w14:paraId="0EFBB905" w14:textId="086F8184"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1.9</w:t>
            </w:r>
          </w:p>
        </w:tc>
        <w:tc>
          <w:tcPr>
            <w:tcW w:w="1983" w:type="dxa"/>
          </w:tcPr>
          <w:p w14:paraId="69F5B840" w14:textId="0FD84B99"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Thomas</w:t>
            </w:r>
          </w:p>
        </w:tc>
        <w:tc>
          <w:tcPr>
            <w:tcW w:w="4626" w:type="dxa"/>
          </w:tcPr>
          <w:p w14:paraId="12AA5B60" w14:textId="5C106F19"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 xml:space="preserve">Added </w:t>
            </w:r>
            <w:r w:rsidR="00081661" w:rsidRPr="00032A5A">
              <w:rPr>
                <w:rFonts w:ascii="Times New Roman" w:hAnsi="Times New Roman" w:cs="Times New Roman"/>
              </w:rPr>
              <w:t>Change Mgmt Plan</w:t>
            </w:r>
            <w:r w:rsidR="002C37AB" w:rsidRPr="00032A5A">
              <w:rPr>
                <w:rFonts w:ascii="Times New Roman" w:hAnsi="Times New Roman" w:cs="Times New Roman"/>
              </w:rPr>
              <w:t xml:space="preserve"> and QA Plan.</w:t>
            </w:r>
            <w:r w:rsidR="00FC2EB1" w:rsidRPr="00032A5A">
              <w:rPr>
                <w:rFonts w:ascii="Times New Roman" w:hAnsi="Times New Roman" w:cs="Times New Roman"/>
              </w:rPr>
              <w:t xml:space="preserve"> </w:t>
            </w:r>
            <w:r w:rsidR="002C37AB" w:rsidRPr="00032A5A">
              <w:rPr>
                <w:rFonts w:ascii="Times New Roman" w:hAnsi="Times New Roman" w:cs="Times New Roman"/>
              </w:rPr>
              <w:t>Formatting for appendices</w:t>
            </w:r>
            <w:r w:rsidR="00FC2EB1" w:rsidRPr="00032A5A">
              <w:rPr>
                <w:rFonts w:ascii="Times New Roman" w:hAnsi="Times New Roman" w:cs="Times New Roman"/>
              </w:rPr>
              <w:t>.</w:t>
            </w:r>
            <w:r w:rsidR="00733F01" w:rsidRPr="00032A5A">
              <w:rPr>
                <w:rFonts w:ascii="Times New Roman" w:hAnsi="Times New Roman" w:cs="Times New Roman"/>
              </w:rPr>
              <w:t xml:space="preserve"> Changed </w:t>
            </w:r>
            <w:r w:rsidR="00BE60DA" w:rsidRPr="00032A5A">
              <w:rPr>
                <w:rFonts w:ascii="Times New Roman" w:hAnsi="Times New Roman" w:cs="Times New Roman"/>
              </w:rPr>
              <w:t>all remaining instances of “</w:t>
            </w:r>
            <w:r w:rsidR="006E0684" w:rsidRPr="00032A5A">
              <w:rPr>
                <w:rFonts w:ascii="Times New Roman" w:hAnsi="Times New Roman" w:cs="Times New Roman"/>
              </w:rPr>
              <w:t>Mentor</w:t>
            </w:r>
            <w:r w:rsidR="00BE60DA" w:rsidRPr="00032A5A">
              <w:rPr>
                <w:rFonts w:ascii="Times New Roman" w:hAnsi="Times New Roman" w:cs="Times New Roman"/>
              </w:rPr>
              <w:t>” to “Supervisor”.</w:t>
            </w:r>
          </w:p>
        </w:tc>
      </w:tr>
      <w:tr w:rsidR="00B232CF" w:rsidRPr="00032A5A" w14:paraId="0D34F996" w14:textId="77777777" w:rsidTr="00032A5A">
        <w:trPr>
          <w:trHeight w:val="300"/>
        </w:trPr>
        <w:tc>
          <w:tcPr>
            <w:tcW w:w="1405" w:type="dxa"/>
          </w:tcPr>
          <w:p w14:paraId="304CFB43" w14:textId="3452B740" w:rsidR="00B232CF" w:rsidRPr="00032A5A" w:rsidRDefault="00B232CF" w:rsidP="007E0170">
            <w:pPr>
              <w:spacing w:line="278" w:lineRule="auto"/>
              <w:rPr>
                <w:rFonts w:ascii="Times New Roman" w:hAnsi="Times New Roman" w:cs="Times New Roman"/>
              </w:rPr>
            </w:pPr>
            <w:r w:rsidRPr="00032A5A">
              <w:rPr>
                <w:rFonts w:ascii="Times New Roman" w:hAnsi="Times New Roman" w:cs="Times New Roman"/>
              </w:rPr>
              <w:t>06/04/2025</w:t>
            </w:r>
          </w:p>
        </w:tc>
        <w:tc>
          <w:tcPr>
            <w:tcW w:w="1002" w:type="dxa"/>
          </w:tcPr>
          <w:p w14:paraId="144FF4E9" w14:textId="7CFA227C" w:rsidR="00B232CF" w:rsidRPr="00032A5A" w:rsidRDefault="00B232CF" w:rsidP="007E0170">
            <w:pPr>
              <w:spacing w:line="278" w:lineRule="auto"/>
              <w:rPr>
                <w:rFonts w:ascii="Times New Roman" w:hAnsi="Times New Roman" w:cs="Times New Roman"/>
              </w:rPr>
            </w:pPr>
            <w:r w:rsidRPr="00032A5A">
              <w:rPr>
                <w:rFonts w:ascii="Times New Roman" w:hAnsi="Times New Roman" w:cs="Times New Roman"/>
              </w:rPr>
              <w:t>2.0</w:t>
            </w:r>
          </w:p>
        </w:tc>
        <w:tc>
          <w:tcPr>
            <w:tcW w:w="1983" w:type="dxa"/>
          </w:tcPr>
          <w:p w14:paraId="5A7351A1" w14:textId="06DE754E" w:rsidR="00B232CF" w:rsidRPr="00032A5A" w:rsidRDefault="00B232CF" w:rsidP="007E0170">
            <w:pPr>
              <w:spacing w:line="278" w:lineRule="auto"/>
              <w:rPr>
                <w:rFonts w:ascii="Times New Roman" w:hAnsi="Times New Roman" w:cs="Times New Roman"/>
              </w:rPr>
            </w:pPr>
            <w:r w:rsidRPr="00032A5A">
              <w:rPr>
                <w:rFonts w:ascii="Times New Roman" w:hAnsi="Times New Roman" w:cs="Times New Roman"/>
              </w:rPr>
              <w:t>All Team Members</w:t>
            </w:r>
          </w:p>
        </w:tc>
        <w:tc>
          <w:tcPr>
            <w:tcW w:w="4626" w:type="dxa"/>
          </w:tcPr>
          <w:p w14:paraId="150F762B" w14:textId="5287BDDF" w:rsidR="009C2299" w:rsidRPr="00032A5A" w:rsidRDefault="00B75FD2" w:rsidP="007E0170">
            <w:pPr>
              <w:spacing w:line="278" w:lineRule="auto"/>
              <w:rPr>
                <w:rFonts w:ascii="Times New Roman" w:hAnsi="Times New Roman" w:cs="Times New Roman"/>
              </w:rPr>
            </w:pPr>
            <w:r w:rsidRPr="00032A5A">
              <w:rPr>
                <w:rFonts w:ascii="Times New Roman" w:hAnsi="Times New Roman" w:cs="Times New Roman"/>
              </w:rPr>
              <w:t>Added RTM</w:t>
            </w:r>
            <w:r w:rsidR="00852CF2" w:rsidRPr="00032A5A">
              <w:rPr>
                <w:rFonts w:ascii="Times New Roman" w:hAnsi="Times New Roman" w:cs="Times New Roman"/>
              </w:rPr>
              <w:t>, Client Contract,</w:t>
            </w:r>
            <w:r w:rsidR="002C37AB" w:rsidRPr="00032A5A">
              <w:rPr>
                <w:rFonts w:ascii="Times New Roman" w:hAnsi="Times New Roman" w:cs="Times New Roman"/>
              </w:rPr>
              <w:t xml:space="preserve"> and</w:t>
            </w:r>
            <w:r w:rsidRPr="00032A5A">
              <w:rPr>
                <w:rFonts w:ascii="Times New Roman" w:hAnsi="Times New Roman" w:cs="Times New Roman"/>
              </w:rPr>
              <w:t xml:space="preserve"> </w:t>
            </w:r>
            <w:r w:rsidR="002C37AB" w:rsidRPr="00032A5A">
              <w:rPr>
                <w:rFonts w:ascii="Times New Roman" w:hAnsi="Times New Roman" w:cs="Times New Roman"/>
              </w:rPr>
              <w:t xml:space="preserve">Project Charter. </w:t>
            </w:r>
            <w:r w:rsidR="008333E2" w:rsidRPr="00032A5A">
              <w:rPr>
                <w:rFonts w:ascii="Times New Roman" w:hAnsi="Times New Roman" w:cs="Times New Roman"/>
              </w:rPr>
              <w:t xml:space="preserve">Adjusted </w:t>
            </w:r>
            <w:r w:rsidR="002C37AB" w:rsidRPr="00032A5A">
              <w:rPr>
                <w:rFonts w:ascii="Times New Roman" w:hAnsi="Times New Roman" w:cs="Times New Roman"/>
              </w:rPr>
              <w:t>M</w:t>
            </w:r>
            <w:r w:rsidR="008333E2" w:rsidRPr="00032A5A">
              <w:rPr>
                <w:rFonts w:ascii="Times New Roman" w:hAnsi="Times New Roman" w:cs="Times New Roman"/>
              </w:rPr>
              <w:t>ilestone</w:t>
            </w:r>
            <w:r w:rsidR="00202A16" w:rsidRPr="00032A5A">
              <w:rPr>
                <w:rFonts w:ascii="Times New Roman" w:hAnsi="Times New Roman" w:cs="Times New Roman"/>
              </w:rPr>
              <w:t xml:space="preserve"> Report</w:t>
            </w:r>
            <w:r w:rsidR="008333E2" w:rsidRPr="00032A5A">
              <w:rPr>
                <w:rFonts w:ascii="Times New Roman" w:hAnsi="Times New Roman" w:cs="Times New Roman"/>
              </w:rPr>
              <w:t>,</w:t>
            </w:r>
            <w:r w:rsidR="00F3788C" w:rsidRPr="00032A5A">
              <w:rPr>
                <w:rFonts w:ascii="Times New Roman" w:hAnsi="Times New Roman" w:cs="Times New Roman"/>
              </w:rPr>
              <w:t xml:space="preserve"> </w:t>
            </w:r>
            <w:r w:rsidR="002C37AB" w:rsidRPr="00032A5A">
              <w:rPr>
                <w:rFonts w:ascii="Times New Roman" w:hAnsi="Times New Roman" w:cs="Times New Roman"/>
              </w:rPr>
              <w:t>R</w:t>
            </w:r>
            <w:r w:rsidR="00F3788C" w:rsidRPr="00032A5A">
              <w:rPr>
                <w:rFonts w:ascii="Times New Roman" w:hAnsi="Times New Roman" w:cs="Times New Roman"/>
              </w:rPr>
              <w:t xml:space="preserve">isk </w:t>
            </w:r>
            <w:r w:rsidR="002C37AB" w:rsidRPr="00032A5A">
              <w:rPr>
                <w:rFonts w:ascii="Times New Roman" w:hAnsi="Times New Roman" w:cs="Times New Roman"/>
              </w:rPr>
              <w:t>M</w:t>
            </w:r>
            <w:r w:rsidR="00F3788C" w:rsidRPr="00032A5A">
              <w:rPr>
                <w:rFonts w:ascii="Times New Roman" w:hAnsi="Times New Roman" w:cs="Times New Roman"/>
              </w:rPr>
              <w:t xml:space="preserve">anagement </w:t>
            </w:r>
            <w:r w:rsidR="002C37AB" w:rsidRPr="00032A5A">
              <w:rPr>
                <w:rFonts w:ascii="Times New Roman" w:hAnsi="Times New Roman" w:cs="Times New Roman"/>
              </w:rPr>
              <w:t>P</w:t>
            </w:r>
            <w:r w:rsidR="00F3788C" w:rsidRPr="00032A5A">
              <w:rPr>
                <w:rFonts w:ascii="Times New Roman" w:hAnsi="Times New Roman" w:cs="Times New Roman"/>
              </w:rPr>
              <w:t>lan</w:t>
            </w:r>
            <w:r w:rsidR="002C37AB" w:rsidRPr="00032A5A">
              <w:rPr>
                <w:rFonts w:ascii="Times New Roman" w:hAnsi="Times New Roman" w:cs="Times New Roman"/>
              </w:rPr>
              <w:t xml:space="preserve">, </w:t>
            </w:r>
            <w:r w:rsidR="00854B79" w:rsidRPr="00032A5A">
              <w:rPr>
                <w:rFonts w:ascii="Times New Roman" w:hAnsi="Times New Roman" w:cs="Times New Roman"/>
              </w:rPr>
              <w:t xml:space="preserve">Quality Assurance Plan, Scope Statement, </w:t>
            </w:r>
            <w:r w:rsidR="002C37AB" w:rsidRPr="00032A5A">
              <w:rPr>
                <w:rFonts w:ascii="Times New Roman" w:hAnsi="Times New Roman" w:cs="Times New Roman"/>
              </w:rPr>
              <w:t>and WBS.</w:t>
            </w:r>
            <w:r w:rsidR="00202A16" w:rsidRPr="00032A5A">
              <w:rPr>
                <w:rFonts w:ascii="Times New Roman" w:hAnsi="Times New Roman" w:cs="Times New Roman"/>
              </w:rPr>
              <w:t xml:space="preserve"> </w:t>
            </w:r>
            <w:r w:rsidR="004844A0" w:rsidRPr="00032A5A">
              <w:rPr>
                <w:rFonts w:ascii="Times New Roman" w:hAnsi="Times New Roman" w:cs="Times New Roman"/>
              </w:rPr>
              <w:t xml:space="preserve">Removed all references to </w:t>
            </w:r>
            <w:r w:rsidR="008067A8" w:rsidRPr="00032A5A">
              <w:rPr>
                <w:rFonts w:ascii="Times New Roman" w:hAnsi="Times New Roman" w:cs="Times New Roman"/>
              </w:rPr>
              <w:t>“</w:t>
            </w:r>
            <w:r w:rsidR="004844A0" w:rsidRPr="00032A5A">
              <w:rPr>
                <w:rFonts w:ascii="Times New Roman" w:hAnsi="Times New Roman" w:cs="Times New Roman"/>
              </w:rPr>
              <w:t>sprints</w:t>
            </w:r>
            <w:r w:rsidR="008067A8" w:rsidRPr="00032A5A">
              <w:rPr>
                <w:rFonts w:ascii="Times New Roman" w:hAnsi="Times New Roman" w:cs="Times New Roman"/>
              </w:rPr>
              <w:t>”</w:t>
            </w:r>
            <w:r w:rsidR="000D4975" w:rsidRPr="00032A5A">
              <w:rPr>
                <w:rFonts w:ascii="Times New Roman" w:hAnsi="Times New Roman" w:cs="Times New Roman"/>
              </w:rPr>
              <w:t>, refined RTM</w:t>
            </w:r>
            <w:r w:rsidR="008E7A12" w:rsidRPr="00032A5A">
              <w:rPr>
                <w:rFonts w:ascii="Times New Roman" w:hAnsi="Times New Roman" w:cs="Times New Roman"/>
              </w:rPr>
              <w:t>.</w:t>
            </w:r>
          </w:p>
        </w:tc>
      </w:tr>
      <w:tr w:rsidR="009C2299" w:rsidRPr="00032A5A" w14:paraId="224F61EC" w14:textId="77777777" w:rsidTr="00032A5A">
        <w:trPr>
          <w:trHeight w:val="300"/>
        </w:trPr>
        <w:tc>
          <w:tcPr>
            <w:tcW w:w="1405" w:type="dxa"/>
          </w:tcPr>
          <w:p w14:paraId="2A70A609" w14:textId="3CED605B" w:rsidR="009C2299" w:rsidRPr="00032A5A" w:rsidRDefault="009C2299" w:rsidP="007E0170">
            <w:pPr>
              <w:spacing w:line="278" w:lineRule="auto"/>
              <w:rPr>
                <w:rFonts w:ascii="Times New Roman" w:hAnsi="Times New Roman" w:cs="Times New Roman"/>
              </w:rPr>
            </w:pPr>
            <w:r w:rsidRPr="00032A5A">
              <w:rPr>
                <w:rFonts w:ascii="Times New Roman" w:hAnsi="Times New Roman" w:cs="Times New Roman"/>
              </w:rPr>
              <w:t>09/04/2025</w:t>
            </w:r>
          </w:p>
        </w:tc>
        <w:tc>
          <w:tcPr>
            <w:tcW w:w="1002" w:type="dxa"/>
          </w:tcPr>
          <w:p w14:paraId="3E9E7592" w14:textId="6231DD03" w:rsidR="009C2299" w:rsidRPr="00032A5A" w:rsidRDefault="009C2299" w:rsidP="007E0170">
            <w:pPr>
              <w:spacing w:line="278" w:lineRule="auto"/>
              <w:rPr>
                <w:rFonts w:ascii="Times New Roman" w:hAnsi="Times New Roman" w:cs="Times New Roman"/>
              </w:rPr>
            </w:pPr>
            <w:r w:rsidRPr="00032A5A">
              <w:rPr>
                <w:rFonts w:ascii="Times New Roman" w:hAnsi="Times New Roman" w:cs="Times New Roman"/>
              </w:rPr>
              <w:t>2.1</w:t>
            </w:r>
          </w:p>
        </w:tc>
        <w:tc>
          <w:tcPr>
            <w:tcW w:w="1983" w:type="dxa"/>
          </w:tcPr>
          <w:p w14:paraId="601134C2" w14:textId="52CF18F8" w:rsidR="009C2299" w:rsidRPr="00032A5A" w:rsidRDefault="00DE55FD" w:rsidP="007E0170">
            <w:pPr>
              <w:spacing w:line="278" w:lineRule="auto"/>
              <w:rPr>
                <w:rFonts w:ascii="Times New Roman" w:hAnsi="Times New Roman" w:cs="Times New Roman"/>
              </w:rPr>
            </w:pPr>
            <w:r w:rsidRPr="00032A5A">
              <w:rPr>
                <w:rFonts w:ascii="Times New Roman" w:hAnsi="Times New Roman" w:cs="Times New Roman"/>
              </w:rPr>
              <w:t>Thomas</w:t>
            </w:r>
            <w:r w:rsidR="002B15F1" w:rsidRPr="00032A5A">
              <w:rPr>
                <w:rFonts w:ascii="Times New Roman" w:hAnsi="Times New Roman" w:cs="Times New Roman"/>
              </w:rPr>
              <w:t>, Win</w:t>
            </w:r>
          </w:p>
        </w:tc>
        <w:tc>
          <w:tcPr>
            <w:tcW w:w="4626" w:type="dxa"/>
          </w:tcPr>
          <w:p w14:paraId="0F21E4B3" w14:textId="17FDE2DF" w:rsidR="00C266BD" w:rsidRPr="00032A5A" w:rsidRDefault="009C2299" w:rsidP="00032A5A">
            <w:pPr>
              <w:spacing w:line="278" w:lineRule="auto"/>
              <w:rPr>
                <w:rFonts w:ascii="Times New Roman" w:hAnsi="Times New Roman" w:cs="Times New Roman"/>
              </w:rPr>
            </w:pPr>
            <w:r w:rsidRPr="00032A5A">
              <w:rPr>
                <w:rFonts w:ascii="Times New Roman" w:hAnsi="Times New Roman" w:cs="Times New Roman"/>
              </w:rPr>
              <w:t>Fixed errors: duplicate data, iPerf over D-ITG</w:t>
            </w:r>
            <w:r w:rsidR="00032A5A" w:rsidRPr="00032A5A">
              <w:rPr>
                <w:rFonts w:ascii="Times New Roman" w:hAnsi="Times New Roman" w:cs="Times New Roman"/>
              </w:rPr>
              <w:t xml:space="preserve">, </w:t>
            </w:r>
            <w:r w:rsidR="008E7A12" w:rsidRPr="00032A5A">
              <w:rPr>
                <w:rFonts w:ascii="Times New Roman" w:hAnsi="Times New Roman" w:cs="Times New Roman"/>
              </w:rPr>
              <w:t>“test” over “evaluation”.</w:t>
            </w:r>
            <w:r w:rsidR="00782C9D" w:rsidRPr="00032A5A">
              <w:rPr>
                <w:rFonts w:ascii="Times New Roman" w:hAnsi="Times New Roman" w:cs="Times New Roman"/>
              </w:rPr>
              <w:t xml:space="preserve"> Minor reformatting</w:t>
            </w:r>
            <w:r w:rsidR="00DE55FD" w:rsidRPr="00032A5A">
              <w:rPr>
                <w:rFonts w:ascii="Times New Roman" w:hAnsi="Times New Roman" w:cs="Times New Roman"/>
              </w:rPr>
              <w:t>.</w:t>
            </w:r>
            <w:r w:rsidR="00032A5A" w:rsidRPr="00032A5A">
              <w:rPr>
                <w:rFonts w:ascii="Times New Roman" w:hAnsi="Times New Roman" w:cs="Times New Roman"/>
              </w:rPr>
              <w:t xml:space="preserve"> Added tools comparison and signed client contract.</w:t>
            </w:r>
          </w:p>
        </w:tc>
      </w:tr>
    </w:tbl>
    <w:sdt>
      <w:sdtPr>
        <w:rPr>
          <w:rFonts w:ascii="Aptos" w:eastAsiaTheme="minorEastAsia" w:hAnsi="Aptos" w:cs="Times New Roman"/>
          <w:b w:val="0"/>
          <w:bCs w:val="0"/>
          <w:color w:val="auto"/>
          <w:sz w:val="28"/>
          <w:szCs w:val="28"/>
          <w:lang w:val="en-NZ" w:eastAsia="en-NZ"/>
        </w:rPr>
        <w:id w:val="608863202"/>
        <w:docPartObj>
          <w:docPartGallery w:val="Table of Contents"/>
          <w:docPartUnique/>
        </w:docPartObj>
      </w:sdtPr>
      <w:sdtEndPr>
        <w:rPr>
          <w:sz w:val="21"/>
          <w:szCs w:val="21"/>
        </w:rPr>
      </w:sdtEndPr>
      <w:sdtContent>
        <w:p w14:paraId="337D8C8F" w14:textId="6E0A09C3" w:rsidR="00F3563A" w:rsidRPr="00032A5A" w:rsidRDefault="00F3563A" w:rsidP="00DC3210">
          <w:pPr>
            <w:pStyle w:val="TOCHeading"/>
            <w:rPr>
              <w:rStyle w:val="Heading1Char"/>
              <w:rFonts w:cs="Times New Roman"/>
              <w:lang w:val="en-NZ"/>
            </w:rPr>
          </w:pPr>
          <w:r w:rsidRPr="00032A5A">
            <w:rPr>
              <w:rStyle w:val="Heading1Char"/>
              <w:rFonts w:cs="Times New Roman"/>
              <w:lang w:val="en-NZ"/>
            </w:rPr>
            <w:t>Table of Contents</w:t>
          </w:r>
        </w:p>
        <w:p w14:paraId="3A9D66AC" w14:textId="77777777" w:rsidR="00623B2C" w:rsidRPr="00623B2C" w:rsidRDefault="00F3563A">
          <w:pPr>
            <w:pStyle w:val="TOC1"/>
            <w:tabs>
              <w:tab w:val="right" w:leader="dot" w:pos="9016"/>
            </w:tabs>
            <w:rPr>
              <w:ins w:id="18" w:author="Larissa Goh" w:date="2025-10-08T02:56:00Z" w16du:dateUtc="2025-10-07T13:56:00Z"/>
              <w:rFonts w:ascii="Times New Roman" w:hAnsi="Times New Roman" w:cs="Times New Roman"/>
              <w:noProof/>
              <w:kern w:val="2"/>
              <w:sz w:val="28"/>
              <w:szCs w:val="28"/>
              <w:lang w:eastAsia="ja-JP"/>
              <w14:ligatures w14:val="standardContextual"/>
            </w:rPr>
          </w:pPr>
          <w:ins w:id="19" w:author="Larissa Goh" w:date="2025-10-08T02:56:00Z" w16du:dateUtc="2025-10-07T13:56:00Z">
            <w:r w:rsidRPr="00032A5A">
              <w:rPr>
                <w:rFonts w:ascii="Times New Roman" w:hAnsi="Times New Roman" w:cs="Times New Roman"/>
                <w:szCs w:val="22"/>
              </w:rPr>
              <w:fldChar w:fldCharType="begin"/>
            </w:r>
            <w:r w:rsidRPr="00032A5A">
              <w:rPr>
                <w:rFonts w:ascii="Times New Roman" w:hAnsi="Times New Roman" w:cs="Times New Roman"/>
                <w:szCs w:val="22"/>
              </w:rPr>
              <w:instrText xml:space="preserve"> TOC \o "1-3" \h \z \u </w:instrText>
            </w:r>
            <w:r w:rsidRPr="00032A5A">
              <w:rPr>
                <w:rFonts w:ascii="Times New Roman" w:hAnsi="Times New Roman" w:cs="Times New Roman"/>
                <w:szCs w:val="22"/>
              </w:rPr>
              <w:fldChar w:fldCharType="separate"/>
            </w:r>
            <w:r w:rsidR="00623B2C">
              <w:fldChar w:fldCharType="begin"/>
            </w:r>
            <w:r w:rsidR="00623B2C">
              <w:instrText>HYPERLINK \l "_Toc195128844"</w:instrText>
            </w:r>
            <w:r w:rsidR="00623B2C">
              <w:fldChar w:fldCharType="separate"/>
            </w:r>
            <w:r w:rsidR="00623B2C" w:rsidRPr="00623B2C">
              <w:rPr>
                <w:rStyle w:val="Hyperlink"/>
                <w:rFonts w:ascii="Times New Roman" w:hAnsi="Times New Roman" w:cs="Times New Roman"/>
                <w:noProof/>
                <w:sz w:val="24"/>
                <w:szCs w:val="28"/>
              </w:rPr>
              <w:t>Version Control</w:t>
            </w:r>
            <w:r w:rsidR="00623B2C" w:rsidRPr="00623B2C">
              <w:rPr>
                <w:rFonts w:ascii="Times New Roman" w:hAnsi="Times New Roman" w:cs="Times New Roman"/>
                <w:noProof/>
                <w:webHidden/>
                <w:sz w:val="24"/>
                <w:szCs w:val="28"/>
              </w:rPr>
              <w:tab/>
            </w:r>
            <w:r w:rsidR="00623B2C" w:rsidRPr="00623B2C">
              <w:rPr>
                <w:rFonts w:ascii="Times New Roman" w:hAnsi="Times New Roman" w:cs="Times New Roman"/>
                <w:noProof/>
                <w:webHidden/>
                <w:sz w:val="24"/>
                <w:szCs w:val="28"/>
              </w:rPr>
              <w:fldChar w:fldCharType="begin"/>
            </w:r>
            <w:r w:rsidR="00623B2C" w:rsidRPr="00623B2C">
              <w:rPr>
                <w:rFonts w:ascii="Times New Roman" w:hAnsi="Times New Roman" w:cs="Times New Roman"/>
                <w:noProof/>
                <w:webHidden/>
                <w:sz w:val="24"/>
                <w:szCs w:val="28"/>
              </w:rPr>
              <w:instrText xml:space="preserve"> PAGEREF _Toc195128844 \h </w:instrText>
            </w:r>
            <w:r w:rsidR="00623B2C" w:rsidRPr="00623B2C">
              <w:rPr>
                <w:rFonts w:ascii="Times New Roman" w:hAnsi="Times New Roman" w:cs="Times New Roman"/>
                <w:noProof/>
                <w:webHidden/>
                <w:sz w:val="24"/>
                <w:szCs w:val="28"/>
              </w:rPr>
            </w:r>
            <w:r w:rsidR="00623B2C"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w:t>
            </w:r>
            <w:r w:rsidR="00623B2C" w:rsidRPr="00623B2C">
              <w:rPr>
                <w:rFonts w:ascii="Times New Roman" w:hAnsi="Times New Roman" w:cs="Times New Roman"/>
                <w:noProof/>
                <w:webHidden/>
                <w:sz w:val="24"/>
                <w:szCs w:val="28"/>
              </w:rPr>
              <w:fldChar w:fldCharType="end"/>
            </w:r>
            <w:r w:rsidR="00623B2C">
              <w:fldChar w:fldCharType="end"/>
            </w:r>
          </w:ins>
        </w:p>
        <w:p w14:paraId="43789A3E" w14:textId="77777777" w:rsidR="00623B2C" w:rsidRPr="00623B2C" w:rsidRDefault="00623B2C">
          <w:pPr>
            <w:pStyle w:val="TOC1"/>
            <w:tabs>
              <w:tab w:val="right" w:leader="dot" w:pos="9016"/>
            </w:tabs>
            <w:rPr>
              <w:ins w:id="20" w:author="Larissa Goh" w:date="2025-10-08T02:56:00Z" w16du:dateUtc="2025-10-07T13:56:00Z"/>
              <w:rFonts w:ascii="Times New Roman" w:hAnsi="Times New Roman" w:cs="Times New Roman"/>
              <w:noProof/>
              <w:kern w:val="2"/>
              <w:sz w:val="28"/>
              <w:szCs w:val="28"/>
              <w:lang w:eastAsia="ja-JP"/>
              <w14:ligatures w14:val="standardContextual"/>
            </w:rPr>
          </w:pPr>
          <w:ins w:id="21" w:author="Larissa Goh" w:date="2025-10-08T02:56:00Z" w16du:dateUtc="2025-10-07T13:56:00Z">
            <w:r>
              <w:fldChar w:fldCharType="begin"/>
            </w:r>
            <w:r>
              <w:instrText>HYPERLINK \l "_Toc195128845"</w:instrText>
            </w:r>
            <w:r>
              <w:fldChar w:fldCharType="separate"/>
            </w:r>
            <w:r w:rsidRPr="00623B2C">
              <w:rPr>
                <w:rStyle w:val="Hyperlink"/>
                <w:rFonts w:ascii="Times New Roman" w:hAnsi="Times New Roman" w:cs="Times New Roman"/>
                <w:noProof/>
                <w:sz w:val="24"/>
                <w:szCs w:val="28"/>
              </w:rPr>
              <w:t>Executive Summary</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w:t>
            </w:r>
            <w:r w:rsidRPr="00623B2C">
              <w:rPr>
                <w:rFonts w:ascii="Times New Roman" w:hAnsi="Times New Roman" w:cs="Times New Roman"/>
                <w:noProof/>
                <w:webHidden/>
                <w:sz w:val="24"/>
                <w:szCs w:val="28"/>
              </w:rPr>
              <w:fldChar w:fldCharType="end"/>
            </w:r>
            <w:r>
              <w:fldChar w:fldCharType="end"/>
            </w:r>
          </w:ins>
        </w:p>
        <w:p w14:paraId="04C21A7D" w14:textId="77777777" w:rsidR="00623B2C" w:rsidRPr="00623B2C" w:rsidRDefault="00623B2C">
          <w:pPr>
            <w:pStyle w:val="TOC1"/>
            <w:tabs>
              <w:tab w:val="right" w:leader="dot" w:pos="9016"/>
            </w:tabs>
            <w:rPr>
              <w:ins w:id="22" w:author="Larissa Goh" w:date="2025-10-08T02:56:00Z" w16du:dateUtc="2025-10-07T13:56:00Z"/>
              <w:rFonts w:ascii="Times New Roman" w:hAnsi="Times New Roman" w:cs="Times New Roman"/>
              <w:noProof/>
              <w:kern w:val="2"/>
              <w:sz w:val="28"/>
              <w:szCs w:val="28"/>
              <w:lang w:eastAsia="ja-JP"/>
              <w14:ligatures w14:val="standardContextual"/>
            </w:rPr>
          </w:pPr>
          <w:ins w:id="23" w:author="Larissa Goh" w:date="2025-10-08T02:56:00Z" w16du:dateUtc="2025-10-07T13:56:00Z">
            <w:r>
              <w:fldChar w:fldCharType="begin"/>
            </w:r>
            <w:r>
              <w:instrText>HYPERLINK \l "_Toc195128846"</w:instrText>
            </w:r>
            <w:r>
              <w:fldChar w:fldCharType="separate"/>
            </w:r>
            <w:r w:rsidRPr="00623B2C">
              <w:rPr>
                <w:rStyle w:val="Hyperlink"/>
                <w:rFonts w:ascii="Times New Roman" w:hAnsi="Times New Roman" w:cs="Times New Roman"/>
                <w:noProof/>
                <w:sz w:val="24"/>
                <w:szCs w:val="28"/>
              </w:rPr>
              <w:t>Terms of Reference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w:t>
            </w:r>
            <w:r w:rsidRPr="00623B2C">
              <w:rPr>
                <w:rFonts w:ascii="Times New Roman" w:hAnsi="Times New Roman" w:cs="Times New Roman"/>
                <w:noProof/>
                <w:webHidden/>
                <w:sz w:val="24"/>
                <w:szCs w:val="28"/>
              </w:rPr>
              <w:fldChar w:fldCharType="end"/>
            </w:r>
            <w:r>
              <w:fldChar w:fldCharType="end"/>
            </w:r>
          </w:ins>
        </w:p>
        <w:p w14:paraId="257ED859" w14:textId="77777777" w:rsidR="00623B2C" w:rsidRPr="00623B2C" w:rsidRDefault="00623B2C">
          <w:pPr>
            <w:pStyle w:val="TOC1"/>
            <w:tabs>
              <w:tab w:val="right" w:leader="dot" w:pos="9016"/>
            </w:tabs>
            <w:rPr>
              <w:ins w:id="24" w:author="Larissa Goh" w:date="2025-10-08T02:56:00Z" w16du:dateUtc="2025-10-07T13:56:00Z"/>
              <w:rFonts w:ascii="Times New Roman" w:hAnsi="Times New Roman" w:cs="Times New Roman"/>
              <w:noProof/>
              <w:kern w:val="2"/>
              <w:sz w:val="28"/>
              <w:szCs w:val="28"/>
              <w:lang w:eastAsia="ja-JP"/>
              <w14:ligatures w14:val="standardContextual"/>
            </w:rPr>
          </w:pPr>
          <w:ins w:id="25" w:author="Larissa Goh" w:date="2025-10-08T02:56:00Z" w16du:dateUtc="2025-10-07T13:56:00Z">
            <w:r>
              <w:fldChar w:fldCharType="begin"/>
            </w:r>
            <w:r>
              <w:instrText>HYPERLINK \l "_Toc195128847"</w:instrText>
            </w:r>
            <w:r>
              <w:fldChar w:fldCharType="separate"/>
            </w:r>
            <w:r w:rsidRPr="00623B2C">
              <w:rPr>
                <w:rStyle w:val="Hyperlink"/>
                <w:rFonts w:ascii="Times New Roman" w:hAnsi="Times New Roman" w:cs="Times New Roman"/>
                <w:noProof/>
                <w:sz w:val="24"/>
                <w:szCs w:val="28"/>
              </w:rPr>
              <w:t>Project Objectives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w:t>
            </w:r>
            <w:r w:rsidRPr="00623B2C">
              <w:rPr>
                <w:rFonts w:ascii="Times New Roman" w:hAnsi="Times New Roman" w:cs="Times New Roman"/>
                <w:noProof/>
                <w:webHidden/>
                <w:sz w:val="24"/>
                <w:szCs w:val="28"/>
              </w:rPr>
              <w:fldChar w:fldCharType="end"/>
            </w:r>
            <w:r>
              <w:fldChar w:fldCharType="end"/>
            </w:r>
          </w:ins>
        </w:p>
        <w:p w14:paraId="0E3E84E2" w14:textId="77777777" w:rsidR="00623B2C" w:rsidRPr="00623B2C" w:rsidRDefault="00623B2C">
          <w:pPr>
            <w:pStyle w:val="TOC1"/>
            <w:tabs>
              <w:tab w:val="right" w:leader="dot" w:pos="9016"/>
            </w:tabs>
            <w:rPr>
              <w:ins w:id="26" w:author="Larissa Goh" w:date="2025-10-08T02:56:00Z" w16du:dateUtc="2025-10-07T13:56:00Z"/>
              <w:rFonts w:ascii="Times New Roman" w:hAnsi="Times New Roman" w:cs="Times New Roman"/>
              <w:noProof/>
              <w:kern w:val="2"/>
              <w:sz w:val="28"/>
              <w:szCs w:val="28"/>
              <w:lang w:eastAsia="ja-JP"/>
              <w14:ligatures w14:val="standardContextual"/>
            </w:rPr>
          </w:pPr>
          <w:ins w:id="27" w:author="Larissa Goh" w:date="2025-10-08T02:56:00Z" w16du:dateUtc="2025-10-07T13:56:00Z">
            <w:r>
              <w:fldChar w:fldCharType="begin"/>
            </w:r>
            <w:r>
              <w:instrText>HYPERLINK \l "_Toc195128848"</w:instrText>
            </w:r>
            <w:r>
              <w:fldChar w:fldCharType="separate"/>
            </w:r>
            <w:r w:rsidRPr="00623B2C">
              <w:rPr>
                <w:rStyle w:val="Hyperlink"/>
                <w:rFonts w:ascii="Times New Roman" w:hAnsi="Times New Roman" w:cs="Times New Roman"/>
                <w:noProof/>
                <w:sz w:val="24"/>
                <w:szCs w:val="28"/>
              </w:rPr>
              <w:t>Rationale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r>
              <w:fldChar w:fldCharType="end"/>
            </w:r>
          </w:ins>
        </w:p>
        <w:p w14:paraId="0F7C8E92" w14:textId="77777777" w:rsidR="00623B2C" w:rsidRPr="00623B2C" w:rsidRDefault="00623B2C">
          <w:pPr>
            <w:pStyle w:val="TOC1"/>
            <w:tabs>
              <w:tab w:val="right" w:leader="dot" w:pos="9016"/>
            </w:tabs>
            <w:rPr>
              <w:ins w:id="28" w:author="Larissa Goh" w:date="2025-10-08T02:56:00Z" w16du:dateUtc="2025-10-07T13:56:00Z"/>
              <w:rFonts w:ascii="Times New Roman" w:hAnsi="Times New Roman" w:cs="Times New Roman"/>
              <w:noProof/>
              <w:kern w:val="2"/>
              <w:sz w:val="28"/>
              <w:szCs w:val="28"/>
              <w:lang w:eastAsia="ja-JP"/>
              <w14:ligatures w14:val="standardContextual"/>
            </w:rPr>
          </w:pPr>
          <w:ins w:id="29" w:author="Larissa Goh" w:date="2025-10-08T02:56:00Z" w16du:dateUtc="2025-10-07T13:56:00Z">
            <w:r>
              <w:fldChar w:fldCharType="begin"/>
            </w:r>
            <w:r>
              <w:instrText>HYPERLINK \l "_Toc195128849"</w:instrText>
            </w:r>
            <w:r>
              <w:fldChar w:fldCharType="separate"/>
            </w:r>
            <w:r w:rsidRPr="00623B2C">
              <w:rPr>
                <w:rStyle w:val="Hyperlink"/>
                <w:rFonts w:ascii="Times New Roman" w:hAnsi="Times New Roman" w:cs="Times New Roman"/>
                <w:noProof/>
                <w:sz w:val="24"/>
                <w:szCs w:val="28"/>
              </w:rPr>
              <w:t>Project Scope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r>
              <w:fldChar w:fldCharType="end"/>
            </w:r>
          </w:ins>
        </w:p>
        <w:p w14:paraId="387640EB" w14:textId="77777777" w:rsidR="00623B2C" w:rsidRPr="00623B2C" w:rsidRDefault="00623B2C">
          <w:pPr>
            <w:pStyle w:val="TOC2"/>
            <w:tabs>
              <w:tab w:val="right" w:leader="dot" w:pos="9016"/>
            </w:tabs>
            <w:rPr>
              <w:ins w:id="30" w:author="Larissa Goh" w:date="2025-10-08T02:56:00Z" w16du:dateUtc="2025-10-07T13:56:00Z"/>
              <w:rFonts w:ascii="Times New Roman" w:hAnsi="Times New Roman" w:cs="Times New Roman"/>
              <w:noProof/>
              <w:kern w:val="2"/>
              <w:sz w:val="28"/>
              <w:szCs w:val="28"/>
              <w:lang w:eastAsia="ja-JP"/>
              <w14:ligatures w14:val="standardContextual"/>
            </w:rPr>
          </w:pPr>
          <w:ins w:id="31" w:author="Larissa Goh" w:date="2025-10-08T02:56:00Z" w16du:dateUtc="2025-10-07T13:56:00Z">
            <w:r>
              <w:fldChar w:fldCharType="begin"/>
            </w:r>
            <w:r>
              <w:instrText>HYPERLINK \l "_Toc195128850"</w:instrText>
            </w:r>
            <w:r>
              <w:fldChar w:fldCharType="separate"/>
            </w:r>
            <w:r w:rsidRPr="00623B2C">
              <w:rPr>
                <w:rStyle w:val="Hyperlink"/>
                <w:rFonts w:ascii="Times New Roman" w:hAnsi="Times New Roman" w:cs="Times New Roman"/>
                <w:noProof/>
                <w:sz w:val="24"/>
                <w:szCs w:val="28"/>
              </w:rPr>
              <w:t>Out of Scope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r>
              <w:fldChar w:fldCharType="end"/>
            </w:r>
          </w:ins>
        </w:p>
        <w:p w14:paraId="2BA554F5" w14:textId="77777777" w:rsidR="00623B2C" w:rsidRPr="00623B2C" w:rsidRDefault="00623B2C">
          <w:pPr>
            <w:pStyle w:val="TOC2"/>
            <w:tabs>
              <w:tab w:val="right" w:leader="dot" w:pos="9016"/>
            </w:tabs>
            <w:rPr>
              <w:ins w:id="32" w:author="Larissa Goh" w:date="2025-10-08T02:56:00Z" w16du:dateUtc="2025-10-07T13:56:00Z"/>
              <w:rFonts w:ascii="Times New Roman" w:hAnsi="Times New Roman" w:cs="Times New Roman"/>
              <w:noProof/>
              <w:kern w:val="2"/>
              <w:sz w:val="28"/>
              <w:szCs w:val="28"/>
              <w:lang w:eastAsia="ja-JP"/>
              <w14:ligatures w14:val="standardContextual"/>
            </w:rPr>
          </w:pPr>
          <w:ins w:id="33" w:author="Larissa Goh" w:date="2025-10-08T02:56:00Z" w16du:dateUtc="2025-10-07T13:56:00Z">
            <w:r>
              <w:fldChar w:fldCharType="begin"/>
            </w:r>
            <w:r>
              <w:instrText>HYPERLINK \l "_Toc195128851"</w:instrText>
            </w:r>
            <w:r>
              <w:fldChar w:fldCharType="separate"/>
            </w:r>
            <w:r w:rsidRPr="00623B2C">
              <w:rPr>
                <w:rStyle w:val="Hyperlink"/>
                <w:rFonts w:ascii="Times New Roman" w:hAnsi="Times New Roman" w:cs="Times New Roman"/>
                <w:noProof/>
                <w:sz w:val="24"/>
                <w:szCs w:val="28"/>
              </w:rPr>
              <w:t>Key Stakeholders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r>
              <w:fldChar w:fldCharType="end"/>
            </w:r>
          </w:ins>
        </w:p>
        <w:p w14:paraId="00B90FD4" w14:textId="77777777" w:rsidR="00623B2C" w:rsidRPr="00623B2C" w:rsidRDefault="00623B2C">
          <w:pPr>
            <w:pStyle w:val="TOC2"/>
            <w:tabs>
              <w:tab w:val="right" w:leader="dot" w:pos="9016"/>
            </w:tabs>
            <w:rPr>
              <w:ins w:id="34" w:author="Larissa Goh" w:date="2025-10-08T02:56:00Z" w16du:dateUtc="2025-10-07T13:56:00Z"/>
              <w:rFonts w:ascii="Times New Roman" w:hAnsi="Times New Roman" w:cs="Times New Roman"/>
              <w:noProof/>
              <w:kern w:val="2"/>
              <w:sz w:val="28"/>
              <w:szCs w:val="28"/>
              <w:lang w:eastAsia="ja-JP"/>
              <w14:ligatures w14:val="standardContextual"/>
            </w:rPr>
          </w:pPr>
          <w:ins w:id="35" w:author="Larissa Goh" w:date="2025-10-08T02:56:00Z" w16du:dateUtc="2025-10-07T13:56:00Z">
            <w:r>
              <w:fldChar w:fldCharType="begin"/>
            </w:r>
            <w:r>
              <w:instrText>HYPERLINK \l "_Toc195128852"</w:instrText>
            </w:r>
            <w:r>
              <w:fldChar w:fldCharType="separate"/>
            </w:r>
            <w:r w:rsidRPr="00623B2C">
              <w:rPr>
                <w:rStyle w:val="Hyperlink"/>
                <w:rFonts w:ascii="Times New Roman" w:hAnsi="Times New Roman" w:cs="Times New Roman"/>
                <w:noProof/>
                <w:sz w:val="24"/>
                <w:szCs w:val="28"/>
              </w:rPr>
              <w:t>Project Feasibility</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7</w:t>
            </w:r>
            <w:r w:rsidRPr="00623B2C">
              <w:rPr>
                <w:rFonts w:ascii="Times New Roman" w:hAnsi="Times New Roman" w:cs="Times New Roman"/>
                <w:noProof/>
                <w:webHidden/>
                <w:sz w:val="24"/>
                <w:szCs w:val="28"/>
              </w:rPr>
              <w:fldChar w:fldCharType="end"/>
            </w:r>
            <w:r>
              <w:fldChar w:fldCharType="end"/>
            </w:r>
          </w:ins>
        </w:p>
        <w:p w14:paraId="56A0DCCE" w14:textId="77777777" w:rsidR="00623B2C" w:rsidRPr="00623B2C" w:rsidRDefault="00623B2C">
          <w:pPr>
            <w:pStyle w:val="TOC2"/>
            <w:tabs>
              <w:tab w:val="right" w:leader="dot" w:pos="9016"/>
            </w:tabs>
            <w:rPr>
              <w:ins w:id="36" w:author="Larissa Goh" w:date="2025-10-08T02:56:00Z" w16du:dateUtc="2025-10-07T13:56:00Z"/>
              <w:rFonts w:ascii="Times New Roman" w:hAnsi="Times New Roman" w:cs="Times New Roman"/>
              <w:noProof/>
              <w:kern w:val="2"/>
              <w:sz w:val="28"/>
              <w:szCs w:val="28"/>
              <w:lang w:eastAsia="ja-JP"/>
              <w14:ligatures w14:val="standardContextual"/>
            </w:rPr>
          </w:pPr>
          <w:ins w:id="37" w:author="Larissa Goh" w:date="2025-10-08T02:56:00Z" w16du:dateUtc="2025-10-07T13:56:00Z">
            <w:r>
              <w:fldChar w:fldCharType="begin"/>
            </w:r>
            <w:r>
              <w:instrText>HYPERLINK \l "_Toc195128853"</w:instrText>
            </w:r>
            <w:r>
              <w:fldChar w:fldCharType="separate"/>
            </w:r>
            <w:r w:rsidRPr="00623B2C">
              <w:rPr>
                <w:rStyle w:val="Hyperlink"/>
                <w:rFonts w:ascii="Times New Roman" w:hAnsi="Times New Roman" w:cs="Times New Roman"/>
                <w:noProof/>
                <w:sz w:val="24"/>
                <w:szCs w:val="28"/>
              </w:rPr>
              <w:t>Project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8</w:t>
            </w:r>
            <w:r w:rsidRPr="00623B2C">
              <w:rPr>
                <w:rFonts w:ascii="Times New Roman" w:hAnsi="Times New Roman" w:cs="Times New Roman"/>
                <w:noProof/>
                <w:webHidden/>
                <w:sz w:val="24"/>
                <w:szCs w:val="28"/>
              </w:rPr>
              <w:fldChar w:fldCharType="end"/>
            </w:r>
            <w:r>
              <w:fldChar w:fldCharType="end"/>
            </w:r>
          </w:ins>
        </w:p>
        <w:p w14:paraId="7443ABCB" w14:textId="77777777" w:rsidR="00623B2C" w:rsidRPr="00623B2C" w:rsidRDefault="00623B2C">
          <w:pPr>
            <w:pStyle w:val="TOC2"/>
            <w:tabs>
              <w:tab w:val="right" w:leader="dot" w:pos="9016"/>
            </w:tabs>
            <w:rPr>
              <w:ins w:id="38" w:author="Larissa Goh" w:date="2025-10-08T02:56:00Z" w16du:dateUtc="2025-10-07T13:56:00Z"/>
              <w:rFonts w:ascii="Times New Roman" w:hAnsi="Times New Roman" w:cs="Times New Roman"/>
              <w:noProof/>
              <w:kern w:val="2"/>
              <w:sz w:val="28"/>
              <w:szCs w:val="28"/>
              <w:lang w:eastAsia="ja-JP"/>
              <w14:ligatures w14:val="standardContextual"/>
            </w:rPr>
          </w:pPr>
          <w:ins w:id="39" w:author="Larissa Goh" w:date="2025-10-08T02:56:00Z" w16du:dateUtc="2025-10-07T13:56:00Z">
            <w:r>
              <w:fldChar w:fldCharType="begin"/>
            </w:r>
            <w:r>
              <w:instrText>HYPERLINK \l "_Toc195128854"</w:instrText>
            </w:r>
            <w:r>
              <w:fldChar w:fldCharType="separate"/>
            </w:r>
            <w:r w:rsidRPr="00623B2C">
              <w:rPr>
                <w:rStyle w:val="Hyperlink"/>
                <w:rFonts w:ascii="Times New Roman" w:hAnsi="Times New Roman" w:cs="Times New Roman"/>
                <w:noProof/>
                <w:sz w:val="24"/>
                <w:szCs w:val="28"/>
              </w:rPr>
              <w:t>Estimated Costs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r>
              <w:fldChar w:fldCharType="end"/>
            </w:r>
          </w:ins>
        </w:p>
        <w:p w14:paraId="632271B2" w14:textId="77777777" w:rsidR="00623B2C" w:rsidRPr="00623B2C" w:rsidRDefault="00623B2C">
          <w:pPr>
            <w:pStyle w:val="TOC2"/>
            <w:tabs>
              <w:tab w:val="right" w:leader="dot" w:pos="9016"/>
            </w:tabs>
            <w:rPr>
              <w:ins w:id="40" w:author="Larissa Goh" w:date="2025-10-08T02:56:00Z" w16du:dateUtc="2025-10-07T13:56:00Z"/>
              <w:rFonts w:ascii="Times New Roman" w:hAnsi="Times New Roman" w:cs="Times New Roman"/>
              <w:noProof/>
              <w:kern w:val="2"/>
              <w:sz w:val="28"/>
              <w:szCs w:val="28"/>
              <w:lang w:eastAsia="ja-JP"/>
              <w14:ligatures w14:val="standardContextual"/>
            </w:rPr>
          </w:pPr>
          <w:ins w:id="41" w:author="Larissa Goh" w:date="2025-10-08T02:56:00Z" w16du:dateUtc="2025-10-07T13:56:00Z">
            <w:r>
              <w:fldChar w:fldCharType="begin"/>
            </w:r>
            <w:r>
              <w:instrText>HYPERLINK \l "_Toc195128855"</w:instrText>
            </w:r>
            <w:r>
              <w:fldChar w:fldCharType="separate"/>
            </w:r>
            <w:r w:rsidRPr="00623B2C">
              <w:rPr>
                <w:rStyle w:val="Hyperlink"/>
                <w:rFonts w:ascii="Times New Roman" w:hAnsi="Times New Roman" w:cs="Times New Roman"/>
                <w:noProof/>
                <w:sz w:val="24"/>
                <w:szCs w:val="28"/>
              </w:rPr>
              <w:t>Labour Breakdown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r>
              <w:fldChar w:fldCharType="end"/>
            </w:r>
          </w:ins>
        </w:p>
        <w:p w14:paraId="3B70A9AF" w14:textId="77777777" w:rsidR="00623B2C" w:rsidRPr="00623B2C" w:rsidRDefault="00623B2C">
          <w:pPr>
            <w:pStyle w:val="TOC2"/>
            <w:tabs>
              <w:tab w:val="right" w:leader="dot" w:pos="9016"/>
            </w:tabs>
            <w:rPr>
              <w:ins w:id="42" w:author="Larissa Goh" w:date="2025-10-08T02:56:00Z" w16du:dateUtc="2025-10-07T13:56:00Z"/>
              <w:rFonts w:ascii="Times New Roman" w:hAnsi="Times New Roman" w:cs="Times New Roman"/>
              <w:noProof/>
              <w:kern w:val="2"/>
              <w:sz w:val="28"/>
              <w:szCs w:val="28"/>
              <w:lang w:eastAsia="ja-JP"/>
              <w14:ligatures w14:val="standardContextual"/>
            </w:rPr>
          </w:pPr>
          <w:ins w:id="43" w:author="Larissa Goh" w:date="2025-10-08T02:56:00Z" w16du:dateUtc="2025-10-07T13:56:00Z">
            <w:r>
              <w:fldChar w:fldCharType="begin"/>
            </w:r>
            <w:r>
              <w:instrText>HYPERLINK \l "_Toc195128856"</w:instrText>
            </w:r>
            <w:r>
              <w:fldChar w:fldCharType="separate"/>
            </w:r>
            <w:r w:rsidRPr="00623B2C">
              <w:rPr>
                <w:rStyle w:val="Hyperlink"/>
                <w:rFonts w:ascii="Times New Roman" w:hAnsi="Times New Roman" w:cs="Times New Roman"/>
                <w:noProof/>
                <w:sz w:val="24"/>
                <w:szCs w:val="28"/>
              </w:rPr>
              <w:t>Skills Analysis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r>
              <w:fldChar w:fldCharType="end"/>
            </w:r>
          </w:ins>
        </w:p>
        <w:p w14:paraId="6C2A6741" w14:textId="77777777" w:rsidR="00623B2C" w:rsidRPr="00623B2C" w:rsidRDefault="00623B2C">
          <w:pPr>
            <w:pStyle w:val="TOC2"/>
            <w:tabs>
              <w:tab w:val="right" w:leader="dot" w:pos="9016"/>
            </w:tabs>
            <w:rPr>
              <w:ins w:id="44" w:author="Larissa Goh" w:date="2025-10-08T02:56:00Z" w16du:dateUtc="2025-10-07T13:56:00Z"/>
              <w:rFonts w:ascii="Times New Roman" w:hAnsi="Times New Roman" w:cs="Times New Roman"/>
              <w:noProof/>
              <w:kern w:val="2"/>
              <w:sz w:val="28"/>
              <w:szCs w:val="28"/>
              <w:lang w:eastAsia="ja-JP"/>
              <w14:ligatures w14:val="standardContextual"/>
            </w:rPr>
          </w:pPr>
          <w:ins w:id="45" w:author="Larissa Goh" w:date="2025-10-08T02:56:00Z" w16du:dateUtc="2025-10-07T13:56:00Z">
            <w:r>
              <w:fldChar w:fldCharType="begin"/>
            </w:r>
            <w:r>
              <w:instrText>HYPERLINK \l "_Toc195128857"</w:instrText>
            </w:r>
            <w:r>
              <w:fldChar w:fldCharType="separate"/>
            </w:r>
            <w:r w:rsidRPr="00623B2C">
              <w:rPr>
                <w:rStyle w:val="Hyperlink"/>
                <w:rFonts w:ascii="Times New Roman" w:hAnsi="Times New Roman" w:cs="Times New Roman"/>
                <w:noProof/>
                <w:sz w:val="24"/>
                <w:szCs w:val="28"/>
              </w:rPr>
              <w:t>Upskilling Plan Schedule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r>
              <w:fldChar w:fldCharType="end"/>
            </w:r>
          </w:ins>
        </w:p>
        <w:p w14:paraId="31C809CC" w14:textId="77777777" w:rsidR="00623B2C" w:rsidRPr="00623B2C" w:rsidRDefault="00623B2C">
          <w:pPr>
            <w:pStyle w:val="TOC2"/>
            <w:tabs>
              <w:tab w:val="right" w:leader="dot" w:pos="9016"/>
            </w:tabs>
            <w:rPr>
              <w:ins w:id="46" w:author="Larissa Goh" w:date="2025-10-08T02:56:00Z" w16du:dateUtc="2025-10-07T13:56:00Z"/>
              <w:rFonts w:ascii="Times New Roman" w:hAnsi="Times New Roman" w:cs="Times New Roman"/>
              <w:noProof/>
              <w:kern w:val="2"/>
              <w:sz w:val="28"/>
              <w:szCs w:val="28"/>
              <w:lang w:eastAsia="ja-JP"/>
              <w14:ligatures w14:val="standardContextual"/>
            </w:rPr>
          </w:pPr>
          <w:ins w:id="47" w:author="Larissa Goh" w:date="2025-10-08T02:56:00Z" w16du:dateUtc="2025-10-07T13:56:00Z">
            <w:r>
              <w:fldChar w:fldCharType="begin"/>
            </w:r>
            <w:r>
              <w:instrText>HYPERLINK \l "_Toc195128858"</w:instrText>
            </w:r>
            <w:r>
              <w:fldChar w:fldCharType="separate"/>
            </w:r>
            <w:r w:rsidRPr="00623B2C">
              <w:rPr>
                <w:rStyle w:val="Hyperlink"/>
                <w:rFonts w:ascii="Times New Roman" w:hAnsi="Times New Roman" w:cs="Times New Roman"/>
                <w:noProof/>
                <w:sz w:val="24"/>
                <w:szCs w:val="28"/>
              </w:rPr>
              <w:t>Requirement Traceability Matrix</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r>
              <w:fldChar w:fldCharType="end"/>
            </w:r>
          </w:ins>
        </w:p>
        <w:p w14:paraId="622CA136" w14:textId="77777777" w:rsidR="00623B2C" w:rsidRPr="00623B2C" w:rsidRDefault="00623B2C">
          <w:pPr>
            <w:pStyle w:val="TOC2"/>
            <w:tabs>
              <w:tab w:val="right" w:leader="dot" w:pos="9016"/>
            </w:tabs>
            <w:rPr>
              <w:ins w:id="48" w:author="Larissa Goh" w:date="2025-10-08T02:56:00Z" w16du:dateUtc="2025-10-07T13:56:00Z"/>
              <w:rFonts w:ascii="Times New Roman" w:hAnsi="Times New Roman" w:cs="Times New Roman"/>
              <w:noProof/>
              <w:kern w:val="2"/>
              <w:sz w:val="28"/>
              <w:szCs w:val="28"/>
              <w:lang w:eastAsia="ja-JP"/>
              <w14:ligatures w14:val="standardContextual"/>
            </w:rPr>
          </w:pPr>
          <w:ins w:id="49" w:author="Larissa Goh" w:date="2025-10-08T02:56:00Z" w16du:dateUtc="2025-10-07T13:56:00Z">
            <w:r>
              <w:fldChar w:fldCharType="begin"/>
            </w:r>
            <w:r>
              <w:instrText>HYPERLINK \l "_Toc195128859"</w:instrText>
            </w:r>
            <w:r>
              <w:fldChar w:fldCharType="separate"/>
            </w:r>
            <w:r w:rsidRPr="00623B2C">
              <w:rPr>
                <w:rStyle w:val="Hyperlink"/>
                <w:rFonts w:ascii="Times New Roman" w:hAnsi="Times New Roman" w:cs="Times New Roman"/>
                <w:noProof/>
                <w:sz w:val="24"/>
                <w:szCs w:val="28"/>
              </w:rPr>
              <w:t>Deliverables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11</w:t>
            </w:r>
            <w:r w:rsidRPr="00623B2C">
              <w:rPr>
                <w:rFonts w:ascii="Times New Roman" w:hAnsi="Times New Roman" w:cs="Times New Roman"/>
                <w:noProof/>
                <w:webHidden/>
                <w:sz w:val="24"/>
                <w:szCs w:val="28"/>
              </w:rPr>
              <w:fldChar w:fldCharType="end"/>
            </w:r>
            <w:r>
              <w:fldChar w:fldCharType="end"/>
            </w:r>
          </w:ins>
        </w:p>
        <w:p w14:paraId="6531871B" w14:textId="77777777" w:rsidR="00623B2C" w:rsidRPr="00623B2C" w:rsidRDefault="00623B2C">
          <w:pPr>
            <w:pStyle w:val="TOC2"/>
            <w:tabs>
              <w:tab w:val="right" w:leader="dot" w:pos="9016"/>
            </w:tabs>
            <w:rPr>
              <w:ins w:id="50" w:author="Larissa Goh" w:date="2025-10-08T02:56:00Z" w16du:dateUtc="2025-10-07T13:56:00Z"/>
              <w:rFonts w:ascii="Times New Roman" w:hAnsi="Times New Roman" w:cs="Times New Roman"/>
              <w:noProof/>
              <w:kern w:val="2"/>
              <w:sz w:val="28"/>
              <w:szCs w:val="28"/>
              <w:lang w:eastAsia="ja-JP"/>
              <w14:ligatures w14:val="standardContextual"/>
            </w:rPr>
          </w:pPr>
          <w:ins w:id="51" w:author="Larissa Goh" w:date="2025-10-08T02:56:00Z" w16du:dateUtc="2025-10-07T13:56:00Z">
            <w:r>
              <w:fldChar w:fldCharType="begin"/>
            </w:r>
            <w:r>
              <w:instrText>HYPERLINK \l "_Toc195128860"</w:instrText>
            </w:r>
            <w:r>
              <w:fldChar w:fldCharType="separate"/>
            </w:r>
            <w:r w:rsidRPr="00623B2C">
              <w:rPr>
                <w:rStyle w:val="Hyperlink"/>
                <w:rFonts w:ascii="Times New Roman" w:hAnsi="Times New Roman" w:cs="Times New Roman"/>
                <w:noProof/>
                <w:sz w:val="24"/>
                <w:szCs w:val="28"/>
              </w:rPr>
              <w:t>Success Criteria</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11</w:t>
            </w:r>
            <w:r w:rsidRPr="00623B2C">
              <w:rPr>
                <w:rFonts w:ascii="Times New Roman" w:hAnsi="Times New Roman" w:cs="Times New Roman"/>
                <w:noProof/>
                <w:webHidden/>
                <w:sz w:val="24"/>
                <w:szCs w:val="28"/>
              </w:rPr>
              <w:fldChar w:fldCharType="end"/>
            </w:r>
            <w:r>
              <w:fldChar w:fldCharType="end"/>
            </w:r>
          </w:ins>
        </w:p>
        <w:p w14:paraId="381905A1" w14:textId="77777777" w:rsidR="00623B2C" w:rsidRPr="00623B2C" w:rsidRDefault="00623B2C">
          <w:pPr>
            <w:pStyle w:val="TOC1"/>
            <w:tabs>
              <w:tab w:val="right" w:leader="dot" w:pos="9016"/>
            </w:tabs>
            <w:rPr>
              <w:ins w:id="52" w:author="Larissa Goh" w:date="2025-10-08T02:56:00Z" w16du:dateUtc="2025-10-07T13:56:00Z"/>
              <w:rFonts w:ascii="Times New Roman" w:hAnsi="Times New Roman" w:cs="Times New Roman"/>
              <w:noProof/>
              <w:kern w:val="2"/>
              <w:sz w:val="28"/>
              <w:szCs w:val="28"/>
              <w:lang w:eastAsia="ja-JP"/>
              <w14:ligatures w14:val="standardContextual"/>
            </w:rPr>
          </w:pPr>
          <w:ins w:id="53" w:author="Larissa Goh" w:date="2025-10-08T02:56:00Z" w16du:dateUtc="2025-10-07T13:56:00Z">
            <w:r>
              <w:fldChar w:fldCharType="begin"/>
            </w:r>
            <w:r>
              <w:instrText>HYPERLINK \l "_Toc195128861"</w:instrText>
            </w:r>
            <w:r>
              <w:fldChar w:fldCharType="separate"/>
            </w:r>
            <w:r w:rsidRPr="00623B2C">
              <w:rPr>
                <w:rStyle w:val="Hyperlink"/>
                <w:rFonts w:ascii="Times New Roman" w:hAnsi="Times New Roman" w:cs="Times New Roman"/>
                <w:noProof/>
                <w:sz w:val="24"/>
                <w:szCs w:val="28"/>
              </w:rPr>
              <w:t>Project Management Methodology</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11</w:t>
            </w:r>
            <w:r w:rsidRPr="00623B2C">
              <w:rPr>
                <w:rFonts w:ascii="Times New Roman" w:hAnsi="Times New Roman" w:cs="Times New Roman"/>
                <w:noProof/>
                <w:webHidden/>
                <w:sz w:val="24"/>
                <w:szCs w:val="28"/>
              </w:rPr>
              <w:fldChar w:fldCharType="end"/>
            </w:r>
            <w:r>
              <w:fldChar w:fldCharType="end"/>
            </w:r>
          </w:ins>
        </w:p>
        <w:p w14:paraId="32F9BDC4" w14:textId="77777777" w:rsidR="00623B2C" w:rsidRPr="00623B2C" w:rsidRDefault="00623B2C">
          <w:pPr>
            <w:pStyle w:val="TOC2"/>
            <w:tabs>
              <w:tab w:val="right" w:leader="dot" w:pos="9016"/>
            </w:tabs>
            <w:rPr>
              <w:ins w:id="54" w:author="Larissa Goh" w:date="2025-10-08T02:56:00Z" w16du:dateUtc="2025-10-07T13:56:00Z"/>
              <w:rFonts w:ascii="Times New Roman" w:hAnsi="Times New Roman" w:cs="Times New Roman"/>
              <w:noProof/>
              <w:kern w:val="2"/>
              <w:sz w:val="28"/>
              <w:szCs w:val="28"/>
              <w:lang w:eastAsia="ja-JP"/>
              <w14:ligatures w14:val="standardContextual"/>
            </w:rPr>
          </w:pPr>
          <w:ins w:id="55" w:author="Larissa Goh" w:date="2025-10-08T02:56:00Z" w16du:dateUtc="2025-10-07T13:56:00Z">
            <w:r>
              <w:fldChar w:fldCharType="begin"/>
            </w:r>
            <w:r>
              <w:instrText>HYPERLINK \l "_Toc195128862"</w:instrText>
            </w:r>
            <w:r>
              <w:fldChar w:fldCharType="separate"/>
            </w:r>
            <w:r w:rsidRPr="00623B2C">
              <w:rPr>
                <w:rStyle w:val="Hyperlink"/>
                <w:rFonts w:ascii="Times New Roman" w:hAnsi="Times New Roman" w:cs="Times New Roman"/>
                <w:noProof/>
                <w:sz w:val="24"/>
                <w:szCs w:val="28"/>
              </w:rPr>
              <w:t>Project Phases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12</w:t>
            </w:r>
            <w:r w:rsidRPr="00623B2C">
              <w:rPr>
                <w:rFonts w:ascii="Times New Roman" w:hAnsi="Times New Roman" w:cs="Times New Roman"/>
                <w:noProof/>
                <w:webHidden/>
                <w:sz w:val="24"/>
                <w:szCs w:val="28"/>
              </w:rPr>
              <w:fldChar w:fldCharType="end"/>
            </w:r>
            <w:r>
              <w:fldChar w:fldCharType="end"/>
            </w:r>
          </w:ins>
        </w:p>
        <w:p w14:paraId="31F1DE99" w14:textId="77777777" w:rsidR="00623B2C" w:rsidRPr="00623B2C" w:rsidRDefault="00623B2C">
          <w:pPr>
            <w:pStyle w:val="TOC1"/>
            <w:tabs>
              <w:tab w:val="right" w:leader="dot" w:pos="9016"/>
            </w:tabs>
            <w:rPr>
              <w:ins w:id="56" w:author="Larissa Goh" w:date="2025-10-08T02:56:00Z" w16du:dateUtc="2025-10-07T13:56:00Z"/>
              <w:rFonts w:ascii="Times New Roman" w:hAnsi="Times New Roman" w:cs="Times New Roman"/>
              <w:noProof/>
              <w:kern w:val="2"/>
              <w:sz w:val="28"/>
              <w:szCs w:val="28"/>
              <w:lang w:eastAsia="ja-JP"/>
              <w14:ligatures w14:val="standardContextual"/>
            </w:rPr>
          </w:pPr>
          <w:ins w:id="57" w:author="Larissa Goh" w:date="2025-10-08T02:56:00Z" w16du:dateUtc="2025-10-07T13:56:00Z">
            <w:r>
              <w:fldChar w:fldCharType="begin"/>
            </w:r>
            <w:r>
              <w:instrText>HYPERLINK \l "_Toc195128863"</w:instrText>
            </w:r>
            <w:r>
              <w:fldChar w:fldCharType="separate"/>
            </w:r>
            <w:r w:rsidRPr="00623B2C">
              <w:rPr>
                <w:rStyle w:val="Hyperlink"/>
                <w:rFonts w:ascii="Times New Roman" w:hAnsi="Times New Roman" w:cs="Times New Roman"/>
                <w:noProof/>
                <w:sz w:val="24"/>
                <w:szCs w:val="28"/>
              </w:rPr>
              <w:t>Team Contract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12</w:t>
            </w:r>
            <w:r w:rsidRPr="00623B2C">
              <w:rPr>
                <w:rFonts w:ascii="Times New Roman" w:hAnsi="Times New Roman" w:cs="Times New Roman"/>
                <w:noProof/>
                <w:webHidden/>
                <w:sz w:val="24"/>
                <w:szCs w:val="28"/>
              </w:rPr>
              <w:fldChar w:fldCharType="end"/>
            </w:r>
            <w:r>
              <w:fldChar w:fldCharType="end"/>
            </w:r>
          </w:ins>
        </w:p>
        <w:p w14:paraId="26F5579E" w14:textId="77777777" w:rsidR="00623B2C" w:rsidRPr="00623B2C" w:rsidRDefault="00623B2C">
          <w:pPr>
            <w:pStyle w:val="TOC1"/>
            <w:tabs>
              <w:tab w:val="right" w:leader="dot" w:pos="9016"/>
            </w:tabs>
            <w:rPr>
              <w:ins w:id="58" w:author="Larissa Goh" w:date="2025-10-08T02:56:00Z" w16du:dateUtc="2025-10-07T13:56:00Z"/>
              <w:rFonts w:ascii="Times New Roman" w:hAnsi="Times New Roman" w:cs="Times New Roman"/>
              <w:noProof/>
              <w:kern w:val="2"/>
              <w:sz w:val="28"/>
              <w:szCs w:val="28"/>
              <w:lang w:eastAsia="ja-JP"/>
              <w14:ligatures w14:val="standardContextual"/>
            </w:rPr>
          </w:pPr>
          <w:ins w:id="59" w:author="Larissa Goh" w:date="2025-10-08T02:56:00Z" w16du:dateUtc="2025-10-07T13:56:00Z">
            <w:r>
              <w:fldChar w:fldCharType="begin"/>
            </w:r>
            <w:r>
              <w:instrText>HYPERLINK \l "_Toc195128864"</w:instrText>
            </w:r>
            <w:r>
              <w:fldChar w:fldCharType="separate"/>
            </w:r>
            <w:r w:rsidRPr="00623B2C">
              <w:rPr>
                <w:rStyle w:val="Hyperlink"/>
                <w:rFonts w:ascii="Times New Roman" w:hAnsi="Times New Roman" w:cs="Times New Roman"/>
                <w:noProof/>
                <w:sz w:val="24"/>
                <w:szCs w:val="28"/>
              </w:rPr>
              <w:t>Team Schedule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13</w:t>
            </w:r>
            <w:r w:rsidRPr="00623B2C">
              <w:rPr>
                <w:rFonts w:ascii="Times New Roman" w:hAnsi="Times New Roman" w:cs="Times New Roman"/>
                <w:noProof/>
                <w:webHidden/>
                <w:sz w:val="24"/>
                <w:szCs w:val="28"/>
              </w:rPr>
              <w:fldChar w:fldCharType="end"/>
            </w:r>
            <w:r>
              <w:fldChar w:fldCharType="end"/>
            </w:r>
          </w:ins>
        </w:p>
        <w:p w14:paraId="2D2F1F8B" w14:textId="77777777" w:rsidR="00623B2C" w:rsidRPr="00623B2C" w:rsidRDefault="00623B2C">
          <w:pPr>
            <w:pStyle w:val="TOC1"/>
            <w:tabs>
              <w:tab w:val="right" w:leader="dot" w:pos="9016"/>
            </w:tabs>
            <w:rPr>
              <w:ins w:id="60" w:author="Larissa Goh" w:date="2025-10-08T02:56:00Z" w16du:dateUtc="2025-10-07T13:56:00Z"/>
              <w:rFonts w:ascii="Times New Roman" w:hAnsi="Times New Roman" w:cs="Times New Roman"/>
              <w:noProof/>
              <w:kern w:val="2"/>
              <w:sz w:val="28"/>
              <w:szCs w:val="28"/>
              <w:lang w:eastAsia="ja-JP"/>
              <w14:ligatures w14:val="standardContextual"/>
            </w:rPr>
          </w:pPr>
          <w:ins w:id="61" w:author="Larissa Goh" w:date="2025-10-08T02:56:00Z" w16du:dateUtc="2025-10-07T13:56:00Z">
            <w:r>
              <w:fldChar w:fldCharType="begin"/>
            </w:r>
            <w:r>
              <w:instrText>HYPERLINK \l "_Toc195128865"</w:instrText>
            </w:r>
            <w:r>
              <w:fldChar w:fldCharType="separate"/>
            </w:r>
            <w:r w:rsidRPr="00623B2C">
              <w:rPr>
                <w:rStyle w:val="Hyperlink"/>
                <w:rFonts w:ascii="Times New Roman" w:hAnsi="Times New Roman" w:cs="Times New Roman"/>
                <w:noProof/>
                <w:sz w:val="24"/>
                <w:szCs w:val="28"/>
              </w:rPr>
              <w:t>Risk Register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13</w:t>
            </w:r>
            <w:r w:rsidRPr="00623B2C">
              <w:rPr>
                <w:rFonts w:ascii="Times New Roman" w:hAnsi="Times New Roman" w:cs="Times New Roman"/>
                <w:noProof/>
                <w:webHidden/>
                <w:sz w:val="24"/>
                <w:szCs w:val="28"/>
              </w:rPr>
              <w:fldChar w:fldCharType="end"/>
            </w:r>
            <w:r>
              <w:fldChar w:fldCharType="end"/>
            </w:r>
          </w:ins>
        </w:p>
        <w:p w14:paraId="03D9D47E" w14:textId="77777777" w:rsidR="00623B2C" w:rsidRPr="00623B2C" w:rsidRDefault="00623B2C">
          <w:pPr>
            <w:pStyle w:val="TOC1"/>
            <w:tabs>
              <w:tab w:val="right" w:leader="dot" w:pos="9016"/>
            </w:tabs>
            <w:rPr>
              <w:ins w:id="62" w:author="Larissa Goh" w:date="2025-10-08T02:56:00Z" w16du:dateUtc="2025-10-07T13:56:00Z"/>
              <w:rFonts w:ascii="Times New Roman" w:hAnsi="Times New Roman" w:cs="Times New Roman"/>
              <w:noProof/>
              <w:kern w:val="2"/>
              <w:sz w:val="28"/>
              <w:szCs w:val="28"/>
              <w:lang w:eastAsia="ja-JP"/>
              <w14:ligatures w14:val="standardContextual"/>
            </w:rPr>
          </w:pPr>
          <w:ins w:id="63" w:author="Larissa Goh" w:date="2025-10-08T02:56:00Z" w16du:dateUtc="2025-10-07T13:56:00Z">
            <w:r>
              <w:fldChar w:fldCharType="begin"/>
            </w:r>
            <w:r>
              <w:instrText>HYPERLINK \l "_Toc195128866"</w:instrText>
            </w:r>
            <w:r>
              <w:fldChar w:fldCharType="separate"/>
            </w:r>
            <w:r w:rsidRPr="00623B2C">
              <w:rPr>
                <w:rStyle w:val="Hyperlink"/>
                <w:rFonts w:ascii="Times New Roman" w:hAnsi="Times New Roman" w:cs="Times New Roman"/>
                <w:noProof/>
                <w:sz w:val="24"/>
                <w:szCs w:val="28"/>
              </w:rPr>
              <w:t>Issue Log</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14</w:t>
            </w:r>
            <w:r w:rsidRPr="00623B2C">
              <w:rPr>
                <w:rFonts w:ascii="Times New Roman" w:hAnsi="Times New Roman" w:cs="Times New Roman"/>
                <w:noProof/>
                <w:webHidden/>
                <w:sz w:val="24"/>
                <w:szCs w:val="28"/>
              </w:rPr>
              <w:fldChar w:fldCharType="end"/>
            </w:r>
            <w:r>
              <w:fldChar w:fldCharType="end"/>
            </w:r>
          </w:ins>
        </w:p>
        <w:p w14:paraId="56B993B4" w14:textId="77777777" w:rsidR="00623B2C" w:rsidRPr="00623B2C" w:rsidRDefault="00623B2C">
          <w:pPr>
            <w:pStyle w:val="TOC1"/>
            <w:tabs>
              <w:tab w:val="right" w:leader="dot" w:pos="9016"/>
            </w:tabs>
            <w:rPr>
              <w:ins w:id="64" w:author="Larissa Goh" w:date="2025-10-08T02:56:00Z" w16du:dateUtc="2025-10-07T13:56:00Z"/>
              <w:rFonts w:ascii="Times New Roman" w:hAnsi="Times New Roman" w:cs="Times New Roman"/>
              <w:noProof/>
              <w:kern w:val="2"/>
              <w:sz w:val="28"/>
              <w:szCs w:val="28"/>
              <w:lang w:eastAsia="ja-JP"/>
              <w14:ligatures w14:val="standardContextual"/>
            </w:rPr>
          </w:pPr>
          <w:ins w:id="65" w:author="Larissa Goh" w:date="2025-10-08T02:56:00Z" w16du:dateUtc="2025-10-07T13:56:00Z">
            <w:r>
              <w:fldChar w:fldCharType="begin"/>
            </w:r>
            <w:r>
              <w:instrText>HYPERLINK \l "_Toc195128867"</w:instrText>
            </w:r>
            <w:r>
              <w:fldChar w:fldCharType="separate"/>
            </w:r>
            <w:r w:rsidRPr="00623B2C">
              <w:rPr>
                <w:rStyle w:val="Hyperlink"/>
                <w:rFonts w:ascii="Times New Roman" w:hAnsi="Times New Roman" w:cs="Times New Roman"/>
                <w:noProof/>
                <w:sz w:val="24"/>
                <w:szCs w:val="28"/>
              </w:rPr>
              <w:t>Change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14</w:t>
            </w:r>
            <w:r w:rsidRPr="00623B2C">
              <w:rPr>
                <w:rFonts w:ascii="Times New Roman" w:hAnsi="Times New Roman" w:cs="Times New Roman"/>
                <w:noProof/>
                <w:webHidden/>
                <w:sz w:val="24"/>
                <w:szCs w:val="28"/>
              </w:rPr>
              <w:fldChar w:fldCharType="end"/>
            </w:r>
            <w:r>
              <w:fldChar w:fldCharType="end"/>
            </w:r>
          </w:ins>
        </w:p>
        <w:p w14:paraId="2864477E" w14:textId="77777777" w:rsidR="00623B2C" w:rsidRPr="00623B2C" w:rsidRDefault="00623B2C">
          <w:pPr>
            <w:pStyle w:val="TOC1"/>
            <w:tabs>
              <w:tab w:val="right" w:leader="dot" w:pos="9016"/>
            </w:tabs>
            <w:rPr>
              <w:ins w:id="66" w:author="Larissa Goh" w:date="2025-10-08T02:56:00Z" w16du:dateUtc="2025-10-07T13:56:00Z"/>
              <w:rFonts w:ascii="Times New Roman" w:hAnsi="Times New Roman" w:cs="Times New Roman"/>
              <w:noProof/>
              <w:kern w:val="2"/>
              <w:sz w:val="28"/>
              <w:szCs w:val="28"/>
              <w:lang w:eastAsia="ja-JP"/>
              <w14:ligatures w14:val="standardContextual"/>
            </w:rPr>
          </w:pPr>
          <w:ins w:id="67" w:author="Larissa Goh" w:date="2025-10-08T02:56:00Z" w16du:dateUtc="2025-10-07T13:56:00Z">
            <w:r>
              <w:fldChar w:fldCharType="begin"/>
            </w:r>
            <w:r>
              <w:instrText>HYPERLINK \l "_Toc195128868"</w:instrText>
            </w:r>
            <w:r>
              <w:fldChar w:fldCharType="separate"/>
            </w:r>
            <w:r w:rsidRPr="00623B2C">
              <w:rPr>
                <w:rStyle w:val="Hyperlink"/>
                <w:rFonts w:ascii="Times New Roman" w:hAnsi="Times New Roman" w:cs="Times New Roman"/>
                <w:noProof/>
                <w:sz w:val="24"/>
                <w:szCs w:val="28"/>
              </w:rPr>
              <w:t>Quality Assurance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14</w:t>
            </w:r>
            <w:r w:rsidRPr="00623B2C">
              <w:rPr>
                <w:rFonts w:ascii="Times New Roman" w:hAnsi="Times New Roman" w:cs="Times New Roman"/>
                <w:noProof/>
                <w:webHidden/>
                <w:sz w:val="24"/>
                <w:szCs w:val="28"/>
              </w:rPr>
              <w:fldChar w:fldCharType="end"/>
            </w:r>
            <w:r>
              <w:fldChar w:fldCharType="end"/>
            </w:r>
          </w:ins>
        </w:p>
        <w:p w14:paraId="2A178437" w14:textId="77777777" w:rsidR="00623B2C" w:rsidRPr="00623B2C" w:rsidRDefault="00623B2C">
          <w:pPr>
            <w:pStyle w:val="TOC1"/>
            <w:tabs>
              <w:tab w:val="right" w:leader="dot" w:pos="9016"/>
            </w:tabs>
            <w:rPr>
              <w:ins w:id="68" w:author="Larissa Goh" w:date="2025-10-08T02:56:00Z" w16du:dateUtc="2025-10-07T13:56:00Z"/>
              <w:rFonts w:ascii="Times New Roman" w:hAnsi="Times New Roman" w:cs="Times New Roman"/>
              <w:noProof/>
              <w:kern w:val="2"/>
              <w:sz w:val="28"/>
              <w:szCs w:val="28"/>
              <w:lang w:eastAsia="ja-JP"/>
              <w14:ligatures w14:val="standardContextual"/>
            </w:rPr>
          </w:pPr>
          <w:ins w:id="69" w:author="Larissa Goh" w:date="2025-10-08T02:56:00Z" w16du:dateUtc="2025-10-07T13:56:00Z">
            <w:r>
              <w:fldChar w:fldCharType="begin"/>
            </w:r>
            <w:r>
              <w:instrText>HYPERLINK \l "_Toc195128869"</w:instrText>
            </w:r>
            <w:r>
              <w:fldChar w:fldCharType="separate"/>
            </w:r>
            <w:r w:rsidRPr="00623B2C">
              <w:rPr>
                <w:rStyle w:val="Hyperlink"/>
                <w:rFonts w:ascii="Times New Roman" w:hAnsi="Times New Roman" w:cs="Times New Roman"/>
                <w:noProof/>
                <w:sz w:val="24"/>
                <w:szCs w:val="28"/>
              </w:rPr>
              <w:t>Appendices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15</w:t>
            </w:r>
            <w:r w:rsidRPr="00623B2C">
              <w:rPr>
                <w:rFonts w:ascii="Times New Roman" w:hAnsi="Times New Roman" w:cs="Times New Roman"/>
                <w:noProof/>
                <w:webHidden/>
                <w:sz w:val="24"/>
                <w:szCs w:val="28"/>
              </w:rPr>
              <w:fldChar w:fldCharType="end"/>
            </w:r>
            <w:r>
              <w:fldChar w:fldCharType="end"/>
            </w:r>
          </w:ins>
        </w:p>
        <w:p w14:paraId="63380AD8" w14:textId="77777777" w:rsidR="00623B2C" w:rsidRPr="00623B2C" w:rsidRDefault="00623B2C">
          <w:pPr>
            <w:pStyle w:val="TOC2"/>
            <w:tabs>
              <w:tab w:val="right" w:leader="dot" w:pos="9016"/>
            </w:tabs>
            <w:rPr>
              <w:ins w:id="70" w:author="Larissa Goh" w:date="2025-10-08T02:56:00Z" w16du:dateUtc="2025-10-07T13:56:00Z"/>
              <w:rFonts w:ascii="Times New Roman" w:hAnsi="Times New Roman" w:cs="Times New Roman"/>
              <w:noProof/>
              <w:kern w:val="2"/>
              <w:sz w:val="28"/>
              <w:szCs w:val="28"/>
              <w:lang w:eastAsia="ja-JP"/>
              <w14:ligatures w14:val="standardContextual"/>
            </w:rPr>
          </w:pPr>
          <w:ins w:id="71" w:author="Larissa Goh" w:date="2025-10-08T02:56:00Z" w16du:dateUtc="2025-10-07T13:56:00Z">
            <w:r>
              <w:fldChar w:fldCharType="begin"/>
            </w:r>
            <w:r>
              <w:instrText>HYPERLINK \l "_Toc195128870"</w:instrText>
            </w:r>
            <w:r>
              <w:fldChar w:fldCharType="separate"/>
            </w:r>
            <w:r w:rsidRPr="00623B2C">
              <w:rPr>
                <w:rStyle w:val="Hyperlink"/>
                <w:rFonts w:ascii="Times New Roman" w:hAnsi="Times New Roman" w:cs="Times New Roman"/>
                <w:noProof/>
                <w:sz w:val="24"/>
                <w:szCs w:val="28"/>
              </w:rPr>
              <w:t>Appendix A – Disclaimer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15</w:t>
            </w:r>
            <w:r w:rsidRPr="00623B2C">
              <w:rPr>
                <w:rFonts w:ascii="Times New Roman" w:hAnsi="Times New Roman" w:cs="Times New Roman"/>
                <w:noProof/>
                <w:webHidden/>
                <w:sz w:val="24"/>
                <w:szCs w:val="28"/>
              </w:rPr>
              <w:fldChar w:fldCharType="end"/>
            </w:r>
            <w:r>
              <w:fldChar w:fldCharType="end"/>
            </w:r>
          </w:ins>
        </w:p>
        <w:p w14:paraId="7804EAA4" w14:textId="77777777" w:rsidR="00623B2C" w:rsidRPr="00623B2C" w:rsidRDefault="00623B2C">
          <w:pPr>
            <w:pStyle w:val="TOC2"/>
            <w:tabs>
              <w:tab w:val="right" w:leader="dot" w:pos="9016"/>
            </w:tabs>
            <w:rPr>
              <w:ins w:id="72" w:author="Larissa Goh" w:date="2025-10-08T02:56:00Z" w16du:dateUtc="2025-10-07T13:56:00Z"/>
              <w:rFonts w:ascii="Times New Roman" w:hAnsi="Times New Roman" w:cs="Times New Roman"/>
              <w:noProof/>
              <w:kern w:val="2"/>
              <w:sz w:val="28"/>
              <w:szCs w:val="28"/>
              <w:lang w:eastAsia="ja-JP"/>
              <w14:ligatures w14:val="standardContextual"/>
            </w:rPr>
          </w:pPr>
          <w:ins w:id="73" w:author="Larissa Goh" w:date="2025-10-08T02:56:00Z" w16du:dateUtc="2025-10-07T13:56:00Z">
            <w:r>
              <w:fldChar w:fldCharType="begin"/>
            </w:r>
            <w:r>
              <w:instrText>HYPERLINK \l "_Toc195128871"</w:instrText>
            </w:r>
            <w:r>
              <w:fldChar w:fldCharType="separate"/>
            </w:r>
            <w:r w:rsidRPr="00623B2C">
              <w:rPr>
                <w:rStyle w:val="Hyperlink"/>
                <w:rFonts w:ascii="Times New Roman" w:hAnsi="Times New Roman" w:cs="Times New Roman"/>
                <w:noProof/>
                <w:sz w:val="24"/>
                <w:szCs w:val="28"/>
              </w:rPr>
              <w:t>Appendix B – Scope Statement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16</w:t>
            </w:r>
            <w:r w:rsidRPr="00623B2C">
              <w:rPr>
                <w:rFonts w:ascii="Times New Roman" w:hAnsi="Times New Roman" w:cs="Times New Roman"/>
                <w:noProof/>
                <w:webHidden/>
                <w:sz w:val="24"/>
                <w:szCs w:val="28"/>
              </w:rPr>
              <w:fldChar w:fldCharType="end"/>
            </w:r>
            <w:r>
              <w:fldChar w:fldCharType="end"/>
            </w:r>
          </w:ins>
        </w:p>
        <w:p w14:paraId="6FAA7E2D" w14:textId="77777777" w:rsidR="00623B2C" w:rsidRPr="00623B2C" w:rsidRDefault="00623B2C">
          <w:pPr>
            <w:pStyle w:val="TOC2"/>
            <w:tabs>
              <w:tab w:val="right" w:leader="dot" w:pos="9016"/>
            </w:tabs>
            <w:rPr>
              <w:ins w:id="74" w:author="Larissa Goh" w:date="2025-10-08T02:56:00Z" w16du:dateUtc="2025-10-07T13:56:00Z"/>
              <w:rFonts w:ascii="Times New Roman" w:hAnsi="Times New Roman" w:cs="Times New Roman"/>
              <w:noProof/>
              <w:kern w:val="2"/>
              <w:sz w:val="28"/>
              <w:szCs w:val="28"/>
              <w:lang w:eastAsia="ja-JP"/>
              <w14:ligatures w14:val="standardContextual"/>
            </w:rPr>
          </w:pPr>
          <w:ins w:id="75" w:author="Larissa Goh" w:date="2025-10-08T02:56:00Z" w16du:dateUtc="2025-10-07T13:56:00Z">
            <w:r>
              <w:fldChar w:fldCharType="begin"/>
            </w:r>
            <w:r>
              <w:instrText>HYPERLINK \l "_Toc195128872"</w:instrText>
            </w:r>
            <w:r>
              <w:fldChar w:fldCharType="separate"/>
            </w:r>
            <w:r w:rsidRPr="00623B2C">
              <w:rPr>
                <w:rStyle w:val="Hyperlink"/>
                <w:rFonts w:ascii="Times New Roman" w:hAnsi="Times New Roman" w:cs="Times New Roman"/>
                <w:noProof/>
                <w:sz w:val="24"/>
                <w:szCs w:val="28"/>
              </w:rPr>
              <w:t>Appendix C – Communication Stakeholder Register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19</w:t>
            </w:r>
            <w:r w:rsidRPr="00623B2C">
              <w:rPr>
                <w:rFonts w:ascii="Times New Roman" w:hAnsi="Times New Roman" w:cs="Times New Roman"/>
                <w:noProof/>
                <w:webHidden/>
                <w:sz w:val="24"/>
                <w:szCs w:val="28"/>
              </w:rPr>
              <w:fldChar w:fldCharType="end"/>
            </w:r>
            <w:r>
              <w:fldChar w:fldCharType="end"/>
            </w:r>
          </w:ins>
        </w:p>
        <w:p w14:paraId="7AB77410" w14:textId="77777777" w:rsidR="00623B2C" w:rsidRPr="00623B2C" w:rsidRDefault="00623B2C">
          <w:pPr>
            <w:pStyle w:val="TOC2"/>
            <w:tabs>
              <w:tab w:val="right" w:leader="dot" w:pos="9016"/>
            </w:tabs>
            <w:rPr>
              <w:ins w:id="76" w:author="Larissa Goh" w:date="2025-10-08T02:56:00Z" w16du:dateUtc="2025-10-07T13:56:00Z"/>
              <w:rFonts w:ascii="Times New Roman" w:hAnsi="Times New Roman" w:cs="Times New Roman"/>
              <w:noProof/>
              <w:kern w:val="2"/>
              <w:sz w:val="28"/>
              <w:szCs w:val="28"/>
              <w:lang w:eastAsia="ja-JP"/>
              <w14:ligatures w14:val="standardContextual"/>
            </w:rPr>
          </w:pPr>
          <w:ins w:id="77" w:author="Larissa Goh" w:date="2025-10-08T02:56:00Z" w16du:dateUtc="2025-10-07T13:56:00Z">
            <w:r>
              <w:fldChar w:fldCharType="begin"/>
            </w:r>
            <w:r>
              <w:instrText>HYPERLINK \l "_Toc195128873"</w:instrText>
            </w:r>
            <w:r>
              <w:fldChar w:fldCharType="separate"/>
            </w:r>
            <w:r w:rsidRPr="00623B2C">
              <w:rPr>
                <w:rStyle w:val="Hyperlink"/>
                <w:rFonts w:ascii="Times New Roman" w:hAnsi="Times New Roman" w:cs="Times New Roman"/>
                <w:noProof/>
                <w:sz w:val="24"/>
                <w:szCs w:val="28"/>
              </w:rPr>
              <w:t>Appendix D – Stakeholder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20</w:t>
            </w:r>
            <w:r w:rsidRPr="00623B2C">
              <w:rPr>
                <w:rFonts w:ascii="Times New Roman" w:hAnsi="Times New Roman" w:cs="Times New Roman"/>
                <w:noProof/>
                <w:webHidden/>
                <w:sz w:val="24"/>
                <w:szCs w:val="28"/>
              </w:rPr>
              <w:fldChar w:fldCharType="end"/>
            </w:r>
            <w:r>
              <w:fldChar w:fldCharType="end"/>
            </w:r>
          </w:ins>
        </w:p>
        <w:p w14:paraId="6AEC836B" w14:textId="77777777" w:rsidR="00623B2C" w:rsidRPr="00623B2C" w:rsidRDefault="00623B2C">
          <w:pPr>
            <w:pStyle w:val="TOC2"/>
            <w:tabs>
              <w:tab w:val="right" w:leader="dot" w:pos="9016"/>
            </w:tabs>
            <w:rPr>
              <w:ins w:id="78" w:author="Larissa Goh" w:date="2025-10-08T02:56:00Z" w16du:dateUtc="2025-10-07T13:56:00Z"/>
              <w:rFonts w:ascii="Times New Roman" w:hAnsi="Times New Roman" w:cs="Times New Roman"/>
              <w:noProof/>
              <w:kern w:val="2"/>
              <w:sz w:val="28"/>
              <w:szCs w:val="28"/>
              <w:lang w:eastAsia="ja-JP"/>
              <w14:ligatures w14:val="standardContextual"/>
            </w:rPr>
          </w:pPr>
          <w:ins w:id="79" w:author="Larissa Goh" w:date="2025-10-08T02:56:00Z" w16du:dateUtc="2025-10-07T13:56:00Z">
            <w:r>
              <w:fldChar w:fldCharType="begin"/>
            </w:r>
            <w:r>
              <w:instrText>HYPERLINK \l "_Toc195128874"</w:instrText>
            </w:r>
            <w:r>
              <w:fldChar w:fldCharType="separate"/>
            </w:r>
            <w:r w:rsidRPr="00623B2C">
              <w:rPr>
                <w:rStyle w:val="Hyperlink"/>
                <w:rFonts w:ascii="Times New Roman" w:hAnsi="Times New Roman" w:cs="Times New Roman"/>
                <w:noProof/>
                <w:sz w:val="24"/>
                <w:szCs w:val="28"/>
              </w:rPr>
              <w:t>Appendix E – Tools Comparison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22</w:t>
            </w:r>
            <w:r w:rsidRPr="00623B2C">
              <w:rPr>
                <w:rFonts w:ascii="Times New Roman" w:hAnsi="Times New Roman" w:cs="Times New Roman"/>
                <w:noProof/>
                <w:webHidden/>
                <w:sz w:val="24"/>
                <w:szCs w:val="28"/>
              </w:rPr>
              <w:fldChar w:fldCharType="end"/>
            </w:r>
            <w:r>
              <w:fldChar w:fldCharType="end"/>
            </w:r>
          </w:ins>
        </w:p>
        <w:p w14:paraId="0E7A9895" w14:textId="77777777" w:rsidR="00623B2C" w:rsidRPr="00623B2C" w:rsidRDefault="00623B2C">
          <w:pPr>
            <w:pStyle w:val="TOC2"/>
            <w:tabs>
              <w:tab w:val="right" w:leader="dot" w:pos="9016"/>
            </w:tabs>
            <w:rPr>
              <w:ins w:id="80" w:author="Larissa Goh" w:date="2025-10-08T02:56:00Z" w16du:dateUtc="2025-10-07T13:56:00Z"/>
              <w:rFonts w:ascii="Times New Roman" w:hAnsi="Times New Roman" w:cs="Times New Roman"/>
              <w:noProof/>
              <w:kern w:val="2"/>
              <w:sz w:val="28"/>
              <w:szCs w:val="28"/>
              <w:lang w:eastAsia="ja-JP"/>
              <w14:ligatures w14:val="standardContextual"/>
            </w:rPr>
          </w:pPr>
          <w:ins w:id="81" w:author="Larissa Goh" w:date="2025-10-08T02:56:00Z" w16du:dateUtc="2025-10-07T13:56:00Z">
            <w:r>
              <w:fldChar w:fldCharType="begin"/>
            </w:r>
            <w:r>
              <w:instrText>HYPERLINK \l "_Toc195128875"</w:instrText>
            </w:r>
            <w:r>
              <w:fldChar w:fldCharType="separate"/>
            </w:r>
            <w:r w:rsidRPr="00623B2C">
              <w:rPr>
                <w:rStyle w:val="Hyperlink"/>
                <w:rFonts w:ascii="Times New Roman" w:hAnsi="Times New Roman" w:cs="Times New Roman"/>
                <w:noProof/>
                <w:sz w:val="24"/>
                <w:szCs w:val="28"/>
              </w:rPr>
              <w:t>Appendix F – Milestone Report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23</w:t>
            </w:r>
            <w:r w:rsidRPr="00623B2C">
              <w:rPr>
                <w:rFonts w:ascii="Times New Roman" w:hAnsi="Times New Roman" w:cs="Times New Roman"/>
                <w:noProof/>
                <w:webHidden/>
                <w:sz w:val="24"/>
                <w:szCs w:val="28"/>
              </w:rPr>
              <w:fldChar w:fldCharType="end"/>
            </w:r>
            <w:r>
              <w:fldChar w:fldCharType="end"/>
            </w:r>
          </w:ins>
        </w:p>
        <w:p w14:paraId="103C5796" w14:textId="77777777" w:rsidR="00623B2C" w:rsidRPr="00623B2C" w:rsidRDefault="00623B2C">
          <w:pPr>
            <w:pStyle w:val="TOC2"/>
            <w:tabs>
              <w:tab w:val="right" w:leader="dot" w:pos="9016"/>
            </w:tabs>
            <w:rPr>
              <w:ins w:id="82" w:author="Larissa Goh" w:date="2025-10-08T02:56:00Z" w16du:dateUtc="2025-10-07T13:56:00Z"/>
              <w:rFonts w:ascii="Times New Roman" w:hAnsi="Times New Roman" w:cs="Times New Roman"/>
              <w:noProof/>
              <w:kern w:val="2"/>
              <w:sz w:val="28"/>
              <w:szCs w:val="28"/>
              <w:lang w:eastAsia="ja-JP"/>
              <w14:ligatures w14:val="standardContextual"/>
            </w:rPr>
          </w:pPr>
          <w:ins w:id="83" w:author="Larissa Goh" w:date="2025-10-08T02:56:00Z" w16du:dateUtc="2025-10-07T13:56:00Z">
            <w:r>
              <w:fldChar w:fldCharType="begin"/>
            </w:r>
            <w:r>
              <w:instrText>HYPERLINK \l "_Toc195128876"</w:instrText>
            </w:r>
            <w:r>
              <w:fldChar w:fldCharType="separate"/>
            </w:r>
            <w:r w:rsidRPr="00623B2C">
              <w:rPr>
                <w:rStyle w:val="Hyperlink"/>
                <w:rFonts w:ascii="Times New Roman" w:hAnsi="Times New Roman" w:cs="Times New Roman"/>
                <w:noProof/>
                <w:sz w:val="24"/>
                <w:szCs w:val="28"/>
              </w:rPr>
              <w:t>Appendix G – Work Breakdown Structure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25</w:t>
            </w:r>
            <w:r w:rsidRPr="00623B2C">
              <w:rPr>
                <w:rFonts w:ascii="Times New Roman" w:hAnsi="Times New Roman" w:cs="Times New Roman"/>
                <w:noProof/>
                <w:webHidden/>
                <w:sz w:val="24"/>
                <w:szCs w:val="28"/>
              </w:rPr>
              <w:fldChar w:fldCharType="end"/>
            </w:r>
            <w:r>
              <w:fldChar w:fldCharType="end"/>
            </w:r>
          </w:ins>
        </w:p>
        <w:p w14:paraId="75F8C598" w14:textId="77777777" w:rsidR="00623B2C" w:rsidRPr="00623B2C" w:rsidRDefault="00623B2C">
          <w:pPr>
            <w:pStyle w:val="TOC2"/>
            <w:tabs>
              <w:tab w:val="right" w:leader="dot" w:pos="9016"/>
            </w:tabs>
            <w:rPr>
              <w:ins w:id="84" w:author="Larissa Goh" w:date="2025-10-08T02:56:00Z" w16du:dateUtc="2025-10-07T13:56:00Z"/>
              <w:rFonts w:ascii="Times New Roman" w:hAnsi="Times New Roman" w:cs="Times New Roman"/>
              <w:noProof/>
              <w:kern w:val="2"/>
              <w:sz w:val="28"/>
              <w:szCs w:val="28"/>
              <w:lang w:eastAsia="ja-JP"/>
              <w14:ligatures w14:val="standardContextual"/>
            </w:rPr>
          </w:pPr>
          <w:ins w:id="85" w:author="Larissa Goh" w:date="2025-10-08T02:56:00Z" w16du:dateUtc="2025-10-07T13:56:00Z">
            <w:r>
              <w:fldChar w:fldCharType="begin"/>
            </w:r>
            <w:r>
              <w:instrText>HYPERLINK \l "_Toc195128877"</w:instrText>
            </w:r>
            <w:r>
              <w:fldChar w:fldCharType="separate"/>
            </w:r>
            <w:r w:rsidRPr="00623B2C">
              <w:rPr>
                <w:rStyle w:val="Hyperlink"/>
                <w:rFonts w:ascii="Times New Roman" w:hAnsi="Times New Roman" w:cs="Times New Roman"/>
                <w:noProof/>
                <w:sz w:val="24"/>
                <w:szCs w:val="28"/>
              </w:rPr>
              <w:t>Appendix H – Gantt Chart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28</w:t>
            </w:r>
            <w:r w:rsidRPr="00623B2C">
              <w:rPr>
                <w:rFonts w:ascii="Times New Roman" w:hAnsi="Times New Roman" w:cs="Times New Roman"/>
                <w:noProof/>
                <w:webHidden/>
                <w:sz w:val="24"/>
                <w:szCs w:val="28"/>
              </w:rPr>
              <w:fldChar w:fldCharType="end"/>
            </w:r>
            <w:r>
              <w:fldChar w:fldCharType="end"/>
            </w:r>
          </w:ins>
        </w:p>
        <w:p w14:paraId="63C14995" w14:textId="77777777" w:rsidR="00623B2C" w:rsidRPr="00623B2C" w:rsidRDefault="00623B2C">
          <w:pPr>
            <w:pStyle w:val="TOC2"/>
            <w:tabs>
              <w:tab w:val="right" w:leader="dot" w:pos="9016"/>
            </w:tabs>
            <w:rPr>
              <w:ins w:id="86" w:author="Larissa Goh" w:date="2025-10-08T02:56:00Z" w16du:dateUtc="2025-10-07T13:56:00Z"/>
              <w:rFonts w:ascii="Times New Roman" w:hAnsi="Times New Roman" w:cs="Times New Roman"/>
              <w:noProof/>
              <w:kern w:val="2"/>
              <w:sz w:val="28"/>
              <w:szCs w:val="28"/>
              <w:lang w:eastAsia="ja-JP"/>
              <w14:ligatures w14:val="standardContextual"/>
            </w:rPr>
          </w:pPr>
          <w:ins w:id="87" w:author="Larissa Goh" w:date="2025-10-08T02:56:00Z" w16du:dateUtc="2025-10-07T13:56:00Z">
            <w:r>
              <w:fldChar w:fldCharType="begin"/>
            </w:r>
            <w:r>
              <w:instrText>HYPERLINK \l "_Toc195128878"</w:instrText>
            </w:r>
            <w:r>
              <w:fldChar w:fldCharType="separate"/>
            </w:r>
            <w:r w:rsidRPr="00623B2C">
              <w:rPr>
                <w:rStyle w:val="Hyperlink"/>
                <w:rFonts w:ascii="Times New Roman" w:hAnsi="Times New Roman" w:cs="Times New Roman"/>
                <w:noProof/>
                <w:sz w:val="24"/>
                <w:szCs w:val="28"/>
              </w:rPr>
              <w:t>Appendix I – Labour Breakdown Table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32</w:t>
            </w:r>
            <w:r w:rsidRPr="00623B2C">
              <w:rPr>
                <w:rFonts w:ascii="Times New Roman" w:hAnsi="Times New Roman" w:cs="Times New Roman"/>
                <w:noProof/>
                <w:webHidden/>
                <w:sz w:val="24"/>
                <w:szCs w:val="28"/>
              </w:rPr>
              <w:fldChar w:fldCharType="end"/>
            </w:r>
            <w:r>
              <w:fldChar w:fldCharType="end"/>
            </w:r>
          </w:ins>
        </w:p>
        <w:p w14:paraId="0930D297" w14:textId="77777777" w:rsidR="00623B2C" w:rsidRPr="00623B2C" w:rsidRDefault="00623B2C">
          <w:pPr>
            <w:pStyle w:val="TOC2"/>
            <w:tabs>
              <w:tab w:val="right" w:leader="dot" w:pos="9016"/>
            </w:tabs>
            <w:rPr>
              <w:ins w:id="88" w:author="Larissa Goh" w:date="2025-10-08T02:56:00Z" w16du:dateUtc="2025-10-07T13:56:00Z"/>
              <w:rFonts w:ascii="Times New Roman" w:hAnsi="Times New Roman" w:cs="Times New Roman"/>
              <w:noProof/>
              <w:kern w:val="2"/>
              <w:sz w:val="28"/>
              <w:szCs w:val="28"/>
              <w:lang w:eastAsia="ja-JP"/>
              <w14:ligatures w14:val="standardContextual"/>
            </w:rPr>
          </w:pPr>
          <w:ins w:id="89" w:author="Larissa Goh" w:date="2025-10-08T02:56:00Z" w16du:dateUtc="2025-10-07T13:56:00Z">
            <w:r>
              <w:fldChar w:fldCharType="begin"/>
            </w:r>
            <w:r>
              <w:instrText>HYPERLINK \l "_Toc195128879"</w:instrText>
            </w:r>
            <w:r>
              <w:fldChar w:fldCharType="separate"/>
            </w:r>
            <w:r w:rsidRPr="00623B2C">
              <w:rPr>
                <w:rStyle w:val="Hyperlink"/>
                <w:rFonts w:ascii="Times New Roman" w:hAnsi="Times New Roman" w:cs="Times New Roman"/>
                <w:noProof/>
                <w:sz w:val="24"/>
                <w:szCs w:val="28"/>
              </w:rPr>
              <w:t>Appendix J – Skills Analysis Matrix</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33</w:t>
            </w:r>
            <w:r w:rsidRPr="00623B2C">
              <w:rPr>
                <w:rFonts w:ascii="Times New Roman" w:hAnsi="Times New Roman" w:cs="Times New Roman"/>
                <w:noProof/>
                <w:webHidden/>
                <w:sz w:val="24"/>
                <w:szCs w:val="28"/>
              </w:rPr>
              <w:fldChar w:fldCharType="end"/>
            </w:r>
            <w:r>
              <w:fldChar w:fldCharType="end"/>
            </w:r>
          </w:ins>
        </w:p>
        <w:p w14:paraId="310BAF31" w14:textId="77777777" w:rsidR="00623B2C" w:rsidRPr="00623B2C" w:rsidRDefault="00623B2C">
          <w:pPr>
            <w:pStyle w:val="TOC2"/>
            <w:tabs>
              <w:tab w:val="right" w:leader="dot" w:pos="9016"/>
            </w:tabs>
            <w:rPr>
              <w:ins w:id="90" w:author="Larissa Goh" w:date="2025-10-08T02:56:00Z" w16du:dateUtc="2025-10-07T13:56:00Z"/>
              <w:rFonts w:ascii="Times New Roman" w:hAnsi="Times New Roman" w:cs="Times New Roman"/>
              <w:noProof/>
              <w:kern w:val="2"/>
              <w:sz w:val="28"/>
              <w:szCs w:val="28"/>
              <w:lang w:eastAsia="ja-JP"/>
              <w14:ligatures w14:val="standardContextual"/>
            </w:rPr>
          </w:pPr>
          <w:ins w:id="91" w:author="Larissa Goh" w:date="2025-10-08T02:56:00Z" w16du:dateUtc="2025-10-07T13:56:00Z">
            <w:r>
              <w:lastRenderedPageBreak/>
              <w:fldChar w:fldCharType="begin"/>
            </w:r>
            <w:r>
              <w:instrText>HYPERLINK \l "_Toc195128880"</w:instrText>
            </w:r>
            <w:r>
              <w:fldChar w:fldCharType="separate"/>
            </w:r>
            <w:r w:rsidRPr="00623B2C">
              <w:rPr>
                <w:rStyle w:val="Hyperlink"/>
                <w:rFonts w:ascii="Times New Roman" w:hAnsi="Times New Roman" w:cs="Times New Roman"/>
                <w:noProof/>
                <w:sz w:val="24"/>
                <w:szCs w:val="28"/>
              </w:rPr>
              <w:t>Appendix K – Upskilling Plan Schedule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34</w:t>
            </w:r>
            <w:r w:rsidRPr="00623B2C">
              <w:rPr>
                <w:rFonts w:ascii="Times New Roman" w:hAnsi="Times New Roman" w:cs="Times New Roman"/>
                <w:noProof/>
                <w:webHidden/>
                <w:sz w:val="24"/>
                <w:szCs w:val="28"/>
              </w:rPr>
              <w:fldChar w:fldCharType="end"/>
            </w:r>
            <w:r>
              <w:fldChar w:fldCharType="end"/>
            </w:r>
          </w:ins>
        </w:p>
        <w:p w14:paraId="284CB774" w14:textId="77777777" w:rsidR="00623B2C" w:rsidRPr="00623B2C" w:rsidRDefault="00623B2C">
          <w:pPr>
            <w:pStyle w:val="TOC2"/>
            <w:tabs>
              <w:tab w:val="right" w:leader="dot" w:pos="9016"/>
            </w:tabs>
            <w:rPr>
              <w:ins w:id="92" w:author="Larissa Goh" w:date="2025-10-08T02:56:00Z" w16du:dateUtc="2025-10-07T13:56:00Z"/>
              <w:rFonts w:ascii="Times New Roman" w:hAnsi="Times New Roman" w:cs="Times New Roman"/>
              <w:noProof/>
              <w:kern w:val="2"/>
              <w:sz w:val="28"/>
              <w:szCs w:val="28"/>
              <w:lang w:eastAsia="ja-JP"/>
              <w14:ligatures w14:val="standardContextual"/>
            </w:rPr>
          </w:pPr>
          <w:ins w:id="93" w:author="Larissa Goh" w:date="2025-10-08T02:56:00Z" w16du:dateUtc="2025-10-07T13:56:00Z">
            <w:r>
              <w:fldChar w:fldCharType="begin"/>
            </w:r>
            <w:r>
              <w:instrText>HYPERLINK \l "_Toc195128881"</w:instrText>
            </w:r>
            <w:r>
              <w:fldChar w:fldCharType="separate"/>
            </w:r>
            <w:r w:rsidRPr="00623B2C">
              <w:rPr>
                <w:rStyle w:val="Hyperlink"/>
                <w:rFonts w:ascii="Times New Roman" w:hAnsi="Times New Roman" w:cs="Times New Roman"/>
                <w:noProof/>
                <w:sz w:val="24"/>
                <w:szCs w:val="28"/>
              </w:rPr>
              <w:t>Appendix L – Requirement Traceability Matrix</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37</w:t>
            </w:r>
            <w:r w:rsidRPr="00623B2C">
              <w:rPr>
                <w:rFonts w:ascii="Times New Roman" w:hAnsi="Times New Roman" w:cs="Times New Roman"/>
                <w:noProof/>
                <w:webHidden/>
                <w:sz w:val="24"/>
                <w:szCs w:val="28"/>
              </w:rPr>
              <w:fldChar w:fldCharType="end"/>
            </w:r>
            <w:r>
              <w:fldChar w:fldCharType="end"/>
            </w:r>
          </w:ins>
        </w:p>
        <w:p w14:paraId="2226B003" w14:textId="77777777" w:rsidR="00623B2C" w:rsidRPr="00623B2C" w:rsidRDefault="00623B2C">
          <w:pPr>
            <w:pStyle w:val="TOC2"/>
            <w:tabs>
              <w:tab w:val="right" w:leader="dot" w:pos="9016"/>
            </w:tabs>
            <w:rPr>
              <w:ins w:id="94" w:author="Larissa Goh" w:date="2025-10-08T02:56:00Z" w16du:dateUtc="2025-10-07T13:56:00Z"/>
              <w:rFonts w:ascii="Times New Roman" w:hAnsi="Times New Roman" w:cs="Times New Roman"/>
              <w:noProof/>
              <w:kern w:val="2"/>
              <w:sz w:val="28"/>
              <w:szCs w:val="28"/>
              <w:lang w:eastAsia="ja-JP"/>
              <w14:ligatures w14:val="standardContextual"/>
            </w:rPr>
          </w:pPr>
          <w:ins w:id="95" w:author="Larissa Goh" w:date="2025-10-08T02:56:00Z" w16du:dateUtc="2025-10-07T13:56:00Z">
            <w:r>
              <w:fldChar w:fldCharType="begin"/>
            </w:r>
            <w:r>
              <w:instrText>HYPERLINK \l "_Toc195128882"</w:instrText>
            </w:r>
            <w:r>
              <w:fldChar w:fldCharType="separate"/>
            </w:r>
            <w:r w:rsidRPr="00623B2C">
              <w:rPr>
                <w:rStyle w:val="Hyperlink"/>
                <w:rFonts w:ascii="Times New Roman" w:hAnsi="Times New Roman" w:cs="Times New Roman"/>
                <w:noProof/>
                <w:sz w:val="24"/>
                <w:szCs w:val="28"/>
              </w:rPr>
              <w:t>Appendix M – Project Charter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43</w:t>
            </w:r>
            <w:r w:rsidRPr="00623B2C">
              <w:rPr>
                <w:rFonts w:ascii="Times New Roman" w:hAnsi="Times New Roman" w:cs="Times New Roman"/>
                <w:noProof/>
                <w:webHidden/>
                <w:sz w:val="24"/>
                <w:szCs w:val="28"/>
              </w:rPr>
              <w:fldChar w:fldCharType="end"/>
            </w:r>
            <w:r>
              <w:fldChar w:fldCharType="end"/>
            </w:r>
          </w:ins>
        </w:p>
        <w:p w14:paraId="413B38E2" w14:textId="77777777" w:rsidR="00623B2C" w:rsidRPr="00623B2C" w:rsidRDefault="00623B2C">
          <w:pPr>
            <w:pStyle w:val="TOC2"/>
            <w:tabs>
              <w:tab w:val="right" w:leader="dot" w:pos="9016"/>
            </w:tabs>
            <w:rPr>
              <w:ins w:id="96" w:author="Larissa Goh" w:date="2025-10-08T02:56:00Z" w16du:dateUtc="2025-10-07T13:56:00Z"/>
              <w:rFonts w:ascii="Times New Roman" w:hAnsi="Times New Roman" w:cs="Times New Roman"/>
              <w:noProof/>
              <w:kern w:val="2"/>
              <w:sz w:val="28"/>
              <w:szCs w:val="28"/>
              <w:lang w:eastAsia="ja-JP"/>
              <w14:ligatures w14:val="standardContextual"/>
            </w:rPr>
          </w:pPr>
          <w:ins w:id="97" w:author="Larissa Goh" w:date="2025-10-08T02:56:00Z" w16du:dateUtc="2025-10-07T13:56:00Z">
            <w:r>
              <w:fldChar w:fldCharType="begin"/>
            </w:r>
            <w:r>
              <w:instrText>HYPERLINK \l "_Toc195128883"</w:instrText>
            </w:r>
            <w:r>
              <w:fldChar w:fldCharType="separate"/>
            </w:r>
            <w:r w:rsidRPr="00623B2C">
              <w:rPr>
                <w:rStyle w:val="Hyperlink"/>
                <w:rFonts w:ascii="Times New Roman" w:hAnsi="Times New Roman" w:cs="Times New Roman"/>
                <w:noProof/>
                <w:sz w:val="24"/>
                <w:szCs w:val="28"/>
              </w:rPr>
              <w:t>Appendix N – Team Contract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45</w:t>
            </w:r>
            <w:r w:rsidRPr="00623B2C">
              <w:rPr>
                <w:rFonts w:ascii="Times New Roman" w:hAnsi="Times New Roman" w:cs="Times New Roman"/>
                <w:noProof/>
                <w:webHidden/>
                <w:sz w:val="24"/>
                <w:szCs w:val="28"/>
              </w:rPr>
              <w:fldChar w:fldCharType="end"/>
            </w:r>
            <w:r>
              <w:fldChar w:fldCharType="end"/>
            </w:r>
          </w:ins>
        </w:p>
        <w:p w14:paraId="18020F1E" w14:textId="77777777" w:rsidR="00623B2C" w:rsidRPr="00623B2C" w:rsidRDefault="00623B2C">
          <w:pPr>
            <w:pStyle w:val="TOC2"/>
            <w:tabs>
              <w:tab w:val="right" w:leader="dot" w:pos="9016"/>
            </w:tabs>
            <w:rPr>
              <w:ins w:id="98" w:author="Larissa Goh" w:date="2025-10-08T02:56:00Z" w16du:dateUtc="2025-10-07T13:56:00Z"/>
              <w:rFonts w:ascii="Times New Roman" w:hAnsi="Times New Roman" w:cs="Times New Roman"/>
              <w:noProof/>
              <w:kern w:val="2"/>
              <w:sz w:val="28"/>
              <w:szCs w:val="28"/>
              <w:lang w:eastAsia="ja-JP"/>
              <w14:ligatures w14:val="standardContextual"/>
            </w:rPr>
          </w:pPr>
          <w:ins w:id="99" w:author="Larissa Goh" w:date="2025-10-08T02:56:00Z" w16du:dateUtc="2025-10-07T13:56:00Z">
            <w:r>
              <w:fldChar w:fldCharType="begin"/>
            </w:r>
            <w:r>
              <w:instrText>HYPERLINK \l "_Toc195128884"</w:instrText>
            </w:r>
            <w:r>
              <w:fldChar w:fldCharType="separate"/>
            </w:r>
            <w:r w:rsidRPr="00623B2C">
              <w:rPr>
                <w:rStyle w:val="Hyperlink"/>
                <w:rFonts w:ascii="Times New Roman" w:hAnsi="Times New Roman" w:cs="Times New Roman"/>
                <w:noProof/>
                <w:sz w:val="24"/>
                <w:szCs w:val="28"/>
              </w:rPr>
              <w:t>Appendix O – Client Contract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47</w:t>
            </w:r>
            <w:r w:rsidRPr="00623B2C">
              <w:rPr>
                <w:rFonts w:ascii="Times New Roman" w:hAnsi="Times New Roman" w:cs="Times New Roman"/>
                <w:noProof/>
                <w:webHidden/>
                <w:sz w:val="24"/>
                <w:szCs w:val="28"/>
              </w:rPr>
              <w:fldChar w:fldCharType="end"/>
            </w:r>
            <w:r>
              <w:fldChar w:fldCharType="end"/>
            </w:r>
          </w:ins>
        </w:p>
        <w:p w14:paraId="220AC3A6" w14:textId="77777777" w:rsidR="00623B2C" w:rsidRPr="00623B2C" w:rsidRDefault="00623B2C">
          <w:pPr>
            <w:pStyle w:val="TOC2"/>
            <w:tabs>
              <w:tab w:val="right" w:leader="dot" w:pos="9016"/>
            </w:tabs>
            <w:rPr>
              <w:ins w:id="100" w:author="Larissa Goh" w:date="2025-10-08T02:56:00Z" w16du:dateUtc="2025-10-07T13:56:00Z"/>
              <w:rFonts w:ascii="Times New Roman" w:hAnsi="Times New Roman" w:cs="Times New Roman"/>
              <w:noProof/>
              <w:kern w:val="2"/>
              <w:sz w:val="28"/>
              <w:szCs w:val="28"/>
              <w:lang w:eastAsia="ja-JP"/>
              <w14:ligatures w14:val="standardContextual"/>
            </w:rPr>
          </w:pPr>
          <w:ins w:id="101" w:author="Larissa Goh" w:date="2025-10-08T02:56:00Z" w16du:dateUtc="2025-10-07T13:56:00Z">
            <w:r>
              <w:fldChar w:fldCharType="begin"/>
            </w:r>
            <w:r>
              <w:instrText>HYPERLINK \l "_Toc195128885"</w:instrText>
            </w:r>
            <w:r>
              <w:fldChar w:fldCharType="separate"/>
            </w:r>
            <w:r w:rsidRPr="00623B2C">
              <w:rPr>
                <w:rStyle w:val="Hyperlink"/>
                <w:rFonts w:ascii="Times New Roman" w:hAnsi="Times New Roman" w:cs="Times New Roman"/>
                <w:noProof/>
                <w:sz w:val="24"/>
                <w:szCs w:val="28"/>
              </w:rPr>
              <w:t>Appendix P – Risk Register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49</w:t>
            </w:r>
            <w:r w:rsidRPr="00623B2C">
              <w:rPr>
                <w:rFonts w:ascii="Times New Roman" w:hAnsi="Times New Roman" w:cs="Times New Roman"/>
                <w:noProof/>
                <w:webHidden/>
                <w:sz w:val="24"/>
                <w:szCs w:val="28"/>
              </w:rPr>
              <w:fldChar w:fldCharType="end"/>
            </w:r>
            <w:r>
              <w:fldChar w:fldCharType="end"/>
            </w:r>
          </w:ins>
        </w:p>
        <w:p w14:paraId="1200714D" w14:textId="77777777" w:rsidR="00623B2C" w:rsidRPr="00623B2C" w:rsidRDefault="00623B2C">
          <w:pPr>
            <w:pStyle w:val="TOC2"/>
            <w:tabs>
              <w:tab w:val="right" w:leader="dot" w:pos="9016"/>
            </w:tabs>
            <w:rPr>
              <w:ins w:id="102" w:author="Larissa Goh" w:date="2025-10-08T02:56:00Z" w16du:dateUtc="2025-10-07T13:56:00Z"/>
              <w:rFonts w:ascii="Times New Roman" w:hAnsi="Times New Roman" w:cs="Times New Roman"/>
              <w:noProof/>
              <w:kern w:val="2"/>
              <w:sz w:val="28"/>
              <w:szCs w:val="28"/>
              <w:lang w:eastAsia="ja-JP"/>
              <w14:ligatures w14:val="standardContextual"/>
            </w:rPr>
          </w:pPr>
          <w:ins w:id="103" w:author="Larissa Goh" w:date="2025-10-08T02:56:00Z" w16du:dateUtc="2025-10-07T13:56:00Z">
            <w:r>
              <w:fldChar w:fldCharType="begin"/>
            </w:r>
            <w:r>
              <w:instrText>HYPERLINK \l "_Toc195128886"</w:instrText>
            </w:r>
            <w:r>
              <w:fldChar w:fldCharType="separate"/>
            </w:r>
            <w:r w:rsidRPr="00623B2C">
              <w:rPr>
                <w:rStyle w:val="Hyperlink"/>
                <w:rFonts w:ascii="Times New Roman" w:hAnsi="Times New Roman" w:cs="Times New Roman"/>
                <w:noProof/>
                <w:sz w:val="24"/>
                <w:szCs w:val="28"/>
              </w:rPr>
              <w:t>Appendix Q – Risk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52</w:t>
            </w:r>
            <w:r w:rsidRPr="00623B2C">
              <w:rPr>
                <w:rFonts w:ascii="Times New Roman" w:hAnsi="Times New Roman" w:cs="Times New Roman"/>
                <w:noProof/>
                <w:webHidden/>
                <w:sz w:val="24"/>
                <w:szCs w:val="28"/>
              </w:rPr>
              <w:fldChar w:fldCharType="end"/>
            </w:r>
            <w:r>
              <w:fldChar w:fldCharType="end"/>
            </w:r>
          </w:ins>
        </w:p>
        <w:p w14:paraId="36076114" w14:textId="77777777" w:rsidR="00623B2C" w:rsidRPr="00623B2C" w:rsidRDefault="00623B2C">
          <w:pPr>
            <w:pStyle w:val="TOC2"/>
            <w:tabs>
              <w:tab w:val="right" w:leader="dot" w:pos="9016"/>
            </w:tabs>
            <w:rPr>
              <w:ins w:id="104" w:author="Larissa Goh" w:date="2025-10-08T02:56:00Z" w16du:dateUtc="2025-10-07T13:56:00Z"/>
              <w:rFonts w:ascii="Times New Roman" w:hAnsi="Times New Roman" w:cs="Times New Roman"/>
              <w:noProof/>
              <w:kern w:val="2"/>
              <w:sz w:val="28"/>
              <w:szCs w:val="28"/>
              <w:lang w:eastAsia="ja-JP"/>
              <w14:ligatures w14:val="standardContextual"/>
            </w:rPr>
          </w:pPr>
          <w:ins w:id="105" w:author="Larissa Goh" w:date="2025-10-08T02:56:00Z" w16du:dateUtc="2025-10-07T13:56:00Z">
            <w:r>
              <w:fldChar w:fldCharType="begin"/>
            </w:r>
            <w:r>
              <w:instrText>HYPERLINK \l "_Toc195128887"</w:instrText>
            </w:r>
            <w:r>
              <w:fldChar w:fldCharType="separate"/>
            </w:r>
            <w:r w:rsidRPr="00623B2C">
              <w:rPr>
                <w:rStyle w:val="Hyperlink"/>
                <w:rFonts w:ascii="Times New Roman" w:hAnsi="Times New Roman" w:cs="Times New Roman"/>
                <w:noProof/>
                <w:sz w:val="24"/>
                <w:szCs w:val="28"/>
              </w:rPr>
              <w:t>Appendix R – Issue Log</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53</w:t>
            </w:r>
            <w:r w:rsidRPr="00623B2C">
              <w:rPr>
                <w:rFonts w:ascii="Times New Roman" w:hAnsi="Times New Roman" w:cs="Times New Roman"/>
                <w:noProof/>
                <w:webHidden/>
                <w:sz w:val="24"/>
                <w:szCs w:val="28"/>
              </w:rPr>
              <w:fldChar w:fldCharType="end"/>
            </w:r>
            <w:r>
              <w:fldChar w:fldCharType="end"/>
            </w:r>
          </w:ins>
        </w:p>
        <w:p w14:paraId="54240864" w14:textId="77777777" w:rsidR="00623B2C" w:rsidRPr="00623B2C" w:rsidRDefault="00623B2C">
          <w:pPr>
            <w:pStyle w:val="TOC2"/>
            <w:tabs>
              <w:tab w:val="right" w:leader="dot" w:pos="9016"/>
            </w:tabs>
            <w:rPr>
              <w:ins w:id="106" w:author="Larissa Goh" w:date="2025-10-08T02:56:00Z" w16du:dateUtc="2025-10-07T13:56:00Z"/>
              <w:rFonts w:ascii="Times New Roman" w:hAnsi="Times New Roman" w:cs="Times New Roman"/>
              <w:noProof/>
              <w:kern w:val="2"/>
              <w:sz w:val="28"/>
              <w:szCs w:val="28"/>
              <w:lang w:eastAsia="ja-JP"/>
              <w14:ligatures w14:val="standardContextual"/>
            </w:rPr>
          </w:pPr>
          <w:ins w:id="107" w:author="Larissa Goh" w:date="2025-10-08T02:56:00Z" w16du:dateUtc="2025-10-07T13:56:00Z">
            <w:r>
              <w:fldChar w:fldCharType="begin"/>
            </w:r>
            <w:r>
              <w:instrText>HYPERLINK \l "_Toc195128888"</w:instrText>
            </w:r>
            <w:r>
              <w:fldChar w:fldCharType="separate"/>
            </w:r>
            <w:r w:rsidRPr="00623B2C">
              <w:rPr>
                <w:rStyle w:val="Hyperlink"/>
                <w:rFonts w:ascii="Times New Roman" w:hAnsi="Times New Roman" w:cs="Times New Roman"/>
                <w:noProof/>
                <w:sz w:val="24"/>
                <w:szCs w:val="28"/>
              </w:rPr>
              <w:t>Appendix S – Change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55</w:t>
            </w:r>
            <w:r w:rsidRPr="00623B2C">
              <w:rPr>
                <w:rFonts w:ascii="Times New Roman" w:hAnsi="Times New Roman" w:cs="Times New Roman"/>
                <w:noProof/>
                <w:webHidden/>
                <w:sz w:val="24"/>
                <w:szCs w:val="28"/>
              </w:rPr>
              <w:fldChar w:fldCharType="end"/>
            </w:r>
            <w:r>
              <w:fldChar w:fldCharType="end"/>
            </w:r>
          </w:ins>
        </w:p>
        <w:p w14:paraId="0562D327" w14:textId="77777777" w:rsidR="00623B2C" w:rsidRPr="00623B2C" w:rsidRDefault="00623B2C">
          <w:pPr>
            <w:pStyle w:val="TOC2"/>
            <w:tabs>
              <w:tab w:val="right" w:leader="dot" w:pos="9016"/>
            </w:tabs>
            <w:rPr>
              <w:ins w:id="108" w:author="Larissa Goh" w:date="2025-10-08T02:56:00Z" w16du:dateUtc="2025-10-07T13:56:00Z"/>
              <w:rFonts w:ascii="Times New Roman" w:hAnsi="Times New Roman" w:cs="Times New Roman"/>
              <w:noProof/>
              <w:kern w:val="2"/>
              <w:sz w:val="28"/>
              <w:szCs w:val="28"/>
              <w:lang w:eastAsia="ja-JP"/>
              <w14:ligatures w14:val="standardContextual"/>
            </w:rPr>
          </w:pPr>
          <w:ins w:id="109" w:author="Larissa Goh" w:date="2025-10-08T02:56:00Z" w16du:dateUtc="2025-10-07T13:56:00Z">
            <w:r>
              <w:fldChar w:fldCharType="begin"/>
            </w:r>
            <w:r>
              <w:instrText>HYPERLINK \l "_Toc195128889"</w:instrText>
            </w:r>
            <w:r>
              <w:fldChar w:fldCharType="separate"/>
            </w:r>
            <w:r w:rsidRPr="00623B2C">
              <w:rPr>
                <w:rStyle w:val="Hyperlink"/>
                <w:rFonts w:ascii="Times New Roman" w:hAnsi="Times New Roman" w:cs="Times New Roman"/>
                <w:noProof/>
                <w:sz w:val="24"/>
                <w:szCs w:val="28"/>
              </w:rPr>
              <w:t>Appendix T – Quality Assurance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59</w:t>
            </w:r>
            <w:r w:rsidRPr="00623B2C">
              <w:rPr>
                <w:rFonts w:ascii="Times New Roman" w:hAnsi="Times New Roman" w:cs="Times New Roman"/>
                <w:noProof/>
                <w:webHidden/>
                <w:sz w:val="24"/>
                <w:szCs w:val="28"/>
              </w:rPr>
              <w:fldChar w:fldCharType="end"/>
            </w:r>
            <w:r>
              <w:fldChar w:fldCharType="end"/>
            </w:r>
          </w:ins>
        </w:p>
        <w:p w14:paraId="3B4B2515" w14:textId="77777777" w:rsidR="00623B2C" w:rsidRDefault="00623B2C">
          <w:pPr>
            <w:pStyle w:val="TOC1"/>
            <w:tabs>
              <w:tab w:val="right" w:leader="dot" w:pos="9016"/>
            </w:tabs>
            <w:rPr>
              <w:ins w:id="110" w:author="Larissa Goh" w:date="2025-10-08T02:56:00Z" w16du:dateUtc="2025-10-07T13:56:00Z"/>
              <w:rFonts w:asciiTheme="minorHAnsi" w:hAnsiTheme="minorHAnsi" w:cstheme="minorBidi"/>
              <w:noProof/>
              <w:kern w:val="2"/>
              <w:sz w:val="24"/>
              <w:lang w:eastAsia="ja-JP"/>
              <w14:ligatures w14:val="standardContextual"/>
            </w:rPr>
          </w:pPr>
          <w:ins w:id="111" w:author="Larissa Goh" w:date="2025-10-08T02:56:00Z" w16du:dateUtc="2025-10-07T13:56:00Z">
            <w:r>
              <w:fldChar w:fldCharType="begin"/>
            </w:r>
            <w:r>
              <w:instrText>HYPERLINK \l "_Toc195128890"</w:instrText>
            </w:r>
            <w:r>
              <w:fldChar w:fldCharType="separate"/>
            </w:r>
            <w:r w:rsidRPr="00623B2C">
              <w:rPr>
                <w:rStyle w:val="Hyperlink"/>
                <w:rFonts w:ascii="Times New Roman" w:hAnsi="Times New Roman" w:cs="Times New Roman"/>
                <w:noProof/>
                <w:sz w:val="24"/>
                <w:szCs w:val="28"/>
              </w:rPr>
              <w:t>References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_Toc195128890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62</w:t>
            </w:r>
            <w:r w:rsidRPr="00623B2C">
              <w:rPr>
                <w:rFonts w:ascii="Times New Roman" w:hAnsi="Times New Roman" w:cs="Times New Roman"/>
                <w:noProof/>
                <w:webHidden/>
                <w:sz w:val="24"/>
                <w:szCs w:val="28"/>
              </w:rPr>
              <w:fldChar w:fldCharType="end"/>
            </w:r>
            <w:r>
              <w:fldChar w:fldCharType="end"/>
            </w:r>
          </w:ins>
        </w:p>
        <w:p w14:paraId="3851721E" w14:textId="4CDA6D05" w:rsidR="007313D1" w:rsidRDefault="00F3563A">
          <w:pPr>
            <w:pStyle w:val="TOC1"/>
            <w:tabs>
              <w:tab w:val="right" w:leader="dot" w:pos="9016"/>
            </w:tabs>
            <w:rPr>
              <w:del w:id="112" w:author="Larissa Goh" w:date="2025-10-08T02:56:00Z" w16du:dateUtc="2025-10-07T13:56:00Z"/>
              <w:rFonts w:asciiTheme="minorHAnsi" w:hAnsiTheme="minorHAnsi" w:cstheme="minorBidi"/>
              <w:noProof/>
              <w:kern w:val="2"/>
              <w:sz w:val="24"/>
              <w:lang w:bidi="my-MM"/>
              <w14:ligatures w14:val="standardContextual"/>
            </w:rPr>
          </w:pPr>
          <w:ins w:id="113" w:author="Larissa Goh" w:date="2025-10-08T02:56:00Z" w16du:dateUtc="2025-10-07T13:56:00Z">
            <w:r w:rsidRPr="00032A5A">
              <w:rPr>
                <w:rFonts w:ascii="Times New Roman" w:hAnsi="Times New Roman" w:cs="Times New Roman"/>
                <w:b/>
                <w:bCs/>
                <w:sz w:val="21"/>
                <w:szCs w:val="22"/>
              </w:rPr>
              <w:fldChar w:fldCharType="end"/>
            </w:r>
          </w:ins>
          <w:del w:id="114" w:author="Larissa Goh" w:date="2025-10-08T02:56:00Z" w16du:dateUtc="2025-10-07T13:56:00Z">
            <w:r w:rsidRPr="00032A5A">
              <w:rPr>
                <w:rFonts w:ascii="Times New Roman" w:hAnsi="Times New Roman" w:cs="Times New Roman"/>
                <w:szCs w:val="22"/>
              </w:rPr>
              <w:fldChar w:fldCharType="begin"/>
            </w:r>
            <w:r w:rsidRPr="00032A5A">
              <w:rPr>
                <w:rFonts w:ascii="Times New Roman" w:hAnsi="Times New Roman" w:cs="Times New Roman"/>
                <w:szCs w:val="22"/>
              </w:rPr>
              <w:delInstrText xml:space="preserve"> TOC \o "1-3" \h \z \u </w:delInstrText>
            </w:r>
            <w:r w:rsidRPr="00032A5A">
              <w:rPr>
                <w:rFonts w:ascii="Times New Roman" w:hAnsi="Times New Roman" w:cs="Times New Roman"/>
                <w:szCs w:val="22"/>
              </w:rPr>
              <w:fldChar w:fldCharType="separate"/>
            </w:r>
            <w:r w:rsidR="007313D1">
              <w:fldChar w:fldCharType="begin"/>
            </w:r>
            <w:r w:rsidR="007313D1">
              <w:delInstrText>HYPERLINK \l "_Toc195128327"</w:delInstrText>
            </w:r>
            <w:r w:rsidR="007313D1">
              <w:fldChar w:fldCharType="separate"/>
            </w:r>
            <w:r w:rsidR="007313D1" w:rsidRPr="002C639D">
              <w:rPr>
                <w:rStyle w:val="Hyperlink"/>
                <w:rFonts w:cs="Times New Roman"/>
                <w:noProof/>
              </w:rPr>
              <w:delText>Version Control</w:delText>
            </w:r>
            <w:r w:rsidR="007313D1">
              <w:rPr>
                <w:noProof/>
                <w:webHidden/>
              </w:rPr>
              <w:tab/>
            </w:r>
            <w:r w:rsidR="007313D1">
              <w:rPr>
                <w:noProof/>
                <w:webHidden/>
              </w:rPr>
              <w:fldChar w:fldCharType="begin"/>
            </w:r>
            <w:r w:rsidR="007313D1">
              <w:rPr>
                <w:noProof/>
                <w:webHidden/>
              </w:rPr>
              <w:delInstrText xml:space="preserve"> PAGEREF _Toc195128327 \h </w:delInstrText>
            </w:r>
            <w:r w:rsidR="007313D1">
              <w:rPr>
                <w:noProof/>
                <w:webHidden/>
              </w:rPr>
            </w:r>
            <w:r w:rsidR="007313D1">
              <w:rPr>
                <w:noProof/>
                <w:webHidden/>
              </w:rPr>
              <w:fldChar w:fldCharType="separate"/>
            </w:r>
            <w:r w:rsidR="007313D1">
              <w:rPr>
                <w:noProof/>
                <w:webHidden/>
              </w:rPr>
              <w:delText>2</w:delText>
            </w:r>
            <w:r w:rsidR="007313D1">
              <w:rPr>
                <w:noProof/>
                <w:webHidden/>
              </w:rPr>
              <w:fldChar w:fldCharType="end"/>
            </w:r>
            <w:r w:rsidR="007313D1">
              <w:fldChar w:fldCharType="end"/>
            </w:r>
          </w:del>
        </w:p>
        <w:p w14:paraId="2793AEE2" w14:textId="6313F04A" w:rsidR="007313D1" w:rsidRDefault="007313D1">
          <w:pPr>
            <w:pStyle w:val="TOC1"/>
            <w:tabs>
              <w:tab w:val="right" w:leader="dot" w:pos="9016"/>
            </w:tabs>
            <w:rPr>
              <w:del w:id="115" w:author="Larissa Goh" w:date="2025-10-08T02:56:00Z" w16du:dateUtc="2025-10-07T13:56:00Z"/>
              <w:rFonts w:asciiTheme="minorHAnsi" w:hAnsiTheme="minorHAnsi" w:cstheme="minorBidi"/>
              <w:noProof/>
              <w:kern w:val="2"/>
              <w:sz w:val="24"/>
              <w:lang w:bidi="my-MM"/>
              <w14:ligatures w14:val="standardContextual"/>
            </w:rPr>
          </w:pPr>
          <w:del w:id="116" w:author="Larissa Goh" w:date="2025-10-08T02:56:00Z" w16du:dateUtc="2025-10-07T13:56:00Z">
            <w:r>
              <w:fldChar w:fldCharType="begin"/>
            </w:r>
            <w:r>
              <w:delInstrText>HYPERLINK \l "_Toc195128328"</w:delInstrText>
            </w:r>
            <w:r>
              <w:fldChar w:fldCharType="separate"/>
            </w:r>
            <w:r w:rsidRPr="002C639D">
              <w:rPr>
                <w:rStyle w:val="Hyperlink"/>
                <w:rFonts w:cs="Times New Roman"/>
                <w:noProof/>
              </w:rPr>
              <w:delText>Executive Summary</w:delText>
            </w:r>
            <w:r>
              <w:rPr>
                <w:noProof/>
                <w:webHidden/>
              </w:rPr>
              <w:tab/>
            </w:r>
            <w:r>
              <w:rPr>
                <w:noProof/>
                <w:webHidden/>
              </w:rPr>
              <w:fldChar w:fldCharType="begin"/>
            </w:r>
            <w:r>
              <w:rPr>
                <w:noProof/>
                <w:webHidden/>
              </w:rPr>
              <w:delInstrText xml:space="preserve"> PAGEREF _Toc195128328 \h </w:delInstrText>
            </w:r>
            <w:r>
              <w:rPr>
                <w:noProof/>
                <w:webHidden/>
              </w:rPr>
            </w:r>
            <w:r>
              <w:rPr>
                <w:noProof/>
                <w:webHidden/>
              </w:rPr>
              <w:fldChar w:fldCharType="separate"/>
            </w:r>
            <w:r>
              <w:rPr>
                <w:noProof/>
                <w:webHidden/>
              </w:rPr>
              <w:delText>5</w:delText>
            </w:r>
            <w:r>
              <w:rPr>
                <w:noProof/>
                <w:webHidden/>
              </w:rPr>
              <w:fldChar w:fldCharType="end"/>
            </w:r>
            <w:r>
              <w:fldChar w:fldCharType="end"/>
            </w:r>
          </w:del>
        </w:p>
        <w:p w14:paraId="67A8E09A" w14:textId="1CD8D697" w:rsidR="007313D1" w:rsidRDefault="007313D1">
          <w:pPr>
            <w:pStyle w:val="TOC1"/>
            <w:tabs>
              <w:tab w:val="right" w:leader="dot" w:pos="9016"/>
            </w:tabs>
            <w:rPr>
              <w:del w:id="117" w:author="Larissa Goh" w:date="2025-10-08T02:56:00Z" w16du:dateUtc="2025-10-07T13:56:00Z"/>
              <w:rFonts w:asciiTheme="minorHAnsi" w:hAnsiTheme="minorHAnsi" w:cstheme="minorBidi"/>
              <w:noProof/>
              <w:kern w:val="2"/>
              <w:sz w:val="24"/>
              <w:lang w:bidi="my-MM"/>
              <w14:ligatures w14:val="standardContextual"/>
            </w:rPr>
          </w:pPr>
          <w:del w:id="118" w:author="Larissa Goh" w:date="2025-10-08T02:56:00Z" w16du:dateUtc="2025-10-07T13:56:00Z">
            <w:r>
              <w:fldChar w:fldCharType="begin"/>
            </w:r>
            <w:r>
              <w:delInstrText>HYPERLINK \l "_Toc195128329"</w:delInstrText>
            </w:r>
            <w:r>
              <w:fldChar w:fldCharType="separate"/>
            </w:r>
            <w:r w:rsidRPr="002C639D">
              <w:rPr>
                <w:rStyle w:val="Hyperlink"/>
                <w:rFonts w:cs="Times New Roman"/>
                <w:noProof/>
              </w:rPr>
              <w:delText>Terms of Reference</w:delText>
            </w:r>
            <w:r>
              <w:rPr>
                <w:noProof/>
                <w:webHidden/>
              </w:rPr>
              <w:tab/>
            </w:r>
            <w:r>
              <w:rPr>
                <w:noProof/>
                <w:webHidden/>
              </w:rPr>
              <w:fldChar w:fldCharType="begin"/>
            </w:r>
            <w:r>
              <w:rPr>
                <w:noProof/>
                <w:webHidden/>
              </w:rPr>
              <w:delInstrText xml:space="preserve"> PAGEREF _Toc195128329 \h </w:delInstrText>
            </w:r>
            <w:r>
              <w:rPr>
                <w:noProof/>
                <w:webHidden/>
              </w:rPr>
            </w:r>
            <w:r>
              <w:rPr>
                <w:noProof/>
                <w:webHidden/>
              </w:rPr>
              <w:fldChar w:fldCharType="separate"/>
            </w:r>
            <w:r>
              <w:rPr>
                <w:noProof/>
                <w:webHidden/>
              </w:rPr>
              <w:delText>5</w:delText>
            </w:r>
            <w:r>
              <w:rPr>
                <w:noProof/>
                <w:webHidden/>
              </w:rPr>
              <w:fldChar w:fldCharType="end"/>
            </w:r>
            <w:r>
              <w:fldChar w:fldCharType="end"/>
            </w:r>
          </w:del>
        </w:p>
        <w:p w14:paraId="54BD5F3E" w14:textId="4B1EDED5" w:rsidR="007313D1" w:rsidRDefault="007313D1">
          <w:pPr>
            <w:pStyle w:val="TOC1"/>
            <w:tabs>
              <w:tab w:val="right" w:leader="dot" w:pos="9016"/>
            </w:tabs>
            <w:rPr>
              <w:del w:id="119" w:author="Larissa Goh" w:date="2025-10-08T02:56:00Z" w16du:dateUtc="2025-10-07T13:56:00Z"/>
              <w:rFonts w:asciiTheme="minorHAnsi" w:hAnsiTheme="minorHAnsi" w:cstheme="minorBidi"/>
              <w:noProof/>
              <w:kern w:val="2"/>
              <w:sz w:val="24"/>
              <w:lang w:bidi="my-MM"/>
              <w14:ligatures w14:val="standardContextual"/>
            </w:rPr>
          </w:pPr>
          <w:del w:id="120" w:author="Larissa Goh" w:date="2025-10-08T02:56:00Z" w16du:dateUtc="2025-10-07T13:56:00Z">
            <w:r>
              <w:fldChar w:fldCharType="begin"/>
            </w:r>
            <w:r>
              <w:delInstrText>HYPERLINK \l "_Toc195128330"</w:delInstrText>
            </w:r>
            <w:r>
              <w:fldChar w:fldCharType="separate"/>
            </w:r>
            <w:r w:rsidRPr="002C639D">
              <w:rPr>
                <w:rStyle w:val="Hyperlink"/>
                <w:rFonts w:cs="Times New Roman"/>
                <w:noProof/>
              </w:rPr>
              <w:delText>Project Objectives</w:delText>
            </w:r>
            <w:r>
              <w:rPr>
                <w:noProof/>
                <w:webHidden/>
              </w:rPr>
              <w:tab/>
            </w:r>
            <w:r>
              <w:rPr>
                <w:noProof/>
                <w:webHidden/>
              </w:rPr>
              <w:fldChar w:fldCharType="begin"/>
            </w:r>
            <w:r>
              <w:rPr>
                <w:noProof/>
                <w:webHidden/>
              </w:rPr>
              <w:delInstrText xml:space="preserve"> PAGEREF _Toc195128330 \h </w:delInstrText>
            </w:r>
            <w:r>
              <w:rPr>
                <w:noProof/>
                <w:webHidden/>
              </w:rPr>
            </w:r>
            <w:r>
              <w:rPr>
                <w:noProof/>
                <w:webHidden/>
              </w:rPr>
              <w:fldChar w:fldCharType="separate"/>
            </w:r>
            <w:r>
              <w:rPr>
                <w:noProof/>
                <w:webHidden/>
              </w:rPr>
              <w:delText>5</w:delText>
            </w:r>
            <w:r>
              <w:rPr>
                <w:noProof/>
                <w:webHidden/>
              </w:rPr>
              <w:fldChar w:fldCharType="end"/>
            </w:r>
            <w:r>
              <w:fldChar w:fldCharType="end"/>
            </w:r>
          </w:del>
        </w:p>
        <w:p w14:paraId="7FFBAB8E" w14:textId="7205D3F5" w:rsidR="007313D1" w:rsidRDefault="007313D1">
          <w:pPr>
            <w:pStyle w:val="TOC1"/>
            <w:tabs>
              <w:tab w:val="right" w:leader="dot" w:pos="9016"/>
            </w:tabs>
            <w:rPr>
              <w:del w:id="121" w:author="Larissa Goh" w:date="2025-10-08T02:56:00Z" w16du:dateUtc="2025-10-07T13:56:00Z"/>
              <w:rFonts w:asciiTheme="minorHAnsi" w:hAnsiTheme="minorHAnsi" w:cstheme="minorBidi"/>
              <w:noProof/>
              <w:kern w:val="2"/>
              <w:sz w:val="24"/>
              <w:lang w:bidi="my-MM"/>
              <w14:ligatures w14:val="standardContextual"/>
            </w:rPr>
          </w:pPr>
          <w:del w:id="122" w:author="Larissa Goh" w:date="2025-10-08T02:56:00Z" w16du:dateUtc="2025-10-07T13:56:00Z">
            <w:r>
              <w:fldChar w:fldCharType="begin"/>
            </w:r>
            <w:r>
              <w:delInstrText>HYPERLINK \l "_Toc195128331"</w:delInstrText>
            </w:r>
            <w:r>
              <w:fldChar w:fldCharType="separate"/>
            </w:r>
            <w:r w:rsidRPr="002C639D">
              <w:rPr>
                <w:rStyle w:val="Hyperlink"/>
                <w:rFonts w:cs="Times New Roman"/>
                <w:noProof/>
              </w:rPr>
              <w:delText>Rationale</w:delText>
            </w:r>
            <w:r>
              <w:rPr>
                <w:noProof/>
                <w:webHidden/>
              </w:rPr>
              <w:tab/>
            </w:r>
            <w:r>
              <w:rPr>
                <w:noProof/>
                <w:webHidden/>
              </w:rPr>
              <w:fldChar w:fldCharType="begin"/>
            </w:r>
            <w:r>
              <w:rPr>
                <w:noProof/>
                <w:webHidden/>
              </w:rPr>
              <w:delInstrText xml:space="preserve"> PAGEREF _Toc195128331 \h </w:delInstrText>
            </w:r>
            <w:r>
              <w:rPr>
                <w:noProof/>
                <w:webHidden/>
              </w:rPr>
            </w:r>
            <w:r>
              <w:rPr>
                <w:noProof/>
                <w:webHidden/>
              </w:rPr>
              <w:fldChar w:fldCharType="separate"/>
            </w:r>
            <w:r>
              <w:rPr>
                <w:noProof/>
                <w:webHidden/>
              </w:rPr>
              <w:delText>6</w:delText>
            </w:r>
            <w:r>
              <w:rPr>
                <w:noProof/>
                <w:webHidden/>
              </w:rPr>
              <w:fldChar w:fldCharType="end"/>
            </w:r>
            <w:r>
              <w:fldChar w:fldCharType="end"/>
            </w:r>
          </w:del>
        </w:p>
        <w:p w14:paraId="74F16536" w14:textId="447A887D" w:rsidR="007313D1" w:rsidRDefault="007313D1">
          <w:pPr>
            <w:pStyle w:val="TOC1"/>
            <w:tabs>
              <w:tab w:val="right" w:leader="dot" w:pos="9016"/>
            </w:tabs>
            <w:rPr>
              <w:del w:id="123" w:author="Larissa Goh" w:date="2025-10-08T02:56:00Z" w16du:dateUtc="2025-10-07T13:56:00Z"/>
              <w:rFonts w:asciiTheme="minorHAnsi" w:hAnsiTheme="minorHAnsi" w:cstheme="minorBidi"/>
              <w:noProof/>
              <w:kern w:val="2"/>
              <w:sz w:val="24"/>
              <w:lang w:bidi="my-MM"/>
              <w14:ligatures w14:val="standardContextual"/>
            </w:rPr>
          </w:pPr>
          <w:del w:id="124" w:author="Larissa Goh" w:date="2025-10-08T02:56:00Z" w16du:dateUtc="2025-10-07T13:56:00Z">
            <w:r>
              <w:fldChar w:fldCharType="begin"/>
            </w:r>
            <w:r>
              <w:delInstrText>HYPERLINK \l "_Toc195128332"</w:delInstrText>
            </w:r>
            <w:r>
              <w:fldChar w:fldCharType="separate"/>
            </w:r>
            <w:r w:rsidRPr="002C639D">
              <w:rPr>
                <w:rStyle w:val="Hyperlink"/>
                <w:rFonts w:cs="Times New Roman"/>
                <w:noProof/>
              </w:rPr>
              <w:delText>Project Scope</w:delText>
            </w:r>
            <w:r>
              <w:rPr>
                <w:noProof/>
                <w:webHidden/>
              </w:rPr>
              <w:tab/>
            </w:r>
            <w:r>
              <w:rPr>
                <w:noProof/>
                <w:webHidden/>
              </w:rPr>
              <w:fldChar w:fldCharType="begin"/>
            </w:r>
            <w:r>
              <w:rPr>
                <w:noProof/>
                <w:webHidden/>
              </w:rPr>
              <w:delInstrText xml:space="preserve"> PAGEREF _Toc195128332 \h </w:delInstrText>
            </w:r>
            <w:r>
              <w:rPr>
                <w:noProof/>
                <w:webHidden/>
              </w:rPr>
            </w:r>
            <w:r>
              <w:rPr>
                <w:noProof/>
                <w:webHidden/>
              </w:rPr>
              <w:fldChar w:fldCharType="separate"/>
            </w:r>
            <w:r>
              <w:rPr>
                <w:noProof/>
                <w:webHidden/>
              </w:rPr>
              <w:delText>6</w:delText>
            </w:r>
            <w:r>
              <w:rPr>
                <w:noProof/>
                <w:webHidden/>
              </w:rPr>
              <w:fldChar w:fldCharType="end"/>
            </w:r>
            <w:r>
              <w:fldChar w:fldCharType="end"/>
            </w:r>
          </w:del>
        </w:p>
        <w:p w14:paraId="6BC4C7EB" w14:textId="77291627" w:rsidR="007313D1" w:rsidRDefault="007313D1">
          <w:pPr>
            <w:pStyle w:val="TOC2"/>
            <w:tabs>
              <w:tab w:val="right" w:leader="dot" w:pos="9016"/>
            </w:tabs>
            <w:rPr>
              <w:del w:id="125" w:author="Larissa Goh" w:date="2025-10-08T02:56:00Z" w16du:dateUtc="2025-10-07T13:56:00Z"/>
              <w:rFonts w:asciiTheme="minorHAnsi" w:hAnsiTheme="minorHAnsi" w:cstheme="minorBidi"/>
              <w:noProof/>
              <w:kern w:val="2"/>
              <w:sz w:val="24"/>
              <w:lang w:bidi="my-MM"/>
              <w14:ligatures w14:val="standardContextual"/>
            </w:rPr>
          </w:pPr>
          <w:del w:id="126" w:author="Larissa Goh" w:date="2025-10-08T02:56:00Z" w16du:dateUtc="2025-10-07T13:56:00Z">
            <w:r>
              <w:fldChar w:fldCharType="begin"/>
            </w:r>
            <w:r>
              <w:delInstrText>HYPERLINK \l "_Toc195128333"</w:delInstrText>
            </w:r>
            <w:r>
              <w:fldChar w:fldCharType="separate"/>
            </w:r>
            <w:r w:rsidRPr="002C639D">
              <w:rPr>
                <w:rStyle w:val="Hyperlink"/>
                <w:rFonts w:cs="Times New Roman"/>
                <w:noProof/>
              </w:rPr>
              <w:delText>Out of Scope</w:delText>
            </w:r>
            <w:r>
              <w:rPr>
                <w:noProof/>
                <w:webHidden/>
              </w:rPr>
              <w:tab/>
            </w:r>
            <w:r>
              <w:rPr>
                <w:noProof/>
                <w:webHidden/>
              </w:rPr>
              <w:fldChar w:fldCharType="begin"/>
            </w:r>
            <w:r>
              <w:rPr>
                <w:noProof/>
                <w:webHidden/>
              </w:rPr>
              <w:delInstrText xml:space="preserve"> PAGEREF _Toc195128333 \h </w:delInstrText>
            </w:r>
            <w:r>
              <w:rPr>
                <w:noProof/>
                <w:webHidden/>
              </w:rPr>
            </w:r>
            <w:r>
              <w:rPr>
                <w:noProof/>
                <w:webHidden/>
              </w:rPr>
              <w:fldChar w:fldCharType="separate"/>
            </w:r>
            <w:r>
              <w:rPr>
                <w:noProof/>
                <w:webHidden/>
              </w:rPr>
              <w:delText>6</w:delText>
            </w:r>
            <w:r>
              <w:rPr>
                <w:noProof/>
                <w:webHidden/>
              </w:rPr>
              <w:fldChar w:fldCharType="end"/>
            </w:r>
            <w:r>
              <w:fldChar w:fldCharType="end"/>
            </w:r>
          </w:del>
        </w:p>
        <w:p w14:paraId="77367396" w14:textId="5A61DD63" w:rsidR="007313D1" w:rsidRDefault="007313D1">
          <w:pPr>
            <w:pStyle w:val="TOC2"/>
            <w:tabs>
              <w:tab w:val="right" w:leader="dot" w:pos="9016"/>
            </w:tabs>
            <w:rPr>
              <w:del w:id="127" w:author="Larissa Goh" w:date="2025-10-08T02:56:00Z" w16du:dateUtc="2025-10-07T13:56:00Z"/>
              <w:rFonts w:asciiTheme="minorHAnsi" w:hAnsiTheme="minorHAnsi" w:cstheme="minorBidi"/>
              <w:noProof/>
              <w:kern w:val="2"/>
              <w:sz w:val="24"/>
              <w:lang w:bidi="my-MM"/>
              <w14:ligatures w14:val="standardContextual"/>
            </w:rPr>
          </w:pPr>
          <w:del w:id="128" w:author="Larissa Goh" w:date="2025-10-08T02:56:00Z" w16du:dateUtc="2025-10-07T13:56:00Z">
            <w:r>
              <w:fldChar w:fldCharType="begin"/>
            </w:r>
            <w:r>
              <w:delInstrText>HYPERLINK \l "_Toc195128334"</w:delInstrText>
            </w:r>
            <w:r>
              <w:fldChar w:fldCharType="separate"/>
            </w:r>
            <w:r w:rsidRPr="002C639D">
              <w:rPr>
                <w:rStyle w:val="Hyperlink"/>
                <w:rFonts w:cs="Times New Roman"/>
                <w:noProof/>
              </w:rPr>
              <w:delText>Key Stakeholders</w:delText>
            </w:r>
            <w:r>
              <w:rPr>
                <w:noProof/>
                <w:webHidden/>
              </w:rPr>
              <w:tab/>
            </w:r>
            <w:r>
              <w:rPr>
                <w:noProof/>
                <w:webHidden/>
              </w:rPr>
              <w:fldChar w:fldCharType="begin"/>
            </w:r>
            <w:r>
              <w:rPr>
                <w:noProof/>
                <w:webHidden/>
              </w:rPr>
              <w:delInstrText xml:space="preserve"> PAGEREF _Toc195128334 \h </w:delInstrText>
            </w:r>
            <w:r>
              <w:rPr>
                <w:noProof/>
                <w:webHidden/>
              </w:rPr>
            </w:r>
            <w:r>
              <w:rPr>
                <w:noProof/>
                <w:webHidden/>
              </w:rPr>
              <w:fldChar w:fldCharType="separate"/>
            </w:r>
            <w:r>
              <w:rPr>
                <w:noProof/>
                <w:webHidden/>
              </w:rPr>
              <w:delText>6</w:delText>
            </w:r>
            <w:r>
              <w:rPr>
                <w:noProof/>
                <w:webHidden/>
              </w:rPr>
              <w:fldChar w:fldCharType="end"/>
            </w:r>
            <w:r>
              <w:fldChar w:fldCharType="end"/>
            </w:r>
          </w:del>
        </w:p>
        <w:p w14:paraId="7EFD2D03" w14:textId="15C0310E" w:rsidR="007313D1" w:rsidRDefault="007313D1">
          <w:pPr>
            <w:pStyle w:val="TOC2"/>
            <w:tabs>
              <w:tab w:val="right" w:leader="dot" w:pos="9016"/>
            </w:tabs>
            <w:rPr>
              <w:del w:id="129" w:author="Larissa Goh" w:date="2025-10-08T02:56:00Z" w16du:dateUtc="2025-10-07T13:56:00Z"/>
              <w:rFonts w:asciiTheme="minorHAnsi" w:hAnsiTheme="minorHAnsi" w:cstheme="minorBidi"/>
              <w:noProof/>
              <w:kern w:val="2"/>
              <w:sz w:val="24"/>
              <w:lang w:bidi="my-MM"/>
              <w14:ligatures w14:val="standardContextual"/>
            </w:rPr>
          </w:pPr>
          <w:del w:id="130" w:author="Larissa Goh" w:date="2025-10-08T02:56:00Z" w16du:dateUtc="2025-10-07T13:56:00Z">
            <w:r>
              <w:fldChar w:fldCharType="begin"/>
            </w:r>
            <w:r>
              <w:delInstrText>HYPERLINK \l "_Toc195128335"</w:delInstrText>
            </w:r>
            <w:r>
              <w:fldChar w:fldCharType="separate"/>
            </w:r>
            <w:r w:rsidRPr="002C639D">
              <w:rPr>
                <w:rStyle w:val="Hyperlink"/>
                <w:rFonts w:cs="Times New Roman"/>
                <w:noProof/>
              </w:rPr>
              <w:delText>Project Feasibility</w:delText>
            </w:r>
            <w:r>
              <w:rPr>
                <w:noProof/>
                <w:webHidden/>
              </w:rPr>
              <w:tab/>
            </w:r>
            <w:r>
              <w:rPr>
                <w:noProof/>
                <w:webHidden/>
              </w:rPr>
              <w:fldChar w:fldCharType="begin"/>
            </w:r>
            <w:r>
              <w:rPr>
                <w:noProof/>
                <w:webHidden/>
              </w:rPr>
              <w:delInstrText xml:space="preserve"> PAGEREF _Toc195128335 \h </w:delInstrText>
            </w:r>
            <w:r>
              <w:rPr>
                <w:noProof/>
                <w:webHidden/>
              </w:rPr>
            </w:r>
            <w:r>
              <w:rPr>
                <w:noProof/>
                <w:webHidden/>
              </w:rPr>
              <w:fldChar w:fldCharType="separate"/>
            </w:r>
            <w:r>
              <w:rPr>
                <w:noProof/>
                <w:webHidden/>
              </w:rPr>
              <w:delText>7</w:delText>
            </w:r>
            <w:r>
              <w:rPr>
                <w:noProof/>
                <w:webHidden/>
              </w:rPr>
              <w:fldChar w:fldCharType="end"/>
            </w:r>
            <w:r>
              <w:fldChar w:fldCharType="end"/>
            </w:r>
          </w:del>
        </w:p>
        <w:p w14:paraId="51B4BF1B" w14:textId="0085CF85" w:rsidR="007313D1" w:rsidRDefault="007313D1">
          <w:pPr>
            <w:pStyle w:val="TOC2"/>
            <w:tabs>
              <w:tab w:val="right" w:leader="dot" w:pos="9016"/>
            </w:tabs>
            <w:rPr>
              <w:del w:id="131" w:author="Larissa Goh" w:date="2025-10-08T02:56:00Z" w16du:dateUtc="2025-10-07T13:56:00Z"/>
              <w:rFonts w:asciiTheme="minorHAnsi" w:hAnsiTheme="minorHAnsi" w:cstheme="minorBidi"/>
              <w:noProof/>
              <w:kern w:val="2"/>
              <w:sz w:val="24"/>
              <w:lang w:bidi="my-MM"/>
              <w14:ligatures w14:val="standardContextual"/>
            </w:rPr>
          </w:pPr>
          <w:del w:id="132" w:author="Larissa Goh" w:date="2025-10-08T02:56:00Z" w16du:dateUtc="2025-10-07T13:56:00Z">
            <w:r>
              <w:fldChar w:fldCharType="begin"/>
            </w:r>
            <w:r>
              <w:delInstrText>HYPERLINK \l "_Toc195128336"</w:delInstrText>
            </w:r>
            <w:r>
              <w:fldChar w:fldCharType="separate"/>
            </w:r>
            <w:r w:rsidRPr="002C639D">
              <w:rPr>
                <w:rStyle w:val="Hyperlink"/>
                <w:rFonts w:cs="Times New Roman"/>
                <w:noProof/>
              </w:rPr>
              <w:delText>Project Plan</w:delText>
            </w:r>
            <w:r>
              <w:rPr>
                <w:noProof/>
                <w:webHidden/>
              </w:rPr>
              <w:tab/>
            </w:r>
            <w:r>
              <w:rPr>
                <w:noProof/>
                <w:webHidden/>
              </w:rPr>
              <w:fldChar w:fldCharType="begin"/>
            </w:r>
            <w:r>
              <w:rPr>
                <w:noProof/>
                <w:webHidden/>
              </w:rPr>
              <w:delInstrText xml:space="preserve"> PAGEREF _Toc195128336 \h </w:delInstrText>
            </w:r>
            <w:r>
              <w:rPr>
                <w:noProof/>
                <w:webHidden/>
              </w:rPr>
            </w:r>
            <w:r>
              <w:rPr>
                <w:noProof/>
                <w:webHidden/>
              </w:rPr>
              <w:fldChar w:fldCharType="separate"/>
            </w:r>
            <w:r>
              <w:rPr>
                <w:noProof/>
                <w:webHidden/>
              </w:rPr>
              <w:delText>8</w:delText>
            </w:r>
            <w:r>
              <w:rPr>
                <w:noProof/>
                <w:webHidden/>
              </w:rPr>
              <w:fldChar w:fldCharType="end"/>
            </w:r>
            <w:r>
              <w:fldChar w:fldCharType="end"/>
            </w:r>
          </w:del>
        </w:p>
        <w:p w14:paraId="1E1441C2" w14:textId="4BEF509A" w:rsidR="007313D1" w:rsidRDefault="007313D1">
          <w:pPr>
            <w:pStyle w:val="TOC2"/>
            <w:tabs>
              <w:tab w:val="right" w:leader="dot" w:pos="9016"/>
            </w:tabs>
            <w:rPr>
              <w:del w:id="133" w:author="Larissa Goh" w:date="2025-10-08T02:56:00Z" w16du:dateUtc="2025-10-07T13:56:00Z"/>
              <w:rFonts w:asciiTheme="minorHAnsi" w:hAnsiTheme="minorHAnsi" w:cstheme="minorBidi"/>
              <w:noProof/>
              <w:kern w:val="2"/>
              <w:sz w:val="24"/>
              <w:lang w:bidi="my-MM"/>
              <w14:ligatures w14:val="standardContextual"/>
            </w:rPr>
          </w:pPr>
          <w:del w:id="134" w:author="Larissa Goh" w:date="2025-10-08T02:56:00Z" w16du:dateUtc="2025-10-07T13:56:00Z">
            <w:r>
              <w:fldChar w:fldCharType="begin"/>
            </w:r>
            <w:r>
              <w:delInstrText>HYPERLINK \l "_Toc195128337"</w:delInstrText>
            </w:r>
            <w:r>
              <w:fldChar w:fldCharType="separate"/>
            </w:r>
            <w:r w:rsidRPr="002C639D">
              <w:rPr>
                <w:rStyle w:val="Hyperlink"/>
                <w:rFonts w:cs="Times New Roman"/>
                <w:noProof/>
              </w:rPr>
              <w:delText>Estimated Costs</w:delText>
            </w:r>
            <w:r>
              <w:rPr>
                <w:noProof/>
                <w:webHidden/>
              </w:rPr>
              <w:tab/>
            </w:r>
            <w:r>
              <w:rPr>
                <w:noProof/>
                <w:webHidden/>
              </w:rPr>
              <w:fldChar w:fldCharType="begin"/>
            </w:r>
            <w:r>
              <w:rPr>
                <w:noProof/>
                <w:webHidden/>
              </w:rPr>
              <w:delInstrText xml:space="preserve"> PAGEREF _Toc195128337 \h </w:delInstrText>
            </w:r>
            <w:r>
              <w:rPr>
                <w:noProof/>
                <w:webHidden/>
              </w:rPr>
            </w:r>
            <w:r>
              <w:rPr>
                <w:noProof/>
                <w:webHidden/>
              </w:rPr>
              <w:fldChar w:fldCharType="separate"/>
            </w:r>
            <w:r>
              <w:rPr>
                <w:noProof/>
                <w:webHidden/>
              </w:rPr>
              <w:delText>10</w:delText>
            </w:r>
            <w:r>
              <w:rPr>
                <w:noProof/>
                <w:webHidden/>
              </w:rPr>
              <w:fldChar w:fldCharType="end"/>
            </w:r>
            <w:r>
              <w:fldChar w:fldCharType="end"/>
            </w:r>
          </w:del>
        </w:p>
        <w:p w14:paraId="0A2B65E1" w14:textId="30563952" w:rsidR="007313D1" w:rsidRDefault="007313D1">
          <w:pPr>
            <w:pStyle w:val="TOC2"/>
            <w:tabs>
              <w:tab w:val="right" w:leader="dot" w:pos="9016"/>
            </w:tabs>
            <w:rPr>
              <w:del w:id="135" w:author="Larissa Goh" w:date="2025-10-08T02:56:00Z" w16du:dateUtc="2025-10-07T13:56:00Z"/>
              <w:rFonts w:asciiTheme="minorHAnsi" w:hAnsiTheme="minorHAnsi" w:cstheme="minorBidi"/>
              <w:noProof/>
              <w:kern w:val="2"/>
              <w:sz w:val="24"/>
              <w:lang w:bidi="my-MM"/>
              <w14:ligatures w14:val="standardContextual"/>
            </w:rPr>
          </w:pPr>
          <w:del w:id="136" w:author="Larissa Goh" w:date="2025-10-08T02:56:00Z" w16du:dateUtc="2025-10-07T13:56:00Z">
            <w:r>
              <w:fldChar w:fldCharType="begin"/>
            </w:r>
            <w:r>
              <w:delInstrText>HYPERLINK \l "_Toc195128338"</w:delInstrText>
            </w:r>
            <w:r>
              <w:fldChar w:fldCharType="separate"/>
            </w:r>
            <w:r w:rsidRPr="002C639D">
              <w:rPr>
                <w:rStyle w:val="Hyperlink"/>
                <w:rFonts w:cs="Times New Roman"/>
                <w:noProof/>
              </w:rPr>
              <w:delText>Labour Breakdown</w:delText>
            </w:r>
            <w:r>
              <w:rPr>
                <w:noProof/>
                <w:webHidden/>
              </w:rPr>
              <w:tab/>
            </w:r>
            <w:r>
              <w:rPr>
                <w:noProof/>
                <w:webHidden/>
              </w:rPr>
              <w:fldChar w:fldCharType="begin"/>
            </w:r>
            <w:r>
              <w:rPr>
                <w:noProof/>
                <w:webHidden/>
              </w:rPr>
              <w:delInstrText xml:space="preserve"> PAGEREF _Toc195128338 \h </w:delInstrText>
            </w:r>
            <w:r>
              <w:rPr>
                <w:noProof/>
                <w:webHidden/>
              </w:rPr>
            </w:r>
            <w:r>
              <w:rPr>
                <w:noProof/>
                <w:webHidden/>
              </w:rPr>
              <w:fldChar w:fldCharType="separate"/>
            </w:r>
            <w:r>
              <w:rPr>
                <w:noProof/>
                <w:webHidden/>
              </w:rPr>
              <w:delText>10</w:delText>
            </w:r>
            <w:r>
              <w:rPr>
                <w:noProof/>
                <w:webHidden/>
              </w:rPr>
              <w:fldChar w:fldCharType="end"/>
            </w:r>
            <w:r>
              <w:fldChar w:fldCharType="end"/>
            </w:r>
          </w:del>
        </w:p>
        <w:p w14:paraId="3DF01745" w14:textId="5CC6B26E" w:rsidR="007313D1" w:rsidRDefault="007313D1">
          <w:pPr>
            <w:pStyle w:val="TOC2"/>
            <w:tabs>
              <w:tab w:val="right" w:leader="dot" w:pos="9016"/>
            </w:tabs>
            <w:rPr>
              <w:del w:id="137" w:author="Larissa Goh" w:date="2025-10-08T02:56:00Z" w16du:dateUtc="2025-10-07T13:56:00Z"/>
              <w:rFonts w:asciiTheme="minorHAnsi" w:hAnsiTheme="minorHAnsi" w:cstheme="minorBidi"/>
              <w:noProof/>
              <w:kern w:val="2"/>
              <w:sz w:val="24"/>
              <w:lang w:bidi="my-MM"/>
              <w14:ligatures w14:val="standardContextual"/>
            </w:rPr>
          </w:pPr>
          <w:del w:id="138" w:author="Larissa Goh" w:date="2025-10-08T02:56:00Z" w16du:dateUtc="2025-10-07T13:56:00Z">
            <w:r>
              <w:fldChar w:fldCharType="begin"/>
            </w:r>
            <w:r>
              <w:delInstrText>HYPERLINK \l "_Toc195128339"</w:delInstrText>
            </w:r>
            <w:r>
              <w:fldChar w:fldCharType="separate"/>
            </w:r>
            <w:r w:rsidRPr="002C639D">
              <w:rPr>
                <w:rStyle w:val="Hyperlink"/>
                <w:rFonts w:cs="Times New Roman"/>
                <w:noProof/>
              </w:rPr>
              <w:delText>Skills Analysis</w:delText>
            </w:r>
            <w:r>
              <w:rPr>
                <w:noProof/>
                <w:webHidden/>
              </w:rPr>
              <w:tab/>
            </w:r>
            <w:r>
              <w:rPr>
                <w:noProof/>
                <w:webHidden/>
              </w:rPr>
              <w:fldChar w:fldCharType="begin"/>
            </w:r>
            <w:r>
              <w:rPr>
                <w:noProof/>
                <w:webHidden/>
              </w:rPr>
              <w:delInstrText xml:space="preserve"> PAGEREF _Toc195128339 \h </w:delInstrText>
            </w:r>
            <w:r>
              <w:rPr>
                <w:noProof/>
                <w:webHidden/>
              </w:rPr>
            </w:r>
            <w:r>
              <w:rPr>
                <w:noProof/>
                <w:webHidden/>
              </w:rPr>
              <w:fldChar w:fldCharType="separate"/>
            </w:r>
            <w:r>
              <w:rPr>
                <w:noProof/>
                <w:webHidden/>
              </w:rPr>
              <w:delText>10</w:delText>
            </w:r>
            <w:r>
              <w:rPr>
                <w:noProof/>
                <w:webHidden/>
              </w:rPr>
              <w:fldChar w:fldCharType="end"/>
            </w:r>
            <w:r>
              <w:fldChar w:fldCharType="end"/>
            </w:r>
          </w:del>
        </w:p>
        <w:p w14:paraId="3EB98430" w14:textId="5689A303" w:rsidR="007313D1" w:rsidRDefault="007313D1">
          <w:pPr>
            <w:pStyle w:val="TOC2"/>
            <w:tabs>
              <w:tab w:val="right" w:leader="dot" w:pos="9016"/>
            </w:tabs>
            <w:rPr>
              <w:del w:id="139" w:author="Larissa Goh" w:date="2025-10-08T02:56:00Z" w16du:dateUtc="2025-10-07T13:56:00Z"/>
              <w:rFonts w:asciiTheme="minorHAnsi" w:hAnsiTheme="minorHAnsi" w:cstheme="minorBidi"/>
              <w:noProof/>
              <w:kern w:val="2"/>
              <w:sz w:val="24"/>
              <w:lang w:bidi="my-MM"/>
              <w14:ligatures w14:val="standardContextual"/>
            </w:rPr>
          </w:pPr>
          <w:del w:id="140" w:author="Larissa Goh" w:date="2025-10-08T02:56:00Z" w16du:dateUtc="2025-10-07T13:56:00Z">
            <w:r>
              <w:fldChar w:fldCharType="begin"/>
            </w:r>
            <w:r>
              <w:delInstrText>HYPERLINK \l "_Toc195128340"</w:delInstrText>
            </w:r>
            <w:r>
              <w:fldChar w:fldCharType="separate"/>
            </w:r>
            <w:r w:rsidRPr="002C639D">
              <w:rPr>
                <w:rStyle w:val="Hyperlink"/>
                <w:rFonts w:cs="Times New Roman"/>
                <w:noProof/>
              </w:rPr>
              <w:delText>Upskilling Plan Schedule</w:delText>
            </w:r>
            <w:r>
              <w:rPr>
                <w:noProof/>
                <w:webHidden/>
              </w:rPr>
              <w:tab/>
            </w:r>
            <w:r>
              <w:rPr>
                <w:noProof/>
                <w:webHidden/>
              </w:rPr>
              <w:fldChar w:fldCharType="begin"/>
            </w:r>
            <w:r>
              <w:rPr>
                <w:noProof/>
                <w:webHidden/>
              </w:rPr>
              <w:delInstrText xml:space="preserve"> PAGEREF _Toc195128340 \h </w:delInstrText>
            </w:r>
            <w:r>
              <w:rPr>
                <w:noProof/>
                <w:webHidden/>
              </w:rPr>
            </w:r>
            <w:r>
              <w:rPr>
                <w:noProof/>
                <w:webHidden/>
              </w:rPr>
              <w:fldChar w:fldCharType="separate"/>
            </w:r>
            <w:r>
              <w:rPr>
                <w:noProof/>
                <w:webHidden/>
              </w:rPr>
              <w:delText>10</w:delText>
            </w:r>
            <w:r>
              <w:rPr>
                <w:noProof/>
                <w:webHidden/>
              </w:rPr>
              <w:fldChar w:fldCharType="end"/>
            </w:r>
            <w:r>
              <w:fldChar w:fldCharType="end"/>
            </w:r>
          </w:del>
        </w:p>
        <w:p w14:paraId="6E110245" w14:textId="0D91A5B5" w:rsidR="007313D1" w:rsidRDefault="007313D1">
          <w:pPr>
            <w:pStyle w:val="TOC2"/>
            <w:tabs>
              <w:tab w:val="right" w:leader="dot" w:pos="9016"/>
            </w:tabs>
            <w:rPr>
              <w:del w:id="141" w:author="Larissa Goh" w:date="2025-10-08T02:56:00Z" w16du:dateUtc="2025-10-07T13:56:00Z"/>
              <w:rFonts w:asciiTheme="minorHAnsi" w:hAnsiTheme="minorHAnsi" w:cstheme="minorBidi"/>
              <w:noProof/>
              <w:kern w:val="2"/>
              <w:sz w:val="24"/>
              <w:lang w:bidi="my-MM"/>
              <w14:ligatures w14:val="standardContextual"/>
            </w:rPr>
          </w:pPr>
          <w:del w:id="142" w:author="Larissa Goh" w:date="2025-10-08T02:56:00Z" w16du:dateUtc="2025-10-07T13:56:00Z">
            <w:r>
              <w:fldChar w:fldCharType="begin"/>
            </w:r>
            <w:r>
              <w:delInstrText>HYPERLINK \l "_Toc195128341"</w:delInstrText>
            </w:r>
            <w:r>
              <w:fldChar w:fldCharType="separate"/>
            </w:r>
            <w:r w:rsidRPr="002C639D">
              <w:rPr>
                <w:rStyle w:val="Hyperlink"/>
                <w:rFonts w:cs="Times New Roman"/>
                <w:noProof/>
              </w:rPr>
              <w:delText>Requirement Traceability Matrix</w:delText>
            </w:r>
            <w:r>
              <w:rPr>
                <w:noProof/>
                <w:webHidden/>
              </w:rPr>
              <w:tab/>
            </w:r>
            <w:r>
              <w:rPr>
                <w:noProof/>
                <w:webHidden/>
              </w:rPr>
              <w:fldChar w:fldCharType="begin"/>
            </w:r>
            <w:r>
              <w:rPr>
                <w:noProof/>
                <w:webHidden/>
              </w:rPr>
              <w:delInstrText xml:space="preserve"> PAGEREF _Toc195128341 \h </w:delInstrText>
            </w:r>
            <w:r>
              <w:rPr>
                <w:noProof/>
                <w:webHidden/>
              </w:rPr>
            </w:r>
            <w:r>
              <w:rPr>
                <w:noProof/>
                <w:webHidden/>
              </w:rPr>
              <w:fldChar w:fldCharType="separate"/>
            </w:r>
            <w:r>
              <w:rPr>
                <w:noProof/>
                <w:webHidden/>
              </w:rPr>
              <w:delText>10</w:delText>
            </w:r>
            <w:r>
              <w:rPr>
                <w:noProof/>
                <w:webHidden/>
              </w:rPr>
              <w:fldChar w:fldCharType="end"/>
            </w:r>
            <w:r>
              <w:fldChar w:fldCharType="end"/>
            </w:r>
          </w:del>
        </w:p>
        <w:p w14:paraId="1D91134B" w14:textId="70D500DC" w:rsidR="007313D1" w:rsidRDefault="007313D1">
          <w:pPr>
            <w:pStyle w:val="TOC2"/>
            <w:tabs>
              <w:tab w:val="right" w:leader="dot" w:pos="9016"/>
            </w:tabs>
            <w:rPr>
              <w:del w:id="143" w:author="Larissa Goh" w:date="2025-10-08T02:56:00Z" w16du:dateUtc="2025-10-07T13:56:00Z"/>
              <w:rFonts w:asciiTheme="minorHAnsi" w:hAnsiTheme="minorHAnsi" w:cstheme="minorBidi"/>
              <w:noProof/>
              <w:kern w:val="2"/>
              <w:sz w:val="24"/>
              <w:lang w:bidi="my-MM"/>
              <w14:ligatures w14:val="standardContextual"/>
            </w:rPr>
          </w:pPr>
          <w:del w:id="144" w:author="Larissa Goh" w:date="2025-10-08T02:56:00Z" w16du:dateUtc="2025-10-07T13:56:00Z">
            <w:r>
              <w:fldChar w:fldCharType="begin"/>
            </w:r>
            <w:r>
              <w:delInstrText>HYPERLINK \l "_Toc195128342"</w:delInstrText>
            </w:r>
            <w:r>
              <w:fldChar w:fldCharType="separate"/>
            </w:r>
            <w:r w:rsidRPr="002C639D">
              <w:rPr>
                <w:rStyle w:val="Hyperlink"/>
                <w:rFonts w:cs="Times New Roman"/>
                <w:noProof/>
              </w:rPr>
              <w:delText>Deliverables</w:delText>
            </w:r>
            <w:r>
              <w:rPr>
                <w:noProof/>
                <w:webHidden/>
              </w:rPr>
              <w:tab/>
            </w:r>
            <w:r>
              <w:rPr>
                <w:noProof/>
                <w:webHidden/>
              </w:rPr>
              <w:fldChar w:fldCharType="begin"/>
            </w:r>
            <w:r>
              <w:rPr>
                <w:noProof/>
                <w:webHidden/>
              </w:rPr>
              <w:delInstrText xml:space="preserve"> PAGEREF _Toc195128342 \h </w:delInstrText>
            </w:r>
            <w:r>
              <w:rPr>
                <w:noProof/>
                <w:webHidden/>
              </w:rPr>
            </w:r>
            <w:r>
              <w:rPr>
                <w:noProof/>
                <w:webHidden/>
              </w:rPr>
              <w:fldChar w:fldCharType="separate"/>
            </w:r>
            <w:r>
              <w:rPr>
                <w:noProof/>
                <w:webHidden/>
              </w:rPr>
              <w:delText>11</w:delText>
            </w:r>
            <w:r>
              <w:rPr>
                <w:noProof/>
                <w:webHidden/>
              </w:rPr>
              <w:fldChar w:fldCharType="end"/>
            </w:r>
            <w:r>
              <w:fldChar w:fldCharType="end"/>
            </w:r>
          </w:del>
        </w:p>
        <w:p w14:paraId="619DF265" w14:textId="3C406E2E" w:rsidR="007313D1" w:rsidRDefault="007313D1">
          <w:pPr>
            <w:pStyle w:val="TOC2"/>
            <w:tabs>
              <w:tab w:val="right" w:leader="dot" w:pos="9016"/>
            </w:tabs>
            <w:rPr>
              <w:del w:id="145" w:author="Larissa Goh" w:date="2025-10-08T02:56:00Z" w16du:dateUtc="2025-10-07T13:56:00Z"/>
              <w:rFonts w:asciiTheme="minorHAnsi" w:hAnsiTheme="minorHAnsi" w:cstheme="minorBidi"/>
              <w:noProof/>
              <w:kern w:val="2"/>
              <w:sz w:val="24"/>
              <w:lang w:bidi="my-MM"/>
              <w14:ligatures w14:val="standardContextual"/>
            </w:rPr>
          </w:pPr>
          <w:del w:id="146" w:author="Larissa Goh" w:date="2025-10-08T02:56:00Z" w16du:dateUtc="2025-10-07T13:56:00Z">
            <w:r>
              <w:fldChar w:fldCharType="begin"/>
            </w:r>
            <w:r>
              <w:delInstrText>HYPERLINK \l "_Toc195128343"</w:delInstrText>
            </w:r>
            <w:r>
              <w:fldChar w:fldCharType="separate"/>
            </w:r>
            <w:r w:rsidRPr="002C639D">
              <w:rPr>
                <w:rStyle w:val="Hyperlink"/>
                <w:rFonts w:cs="Times New Roman"/>
                <w:noProof/>
              </w:rPr>
              <w:delText>Success Criteria</w:delText>
            </w:r>
            <w:r>
              <w:rPr>
                <w:noProof/>
                <w:webHidden/>
              </w:rPr>
              <w:tab/>
            </w:r>
            <w:r>
              <w:rPr>
                <w:noProof/>
                <w:webHidden/>
              </w:rPr>
              <w:fldChar w:fldCharType="begin"/>
            </w:r>
            <w:r>
              <w:rPr>
                <w:noProof/>
                <w:webHidden/>
              </w:rPr>
              <w:delInstrText xml:space="preserve"> PAGEREF _Toc195128343 \h </w:delInstrText>
            </w:r>
            <w:r>
              <w:rPr>
                <w:noProof/>
                <w:webHidden/>
              </w:rPr>
            </w:r>
            <w:r>
              <w:rPr>
                <w:noProof/>
                <w:webHidden/>
              </w:rPr>
              <w:fldChar w:fldCharType="separate"/>
            </w:r>
            <w:r>
              <w:rPr>
                <w:noProof/>
                <w:webHidden/>
              </w:rPr>
              <w:delText>11</w:delText>
            </w:r>
            <w:r>
              <w:rPr>
                <w:noProof/>
                <w:webHidden/>
              </w:rPr>
              <w:fldChar w:fldCharType="end"/>
            </w:r>
            <w:r>
              <w:fldChar w:fldCharType="end"/>
            </w:r>
          </w:del>
        </w:p>
        <w:p w14:paraId="0368F7D8" w14:textId="2BF4251C" w:rsidR="007313D1" w:rsidRDefault="007313D1">
          <w:pPr>
            <w:pStyle w:val="TOC1"/>
            <w:tabs>
              <w:tab w:val="right" w:leader="dot" w:pos="9016"/>
            </w:tabs>
            <w:rPr>
              <w:del w:id="147" w:author="Larissa Goh" w:date="2025-10-08T02:56:00Z" w16du:dateUtc="2025-10-07T13:56:00Z"/>
              <w:rFonts w:asciiTheme="minorHAnsi" w:hAnsiTheme="minorHAnsi" w:cstheme="minorBidi"/>
              <w:noProof/>
              <w:kern w:val="2"/>
              <w:sz w:val="24"/>
              <w:lang w:bidi="my-MM"/>
              <w14:ligatures w14:val="standardContextual"/>
            </w:rPr>
          </w:pPr>
          <w:del w:id="148" w:author="Larissa Goh" w:date="2025-10-08T02:56:00Z" w16du:dateUtc="2025-10-07T13:56:00Z">
            <w:r>
              <w:fldChar w:fldCharType="begin"/>
            </w:r>
            <w:r>
              <w:delInstrText>HYPERLINK \l "_Toc195128344"</w:delInstrText>
            </w:r>
            <w:r>
              <w:fldChar w:fldCharType="separate"/>
            </w:r>
            <w:r w:rsidRPr="002C639D">
              <w:rPr>
                <w:rStyle w:val="Hyperlink"/>
                <w:rFonts w:cs="Times New Roman"/>
                <w:noProof/>
              </w:rPr>
              <w:delText>Project Management Methodology</w:delText>
            </w:r>
            <w:r>
              <w:rPr>
                <w:noProof/>
                <w:webHidden/>
              </w:rPr>
              <w:tab/>
            </w:r>
            <w:r>
              <w:rPr>
                <w:noProof/>
                <w:webHidden/>
              </w:rPr>
              <w:fldChar w:fldCharType="begin"/>
            </w:r>
            <w:r>
              <w:rPr>
                <w:noProof/>
                <w:webHidden/>
              </w:rPr>
              <w:delInstrText xml:space="preserve"> PAGEREF _Toc195128344 \h </w:delInstrText>
            </w:r>
            <w:r>
              <w:rPr>
                <w:noProof/>
                <w:webHidden/>
              </w:rPr>
            </w:r>
            <w:r>
              <w:rPr>
                <w:noProof/>
                <w:webHidden/>
              </w:rPr>
              <w:fldChar w:fldCharType="separate"/>
            </w:r>
            <w:r>
              <w:rPr>
                <w:noProof/>
                <w:webHidden/>
              </w:rPr>
              <w:delText>11</w:delText>
            </w:r>
            <w:r>
              <w:rPr>
                <w:noProof/>
                <w:webHidden/>
              </w:rPr>
              <w:fldChar w:fldCharType="end"/>
            </w:r>
            <w:r>
              <w:fldChar w:fldCharType="end"/>
            </w:r>
          </w:del>
        </w:p>
        <w:p w14:paraId="6CF8C334" w14:textId="11EB44D7" w:rsidR="007313D1" w:rsidRDefault="007313D1">
          <w:pPr>
            <w:pStyle w:val="TOC2"/>
            <w:tabs>
              <w:tab w:val="right" w:leader="dot" w:pos="9016"/>
            </w:tabs>
            <w:rPr>
              <w:del w:id="149" w:author="Larissa Goh" w:date="2025-10-08T02:56:00Z" w16du:dateUtc="2025-10-07T13:56:00Z"/>
              <w:rFonts w:asciiTheme="minorHAnsi" w:hAnsiTheme="minorHAnsi" w:cstheme="minorBidi"/>
              <w:noProof/>
              <w:kern w:val="2"/>
              <w:sz w:val="24"/>
              <w:lang w:bidi="my-MM"/>
              <w14:ligatures w14:val="standardContextual"/>
            </w:rPr>
          </w:pPr>
          <w:del w:id="150" w:author="Larissa Goh" w:date="2025-10-08T02:56:00Z" w16du:dateUtc="2025-10-07T13:56:00Z">
            <w:r>
              <w:fldChar w:fldCharType="begin"/>
            </w:r>
            <w:r>
              <w:delInstrText>HYPERLINK \l "_Toc195128345"</w:delInstrText>
            </w:r>
            <w:r>
              <w:fldChar w:fldCharType="separate"/>
            </w:r>
            <w:r w:rsidRPr="002C639D">
              <w:rPr>
                <w:rStyle w:val="Hyperlink"/>
                <w:rFonts w:cs="Times New Roman"/>
                <w:noProof/>
              </w:rPr>
              <w:delText>Project Phases</w:delText>
            </w:r>
            <w:r>
              <w:rPr>
                <w:noProof/>
                <w:webHidden/>
              </w:rPr>
              <w:tab/>
            </w:r>
            <w:r>
              <w:rPr>
                <w:noProof/>
                <w:webHidden/>
              </w:rPr>
              <w:fldChar w:fldCharType="begin"/>
            </w:r>
            <w:r>
              <w:rPr>
                <w:noProof/>
                <w:webHidden/>
              </w:rPr>
              <w:delInstrText xml:space="preserve"> PAGEREF _Toc195128345 \h </w:delInstrText>
            </w:r>
            <w:r>
              <w:rPr>
                <w:noProof/>
                <w:webHidden/>
              </w:rPr>
            </w:r>
            <w:r>
              <w:rPr>
                <w:noProof/>
                <w:webHidden/>
              </w:rPr>
              <w:fldChar w:fldCharType="separate"/>
            </w:r>
            <w:r>
              <w:rPr>
                <w:noProof/>
                <w:webHidden/>
              </w:rPr>
              <w:delText>12</w:delText>
            </w:r>
            <w:r>
              <w:rPr>
                <w:noProof/>
                <w:webHidden/>
              </w:rPr>
              <w:fldChar w:fldCharType="end"/>
            </w:r>
            <w:r>
              <w:fldChar w:fldCharType="end"/>
            </w:r>
          </w:del>
        </w:p>
        <w:p w14:paraId="1E658267" w14:textId="6AB944DE" w:rsidR="007313D1" w:rsidRDefault="007313D1">
          <w:pPr>
            <w:pStyle w:val="TOC1"/>
            <w:tabs>
              <w:tab w:val="right" w:leader="dot" w:pos="9016"/>
            </w:tabs>
            <w:rPr>
              <w:del w:id="151" w:author="Larissa Goh" w:date="2025-10-08T02:56:00Z" w16du:dateUtc="2025-10-07T13:56:00Z"/>
              <w:rFonts w:asciiTheme="minorHAnsi" w:hAnsiTheme="minorHAnsi" w:cstheme="minorBidi"/>
              <w:noProof/>
              <w:kern w:val="2"/>
              <w:sz w:val="24"/>
              <w:lang w:bidi="my-MM"/>
              <w14:ligatures w14:val="standardContextual"/>
            </w:rPr>
          </w:pPr>
          <w:del w:id="152" w:author="Larissa Goh" w:date="2025-10-08T02:56:00Z" w16du:dateUtc="2025-10-07T13:56:00Z">
            <w:r>
              <w:fldChar w:fldCharType="begin"/>
            </w:r>
            <w:r>
              <w:delInstrText>HYPERLINK \l "_Toc195128346"</w:delInstrText>
            </w:r>
            <w:r>
              <w:fldChar w:fldCharType="separate"/>
            </w:r>
            <w:r w:rsidRPr="002C639D">
              <w:rPr>
                <w:rStyle w:val="Hyperlink"/>
                <w:rFonts w:cs="Times New Roman"/>
                <w:noProof/>
              </w:rPr>
              <w:delText>Team Contract</w:delText>
            </w:r>
            <w:r>
              <w:rPr>
                <w:noProof/>
                <w:webHidden/>
              </w:rPr>
              <w:tab/>
            </w:r>
            <w:r>
              <w:rPr>
                <w:noProof/>
                <w:webHidden/>
              </w:rPr>
              <w:fldChar w:fldCharType="begin"/>
            </w:r>
            <w:r>
              <w:rPr>
                <w:noProof/>
                <w:webHidden/>
              </w:rPr>
              <w:delInstrText xml:space="preserve"> PAGEREF _Toc195128346 \h </w:delInstrText>
            </w:r>
            <w:r>
              <w:rPr>
                <w:noProof/>
                <w:webHidden/>
              </w:rPr>
            </w:r>
            <w:r>
              <w:rPr>
                <w:noProof/>
                <w:webHidden/>
              </w:rPr>
              <w:fldChar w:fldCharType="separate"/>
            </w:r>
            <w:r>
              <w:rPr>
                <w:noProof/>
                <w:webHidden/>
              </w:rPr>
              <w:delText>12</w:delText>
            </w:r>
            <w:r>
              <w:rPr>
                <w:noProof/>
                <w:webHidden/>
              </w:rPr>
              <w:fldChar w:fldCharType="end"/>
            </w:r>
            <w:r>
              <w:fldChar w:fldCharType="end"/>
            </w:r>
          </w:del>
        </w:p>
        <w:p w14:paraId="37485B19" w14:textId="7F254BFB" w:rsidR="007313D1" w:rsidRDefault="007313D1">
          <w:pPr>
            <w:pStyle w:val="TOC1"/>
            <w:tabs>
              <w:tab w:val="right" w:leader="dot" w:pos="9016"/>
            </w:tabs>
            <w:rPr>
              <w:del w:id="153" w:author="Larissa Goh" w:date="2025-10-08T02:56:00Z" w16du:dateUtc="2025-10-07T13:56:00Z"/>
              <w:rFonts w:asciiTheme="minorHAnsi" w:hAnsiTheme="minorHAnsi" w:cstheme="minorBidi"/>
              <w:noProof/>
              <w:kern w:val="2"/>
              <w:sz w:val="24"/>
              <w:lang w:bidi="my-MM"/>
              <w14:ligatures w14:val="standardContextual"/>
            </w:rPr>
          </w:pPr>
          <w:del w:id="154" w:author="Larissa Goh" w:date="2025-10-08T02:56:00Z" w16du:dateUtc="2025-10-07T13:56:00Z">
            <w:r>
              <w:fldChar w:fldCharType="begin"/>
            </w:r>
            <w:r>
              <w:delInstrText>HYPERLINK \l "_Toc195128347"</w:delInstrText>
            </w:r>
            <w:r>
              <w:fldChar w:fldCharType="separate"/>
            </w:r>
            <w:r w:rsidRPr="002C639D">
              <w:rPr>
                <w:rStyle w:val="Hyperlink"/>
                <w:rFonts w:cs="Times New Roman"/>
                <w:noProof/>
              </w:rPr>
              <w:delText>Team Schedule</w:delText>
            </w:r>
            <w:r>
              <w:rPr>
                <w:noProof/>
                <w:webHidden/>
              </w:rPr>
              <w:tab/>
            </w:r>
            <w:r>
              <w:rPr>
                <w:noProof/>
                <w:webHidden/>
              </w:rPr>
              <w:fldChar w:fldCharType="begin"/>
            </w:r>
            <w:r>
              <w:rPr>
                <w:noProof/>
                <w:webHidden/>
              </w:rPr>
              <w:delInstrText xml:space="preserve"> PAGEREF _Toc195128347 \h </w:delInstrText>
            </w:r>
            <w:r>
              <w:rPr>
                <w:noProof/>
                <w:webHidden/>
              </w:rPr>
            </w:r>
            <w:r>
              <w:rPr>
                <w:noProof/>
                <w:webHidden/>
              </w:rPr>
              <w:fldChar w:fldCharType="separate"/>
            </w:r>
            <w:r>
              <w:rPr>
                <w:noProof/>
                <w:webHidden/>
              </w:rPr>
              <w:delText>13</w:delText>
            </w:r>
            <w:r>
              <w:rPr>
                <w:noProof/>
                <w:webHidden/>
              </w:rPr>
              <w:fldChar w:fldCharType="end"/>
            </w:r>
            <w:r>
              <w:fldChar w:fldCharType="end"/>
            </w:r>
          </w:del>
        </w:p>
        <w:p w14:paraId="6DDB91F7" w14:textId="7FCD122E" w:rsidR="007313D1" w:rsidRDefault="007313D1">
          <w:pPr>
            <w:pStyle w:val="TOC1"/>
            <w:tabs>
              <w:tab w:val="right" w:leader="dot" w:pos="9016"/>
            </w:tabs>
            <w:rPr>
              <w:del w:id="155" w:author="Larissa Goh" w:date="2025-10-08T02:56:00Z" w16du:dateUtc="2025-10-07T13:56:00Z"/>
              <w:rFonts w:asciiTheme="minorHAnsi" w:hAnsiTheme="minorHAnsi" w:cstheme="minorBidi"/>
              <w:noProof/>
              <w:kern w:val="2"/>
              <w:sz w:val="24"/>
              <w:lang w:bidi="my-MM"/>
              <w14:ligatures w14:val="standardContextual"/>
            </w:rPr>
          </w:pPr>
          <w:del w:id="156" w:author="Larissa Goh" w:date="2025-10-08T02:56:00Z" w16du:dateUtc="2025-10-07T13:56:00Z">
            <w:r>
              <w:fldChar w:fldCharType="begin"/>
            </w:r>
            <w:r>
              <w:delInstrText>HYPERLINK \l "_Toc195128348"</w:delInstrText>
            </w:r>
            <w:r>
              <w:fldChar w:fldCharType="separate"/>
            </w:r>
            <w:r w:rsidRPr="002C639D">
              <w:rPr>
                <w:rStyle w:val="Hyperlink"/>
                <w:rFonts w:cs="Times New Roman"/>
                <w:noProof/>
              </w:rPr>
              <w:delText>Risk Register</w:delText>
            </w:r>
            <w:r>
              <w:rPr>
                <w:noProof/>
                <w:webHidden/>
              </w:rPr>
              <w:tab/>
            </w:r>
            <w:r>
              <w:rPr>
                <w:noProof/>
                <w:webHidden/>
              </w:rPr>
              <w:fldChar w:fldCharType="begin"/>
            </w:r>
            <w:r>
              <w:rPr>
                <w:noProof/>
                <w:webHidden/>
              </w:rPr>
              <w:delInstrText xml:space="preserve"> PAGEREF _Toc195128348 \h </w:delInstrText>
            </w:r>
            <w:r>
              <w:rPr>
                <w:noProof/>
                <w:webHidden/>
              </w:rPr>
            </w:r>
            <w:r>
              <w:rPr>
                <w:noProof/>
                <w:webHidden/>
              </w:rPr>
              <w:fldChar w:fldCharType="separate"/>
            </w:r>
            <w:r>
              <w:rPr>
                <w:noProof/>
                <w:webHidden/>
              </w:rPr>
              <w:delText>13</w:delText>
            </w:r>
            <w:r>
              <w:rPr>
                <w:noProof/>
                <w:webHidden/>
              </w:rPr>
              <w:fldChar w:fldCharType="end"/>
            </w:r>
            <w:r>
              <w:fldChar w:fldCharType="end"/>
            </w:r>
          </w:del>
        </w:p>
        <w:p w14:paraId="1B7BA04D" w14:textId="1E07571E" w:rsidR="007313D1" w:rsidRDefault="007313D1">
          <w:pPr>
            <w:pStyle w:val="TOC1"/>
            <w:tabs>
              <w:tab w:val="right" w:leader="dot" w:pos="9016"/>
            </w:tabs>
            <w:rPr>
              <w:del w:id="157" w:author="Larissa Goh" w:date="2025-10-08T02:56:00Z" w16du:dateUtc="2025-10-07T13:56:00Z"/>
              <w:rFonts w:asciiTheme="minorHAnsi" w:hAnsiTheme="minorHAnsi" w:cstheme="minorBidi"/>
              <w:noProof/>
              <w:kern w:val="2"/>
              <w:sz w:val="24"/>
              <w:lang w:bidi="my-MM"/>
              <w14:ligatures w14:val="standardContextual"/>
            </w:rPr>
          </w:pPr>
          <w:del w:id="158" w:author="Larissa Goh" w:date="2025-10-08T02:56:00Z" w16du:dateUtc="2025-10-07T13:56:00Z">
            <w:r>
              <w:fldChar w:fldCharType="begin"/>
            </w:r>
            <w:r>
              <w:delInstrText>HYPERLINK \l "_Toc195128349"</w:delInstrText>
            </w:r>
            <w:r>
              <w:fldChar w:fldCharType="separate"/>
            </w:r>
            <w:r w:rsidRPr="002C639D">
              <w:rPr>
                <w:rStyle w:val="Hyperlink"/>
                <w:rFonts w:cs="Times New Roman"/>
                <w:noProof/>
              </w:rPr>
              <w:delText>Issue Log</w:delText>
            </w:r>
            <w:r>
              <w:rPr>
                <w:noProof/>
                <w:webHidden/>
              </w:rPr>
              <w:tab/>
            </w:r>
            <w:r>
              <w:rPr>
                <w:noProof/>
                <w:webHidden/>
              </w:rPr>
              <w:fldChar w:fldCharType="begin"/>
            </w:r>
            <w:r>
              <w:rPr>
                <w:noProof/>
                <w:webHidden/>
              </w:rPr>
              <w:delInstrText xml:space="preserve"> PAGEREF _Toc195128349 \h </w:delInstrText>
            </w:r>
            <w:r>
              <w:rPr>
                <w:noProof/>
                <w:webHidden/>
              </w:rPr>
            </w:r>
            <w:r>
              <w:rPr>
                <w:noProof/>
                <w:webHidden/>
              </w:rPr>
              <w:fldChar w:fldCharType="separate"/>
            </w:r>
            <w:r>
              <w:rPr>
                <w:noProof/>
                <w:webHidden/>
              </w:rPr>
              <w:delText>14</w:delText>
            </w:r>
            <w:r>
              <w:rPr>
                <w:noProof/>
                <w:webHidden/>
              </w:rPr>
              <w:fldChar w:fldCharType="end"/>
            </w:r>
            <w:r>
              <w:fldChar w:fldCharType="end"/>
            </w:r>
          </w:del>
        </w:p>
        <w:p w14:paraId="70C16F47" w14:textId="77CDDCDE" w:rsidR="007313D1" w:rsidRDefault="007313D1">
          <w:pPr>
            <w:pStyle w:val="TOC1"/>
            <w:tabs>
              <w:tab w:val="right" w:leader="dot" w:pos="9016"/>
            </w:tabs>
            <w:rPr>
              <w:del w:id="159" w:author="Larissa Goh" w:date="2025-10-08T02:56:00Z" w16du:dateUtc="2025-10-07T13:56:00Z"/>
              <w:rFonts w:asciiTheme="minorHAnsi" w:hAnsiTheme="minorHAnsi" w:cstheme="minorBidi"/>
              <w:noProof/>
              <w:kern w:val="2"/>
              <w:sz w:val="24"/>
              <w:lang w:bidi="my-MM"/>
              <w14:ligatures w14:val="standardContextual"/>
            </w:rPr>
          </w:pPr>
          <w:del w:id="160" w:author="Larissa Goh" w:date="2025-10-08T02:56:00Z" w16du:dateUtc="2025-10-07T13:56:00Z">
            <w:r>
              <w:fldChar w:fldCharType="begin"/>
            </w:r>
            <w:r>
              <w:delInstrText>HYPERLINK \l "_Toc195128350"</w:delInstrText>
            </w:r>
            <w:r>
              <w:fldChar w:fldCharType="separate"/>
            </w:r>
            <w:r w:rsidRPr="002C639D">
              <w:rPr>
                <w:rStyle w:val="Hyperlink"/>
                <w:rFonts w:cs="Times New Roman"/>
                <w:noProof/>
              </w:rPr>
              <w:delText>Change Management Plan</w:delText>
            </w:r>
            <w:r>
              <w:rPr>
                <w:noProof/>
                <w:webHidden/>
              </w:rPr>
              <w:tab/>
            </w:r>
            <w:r>
              <w:rPr>
                <w:noProof/>
                <w:webHidden/>
              </w:rPr>
              <w:fldChar w:fldCharType="begin"/>
            </w:r>
            <w:r>
              <w:rPr>
                <w:noProof/>
                <w:webHidden/>
              </w:rPr>
              <w:delInstrText xml:space="preserve"> PAGEREF _Toc195128350 \h </w:delInstrText>
            </w:r>
            <w:r>
              <w:rPr>
                <w:noProof/>
                <w:webHidden/>
              </w:rPr>
            </w:r>
            <w:r>
              <w:rPr>
                <w:noProof/>
                <w:webHidden/>
              </w:rPr>
              <w:fldChar w:fldCharType="separate"/>
            </w:r>
            <w:r>
              <w:rPr>
                <w:noProof/>
                <w:webHidden/>
              </w:rPr>
              <w:delText>14</w:delText>
            </w:r>
            <w:r>
              <w:rPr>
                <w:noProof/>
                <w:webHidden/>
              </w:rPr>
              <w:fldChar w:fldCharType="end"/>
            </w:r>
            <w:r>
              <w:fldChar w:fldCharType="end"/>
            </w:r>
          </w:del>
        </w:p>
        <w:p w14:paraId="47D6F7AB" w14:textId="072632EA" w:rsidR="007313D1" w:rsidRDefault="007313D1">
          <w:pPr>
            <w:pStyle w:val="TOC1"/>
            <w:tabs>
              <w:tab w:val="right" w:leader="dot" w:pos="9016"/>
            </w:tabs>
            <w:rPr>
              <w:del w:id="161" w:author="Larissa Goh" w:date="2025-10-08T02:56:00Z" w16du:dateUtc="2025-10-07T13:56:00Z"/>
              <w:rFonts w:asciiTheme="minorHAnsi" w:hAnsiTheme="minorHAnsi" w:cstheme="minorBidi"/>
              <w:noProof/>
              <w:kern w:val="2"/>
              <w:sz w:val="24"/>
              <w:lang w:bidi="my-MM"/>
              <w14:ligatures w14:val="standardContextual"/>
            </w:rPr>
          </w:pPr>
          <w:del w:id="162" w:author="Larissa Goh" w:date="2025-10-08T02:56:00Z" w16du:dateUtc="2025-10-07T13:56:00Z">
            <w:r>
              <w:fldChar w:fldCharType="begin"/>
            </w:r>
            <w:r>
              <w:delInstrText>HYPERLINK \l "_Toc195128351"</w:delInstrText>
            </w:r>
            <w:r>
              <w:fldChar w:fldCharType="separate"/>
            </w:r>
            <w:r w:rsidRPr="002C639D">
              <w:rPr>
                <w:rStyle w:val="Hyperlink"/>
                <w:rFonts w:cs="Times New Roman"/>
                <w:noProof/>
              </w:rPr>
              <w:delText>Quality Assurance Plan</w:delText>
            </w:r>
            <w:r>
              <w:rPr>
                <w:noProof/>
                <w:webHidden/>
              </w:rPr>
              <w:tab/>
            </w:r>
            <w:r>
              <w:rPr>
                <w:noProof/>
                <w:webHidden/>
              </w:rPr>
              <w:fldChar w:fldCharType="begin"/>
            </w:r>
            <w:r>
              <w:rPr>
                <w:noProof/>
                <w:webHidden/>
              </w:rPr>
              <w:delInstrText xml:space="preserve"> PAGEREF _Toc195128351 \h </w:delInstrText>
            </w:r>
            <w:r>
              <w:rPr>
                <w:noProof/>
                <w:webHidden/>
              </w:rPr>
            </w:r>
            <w:r>
              <w:rPr>
                <w:noProof/>
                <w:webHidden/>
              </w:rPr>
              <w:fldChar w:fldCharType="separate"/>
            </w:r>
            <w:r>
              <w:rPr>
                <w:noProof/>
                <w:webHidden/>
              </w:rPr>
              <w:delText>14</w:delText>
            </w:r>
            <w:r>
              <w:rPr>
                <w:noProof/>
                <w:webHidden/>
              </w:rPr>
              <w:fldChar w:fldCharType="end"/>
            </w:r>
            <w:r>
              <w:fldChar w:fldCharType="end"/>
            </w:r>
          </w:del>
        </w:p>
        <w:p w14:paraId="1CE84526" w14:textId="09F9D836" w:rsidR="007313D1" w:rsidRDefault="007313D1">
          <w:pPr>
            <w:pStyle w:val="TOC1"/>
            <w:tabs>
              <w:tab w:val="right" w:leader="dot" w:pos="9016"/>
            </w:tabs>
            <w:rPr>
              <w:del w:id="163" w:author="Larissa Goh" w:date="2025-10-08T02:56:00Z" w16du:dateUtc="2025-10-07T13:56:00Z"/>
              <w:rFonts w:asciiTheme="minorHAnsi" w:hAnsiTheme="minorHAnsi" w:cstheme="minorBidi"/>
              <w:noProof/>
              <w:kern w:val="2"/>
              <w:sz w:val="24"/>
              <w:lang w:bidi="my-MM"/>
              <w14:ligatures w14:val="standardContextual"/>
            </w:rPr>
          </w:pPr>
          <w:del w:id="164" w:author="Larissa Goh" w:date="2025-10-08T02:56:00Z" w16du:dateUtc="2025-10-07T13:56:00Z">
            <w:r>
              <w:fldChar w:fldCharType="begin"/>
            </w:r>
            <w:r>
              <w:delInstrText>HYPERLINK \l "_Toc195128352"</w:delInstrText>
            </w:r>
            <w:r>
              <w:fldChar w:fldCharType="separate"/>
            </w:r>
            <w:r w:rsidRPr="002C639D">
              <w:rPr>
                <w:rStyle w:val="Hyperlink"/>
                <w:rFonts w:cs="Times New Roman"/>
                <w:noProof/>
              </w:rPr>
              <w:delText>Appendices</w:delText>
            </w:r>
            <w:r>
              <w:rPr>
                <w:noProof/>
                <w:webHidden/>
              </w:rPr>
              <w:tab/>
            </w:r>
            <w:r>
              <w:rPr>
                <w:noProof/>
                <w:webHidden/>
              </w:rPr>
              <w:fldChar w:fldCharType="begin"/>
            </w:r>
            <w:r>
              <w:rPr>
                <w:noProof/>
                <w:webHidden/>
              </w:rPr>
              <w:delInstrText xml:space="preserve"> PAGEREF _Toc195128352 \h </w:delInstrText>
            </w:r>
            <w:r>
              <w:rPr>
                <w:noProof/>
                <w:webHidden/>
              </w:rPr>
            </w:r>
            <w:r>
              <w:rPr>
                <w:noProof/>
                <w:webHidden/>
              </w:rPr>
              <w:fldChar w:fldCharType="separate"/>
            </w:r>
            <w:r>
              <w:rPr>
                <w:noProof/>
                <w:webHidden/>
              </w:rPr>
              <w:delText>15</w:delText>
            </w:r>
            <w:r>
              <w:rPr>
                <w:noProof/>
                <w:webHidden/>
              </w:rPr>
              <w:fldChar w:fldCharType="end"/>
            </w:r>
            <w:r>
              <w:fldChar w:fldCharType="end"/>
            </w:r>
          </w:del>
        </w:p>
        <w:p w14:paraId="15B1771C" w14:textId="76738D82" w:rsidR="007313D1" w:rsidRDefault="007313D1">
          <w:pPr>
            <w:pStyle w:val="TOC2"/>
            <w:tabs>
              <w:tab w:val="right" w:leader="dot" w:pos="9016"/>
            </w:tabs>
            <w:rPr>
              <w:del w:id="165" w:author="Larissa Goh" w:date="2025-10-08T02:56:00Z" w16du:dateUtc="2025-10-07T13:56:00Z"/>
              <w:rFonts w:asciiTheme="minorHAnsi" w:hAnsiTheme="minorHAnsi" w:cstheme="minorBidi"/>
              <w:noProof/>
              <w:kern w:val="2"/>
              <w:sz w:val="24"/>
              <w:lang w:bidi="my-MM"/>
              <w14:ligatures w14:val="standardContextual"/>
            </w:rPr>
          </w:pPr>
          <w:del w:id="166" w:author="Larissa Goh" w:date="2025-10-08T02:56:00Z" w16du:dateUtc="2025-10-07T13:56:00Z">
            <w:r>
              <w:lastRenderedPageBreak/>
              <w:fldChar w:fldCharType="begin"/>
            </w:r>
            <w:r>
              <w:delInstrText>HYPERLINK \l "_Toc195128353"</w:delInstrText>
            </w:r>
            <w:r>
              <w:fldChar w:fldCharType="separate"/>
            </w:r>
            <w:r w:rsidRPr="002C639D">
              <w:rPr>
                <w:rStyle w:val="Hyperlink"/>
                <w:rFonts w:cs="Times New Roman"/>
                <w:noProof/>
              </w:rPr>
              <w:delText>Appendix A – Disclaimer</w:delText>
            </w:r>
            <w:r>
              <w:rPr>
                <w:noProof/>
                <w:webHidden/>
              </w:rPr>
              <w:tab/>
            </w:r>
            <w:r>
              <w:rPr>
                <w:noProof/>
                <w:webHidden/>
              </w:rPr>
              <w:fldChar w:fldCharType="begin"/>
            </w:r>
            <w:r>
              <w:rPr>
                <w:noProof/>
                <w:webHidden/>
              </w:rPr>
              <w:delInstrText xml:space="preserve"> PAGEREF _Toc195128353 \h </w:delInstrText>
            </w:r>
            <w:r>
              <w:rPr>
                <w:noProof/>
                <w:webHidden/>
              </w:rPr>
            </w:r>
            <w:r>
              <w:rPr>
                <w:noProof/>
                <w:webHidden/>
              </w:rPr>
              <w:fldChar w:fldCharType="separate"/>
            </w:r>
            <w:r>
              <w:rPr>
                <w:noProof/>
                <w:webHidden/>
              </w:rPr>
              <w:delText>15</w:delText>
            </w:r>
            <w:r>
              <w:rPr>
                <w:noProof/>
                <w:webHidden/>
              </w:rPr>
              <w:fldChar w:fldCharType="end"/>
            </w:r>
            <w:r>
              <w:fldChar w:fldCharType="end"/>
            </w:r>
          </w:del>
        </w:p>
        <w:p w14:paraId="54331868" w14:textId="713DFE0A" w:rsidR="007313D1" w:rsidRDefault="007313D1">
          <w:pPr>
            <w:pStyle w:val="TOC2"/>
            <w:tabs>
              <w:tab w:val="right" w:leader="dot" w:pos="9016"/>
            </w:tabs>
            <w:rPr>
              <w:del w:id="167" w:author="Larissa Goh" w:date="2025-10-08T02:56:00Z" w16du:dateUtc="2025-10-07T13:56:00Z"/>
              <w:rFonts w:asciiTheme="minorHAnsi" w:hAnsiTheme="minorHAnsi" w:cstheme="minorBidi"/>
              <w:noProof/>
              <w:kern w:val="2"/>
              <w:sz w:val="24"/>
              <w:lang w:bidi="my-MM"/>
              <w14:ligatures w14:val="standardContextual"/>
            </w:rPr>
          </w:pPr>
          <w:del w:id="168" w:author="Larissa Goh" w:date="2025-10-08T02:56:00Z" w16du:dateUtc="2025-10-07T13:56:00Z">
            <w:r>
              <w:fldChar w:fldCharType="begin"/>
            </w:r>
            <w:r>
              <w:delInstrText>HYPERLINK \l "_Toc195128354"</w:delInstrText>
            </w:r>
            <w:r>
              <w:fldChar w:fldCharType="separate"/>
            </w:r>
            <w:r w:rsidRPr="002C639D">
              <w:rPr>
                <w:rStyle w:val="Hyperlink"/>
                <w:rFonts w:cs="Times New Roman"/>
                <w:noProof/>
              </w:rPr>
              <w:delText>Appendix B – Scope Statement</w:delText>
            </w:r>
            <w:r>
              <w:rPr>
                <w:noProof/>
                <w:webHidden/>
              </w:rPr>
              <w:tab/>
            </w:r>
            <w:r>
              <w:rPr>
                <w:noProof/>
                <w:webHidden/>
              </w:rPr>
              <w:fldChar w:fldCharType="begin"/>
            </w:r>
            <w:r>
              <w:rPr>
                <w:noProof/>
                <w:webHidden/>
              </w:rPr>
              <w:delInstrText xml:space="preserve"> PAGEREF _Toc195128354 \h </w:delInstrText>
            </w:r>
            <w:r>
              <w:rPr>
                <w:noProof/>
                <w:webHidden/>
              </w:rPr>
            </w:r>
            <w:r>
              <w:rPr>
                <w:noProof/>
                <w:webHidden/>
              </w:rPr>
              <w:fldChar w:fldCharType="separate"/>
            </w:r>
            <w:r>
              <w:rPr>
                <w:noProof/>
                <w:webHidden/>
              </w:rPr>
              <w:delText>16</w:delText>
            </w:r>
            <w:r>
              <w:rPr>
                <w:noProof/>
                <w:webHidden/>
              </w:rPr>
              <w:fldChar w:fldCharType="end"/>
            </w:r>
            <w:r>
              <w:fldChar w:fldCharType="end"/>
            </w:r>
          </w:del>
        </w:p>
        <w:p w14:paraId="473C2034" w14:textId="683FE77C" w:rsidR="007313D1" w:rsidRDefault="007313D1">
          <w:pPr>
            <w:pStyle w:val="TOC2"/>
            <w:tabs>
              <w:tab w:val="right" w:leader="dot" w:pos="9016"/>
            </w:tabs>
            <w:rPr>
              <w:del w:id="169" w:author="Larissa Goh" w:date="2025-10-08T02:56:00Z" w16du:dateUtc="2025-10-07T13:56:00Z"/>
              <w:rFonts w:asciiTheme="minorHAnsi" w:hAnsiTheme="minorHAnsi" w:cstheme="minorBidi"/>
              <w:noProof/>
              <w:kern w:val="2"/>
              <w:sz w:val="24"/>
              <w:lang w:bidi="my-MM"/>
              <w14:ligatures w14:val="standardContextual"/>
            </w:rPr>
          </w:pPr>
          <w:del w:id="170" w:author="Larissa Goh" w:date="2025-10-08T02:56:00Z" w16du:dateUtc="2025-10-07T13:56:00Z">
            <w:r>
              <w:fldChar w:fldCharType="begin"/>
            </w:r>
            <w:r>
              <w:delInstrText>HYPERLINK \l "_Toc195128355"</w:delInstrText>
            </w:r>
            <w:r>
              <w:fldChar w:fldCharType="separate"/>
            </w:r>
            <w:r w:rsidRPr="002C639D">
              <w:rPr>
                <w:rStyle w:val="Hyperlink"/>
                <w:rFonts w:cs="Times New Roman"/>
                <w:noProof/>
              </w:rPr>
              <w:delText>Appendix C – Communication Stakeholder Register</w:delText>
            </w:r>
            <w:r>
              <w:rPr>
                <w:noProof/>
                <w:webHidden/>
              </w:rPr>
              <w:tab/>
            </w:r>
            <w:r>
              <w:rPr>
                <w:noProof/>
                <w:webHidden/>
              </w:rPr>
              <w:fldChar w:fldCharType="begin"/>
            </w:r>
            <w:r>
              <w:rPr>
                <w:noProof/>
                <w:webHidden/>
              </w:rPr>
              <w:delInstrText xml:space="preserve"> PAGEREF _Toc195128355 \h </w:delInstrText>
            </w:r>
            <w:r>
              <w:rPr>
                <w:noProof/>
                <w:webHidden/>
              </w:rPr>
            </w:r>
            <w:r>
              <w:rPr>
                <w:noProof/>
                <w:webHidden/>
              </w:rPr>
              <w:fldChar w:fldCharType="separate"/>
            </w:r>
            <w:r>
              <w:rPr>
                <w:noProof/>
                <w:webHidden/>
              </w:rPr>
              <w:delText>19</w:delText>
            </w:r>
            <w:r>
              <w:rPr>
                <w:noProof/>
                <w:webHidden/>
              </w:rPr>
              <w:fldChar w:fldCharType="end"/>
            </w:r>
            <w:r>
              <w:fldChar w:fldCharType="end"/>
            </w:r>
          </w:del>
        </w:p>
        <w:p w14:paraId="68AC3D3C" w14:textId="043F3846" w:rsidR="007313D1" w:rsidRDefault="007313D1">
          <w:pPr>
            <w:pStyle w:val="TOC2"/>
            <w:tabs>
              <w:tab w:val="right" w:leader="dot" w:pos="9016"/>
            </w:tabs>
            <w:rPr>
              <w:del w:id="171" w:author="Larissa Goh" w:date="2025-10-08T02:56:00Z" w16du:dateUtc="2025-10-07T13:56:00Z"/>
              <w:rFonts w:asciiTheme="minorHAnsi" w:hAnsiTheme="minorHAnsi" w:cstheme="minorBidi"/>
              <w:noProof/>
              <w:kern w:val="2"/>
              <w:sz w:val="24"/>
              <w:lang w:bidi="my-MM"/>
              <w14:ligatures w14:val="standardContextual"/>
            </w:rPr>
          </w:pPr>
          <w:del w:id="172" w:author="Larissa Goh" w:date="2025-10-08T02:56:00Z" w16du:dateUtc="2025-10-07T13:56:00Z">
            <w:r>
              <w:fldChar w:fldCharType="begin"/>
            </w:r>
            <w:r>
              <w:delInstrText>HYPERLINK \l "_Toc195128356"</w:delInstrText>
            </w:r>
            <w:r>
              <w:fldChar w:fldCharType="separate"/>
            </w:r>
            <w:r w:rsidRPr="002C639D">
              <w:rPr>
                <w:rStyle w:val="Hyperlink"/>
                <w:rFonts w:cs="Times New Roman"/>
                <w:noProof/>
              </w:rPr>
              <w:delText>Appendix D – Stakeholder Management Plan</w:delText>
            </w:r>
            <w:r>
              <w:rPr>
                <w:noProof/>
                <w:webHidden/>
              </w:rPr>
              <w:tab/>
            </w:r>
            <w:r>
              <w:rPr>
                <w:noProof/>
                <w:webHidden/>
              </w:rPr>
              <w:fldChar w:fldCharType="begin"/>
            </w:r>
            <w:r>
              <w:rPr>
                <w:noProof/>
                <w:webHidden/>
              </w:rPr>
              <w:delInstrText xml:space="preserve"> PAGEREF _Toc195128356 \h </w:delInstrText>
            </w:r>
            <w:r>
              <w:rPr>
                <w:noProof/>
                <w:webHidden/>
              </w:rPr>
            </w:r>
            <w:r>
              <w:rPr>
                <w:noProof/>
                <w:webHidden/>
              </w:rPr>
              <w:fldChar w:fldCharType="separate"/>
            </w:r>
            <w:r>
              <w:rPr>
                <w:noProof/>
                <w:webHidden/>
              </w:rPr>
              <w:delText>20</w:delText>
            </w:r>
            <w:r>
              <w:rPr>
                <w:noProof/>
                <w:webHidden/>
              </w:rPr>
              <w:fldChar w:fldCharType="end"/>
            </w:r>
            <w:r>
              <w:fldChar w:fldCharType="end"/>
            </w:r>
          </w:del>
        </w:p>
        <w:p w14:paraId="32B6188A" w14:textId="50A4DB33" w:rsidR="007313D1" w:rsidRDefault="007313D1">
          <w:pPr>
            <w:pStyle w:val="TOC2"/>
            <w:tabs>
              <w:tab w:val="right" w:leader="dot" w:pos="9016"/>
            </w:tabs>
            <w:rPr>
              <w:del w:id="173" w:author="Larissa Goh" w:date="2025-10-08T02:56:00Z" w16du:dateUtc="2025-10-07T13:56:00Z"/>
              <w:rFonts w:asciiTheme="minorHAnsi" w:hAnsiTheme="minorHAnsi" w:cstheme="minorBidi"/>
              <w:noProof/>
              <w:kern w:val="2"/>
              <w:sz w:val="24"/>
              <w:lang w:bidi="my-MM"/>
              <w14:ligatures w14:val="standardContextual"/>
            </w:rPr>
          </w:pPr>
          <w:del w:id="174" w:author="Larissa Goh" w:date="2025-10-08T02:56:00Z" w16du:dateUtc="2025-10-07T13:56:00Z">
            <w:r>
              <w:fldChar w:fldCharType="begin"/>
            </w:r>
            <w:r>
              <w:delInstrText>HYPERLINK \l "_Toc195128357"</w:delInstrText>
            </w:r>
            <w:r>
              <w:fldChar w:fldCharType="separate"/>
            </w:r>
            <w:r w:rsidRPr="002C639D">
              <w:rPr>
                <w:rStyle w:val="Hyperlink"/>
                <w:rFonts w:cs="Times New Roman"/>
                <w:noProof/>
              </w:rPr>
              <w:delText>Appendix E – Tools Comparison</w:delText>
            </w:r>
            <w:r>
              <w:rPr>
                <w:noProof/>
                <w:webHidden/>
              </w:rPr>
              <w:tab/>
            </w:r>
            <w:r>
              <w:rPr>
                <w:noProof/>
                <w:webHidden/>
              </w:rPr>
              <w:fldChar w:fldCharType="begin"/>
            </w:r>
            <w:r>
              <w:rPr>
                <w:noProof/>
                <w:webHidden/>
              </w:rPr>
              <w:delInstrText xml:space="preserve"> PAGEREF _Toc195128357 \h </w:delInstrText>
            </w:r>
            <w:r>
              <w:rPr>
                <w:noProof/>
                <w:webHidden/>
              </w:rPr>
            </w:r>
            <w:r>
              <w:rPr>
                <w:noProof/>
                <w:webHidden/>
              </w:rPr>
              <w:fldChar w:fldCharType="separate"/>
            </w:r>
            <w:r>
              <w:rPr>
                <w:noProof/>
                <w:webHidden/>
              </w:rPr>
              <w:delText>22</w:delText>
            </w:r>
            <w:r>
              <w:rPr>
                <w:noProof/>
                <w:webHidden/>
              </w:rPr>
              <w:fldChar w:fldCharType="end"/>
            </w:r>
            <w:r>
              <w:fldChar w:fldCharType="end"/>
            </w:r>
          </w:del>
        </w:p>
        <w:p w14:paraId="0ED835A3" w14:textId="31F4C57D" w:rsidR="007313D1" w:rsidRDefault="007313D1">
          <w:pPr>
            <w:pStyle w:val="TOC2"/>
            <w:tabs>
              <w:tab w:val="right" w:leader="dot" w:pos="9016"/>
            </w:tabs>
            <w:rPr>
              <w:del w:id="175" w:author="Larissa Goh" w:date="2025-10-08T02:56:00Z" w16du:dateUtc="2025-10-07T13:56:00Z"/>
              <w:rFonts w:asciiTheme="minorHAnsi" w:hAnsiTheme="minorHAnsi" w:cstheme="minorBidi"/>
              <w:noProof/>
              <w:kern w:val="2"/>
              <w:sz w:val="24"/>
              <w:lang w:bidi="my-MM"/>
              <w14:ligatures w14:val="standardContextual"/>
            </w:rPr>
          </w:pPr>
          <w:del w:id="176" w:author="Larissa Goh" w:date="2025-10-08T02:56:00Z" w16du:dateUtc="2025-10-07T13:56:00Z">
            <w:r>
              <w:fldChar w:fldCharType="begin"/>
            </w:r>
            <w:r>
              <w:delInstrText>HYPERLINK \l "_Toc195128358"</w:delInstrText>
            </w:r>
            <w:r>
              <w:fldChar w:fldCharType="separate"/>
            </w:r>
            <w:r w:rsidRPr="002C639D">
              <w:rPr>
                <w:rStyle w:val="Hyperlink"/>
                <w:rFonts w:cs="Times New Roman"/>
                <w:noProof/>
              </w:rPr>
              <w:delText>Appendix F – Milestone Report</w:delText>
            </w:r>
            <w:r>
              <w:rPr>
                <w:noProof/>
                <w:webHidden/>
              </w:rPr>
              <w:tab/>
            </w:r>
            <w:r>
              <w:rPr>
                <w:noProof/>
                <w:webHidden/>
              </w:rPr>
              <w:fldChar w:fldCharType="begin"/>
            </w:r>
            <w:r>
              <w:rPr>
                <w:noProof/>
                <w:webHidden/>
              </w:rPr>
              <w:delInstrText xml:space="preserve"> PAGEREF _Toc195128358 \h </w:delInstrText>
            </w:r>
            <w:r>
              <w:rPr>
                <w:noProof/>
                <w:webHidden/>
              </w:rPr>
            </w:r>
            <w:r>
              <w:rPr>
                <w:noProof/>
                <w:webHidden/>
              </w:rPr>
              <w:fldChar w:fldCharType="separate"/>
            </w:r>
            <w:r>
              <w:rPr>
                <w:noProof/>
                <w:webHidden/>
              </w:rPr>
              <w:delText>23</w:delText>
            </w:r>
            <w:r>
              <w:rPr>
                <w:noProof/>
                <w:webHidden/>
              </w:rPr>
              <w:fldChar w:fldCharType="end"/>
            </w:r>
            <w:r>
              <w:fldChar w:fldCharType="end"/>
            </w:r>
          </w:del>
        </w:p>
        <w:p w14:paraId="178E56FB" w14:textId="4BEB2322" w:rsidR="007313D1" w:rsidRDefault="007313D1">
          <w:pPr>
            <w:pStyle w:val="TOC2"/>
            <w:tabs>
              <w:tab w:val="right" w:leader="dot" w:pos="9016"/>
            </w:tabs>
            <w:rPr>
              <w:del w:id="177" w:author="Larissa Goh" w:date="2025-10-08T02:56:00Z" w16du:dateUtc="2025-10-07T13:56:00Z"/>
              <w:rFonts w:asciiTheme="minorHAnsi" w:hAnsiTheme="minorHAnsi" w:cstheme="minorBidi"/>
              <w:noProof/>
              <w:kern w:val="2"/>
              <w:sz w:val="24"/>
              <w:lang w:bidi="my-MM"/>
              <w14:ligatures w14:val="standardContextual"/>
            </w:rPr>
          </w:pPr>
          <w:del w:id="178" w:author="Larissa Goh" w:date="2025-10-08T02:56:00Z" w16du:dateUtc="2025-10-07T13:56:00Z">
            <w:r>
              <w:fldChar w:fldCharType="begin"/>
            </w:r>
            <w:r>
              <w:delInstrText>HYPERLINK \l "_Toc195128359"</w:delInstrText>
            </w:r>
            <w:r>
              <w:fldChar w:fldCharType="separate"/>
            </w:r>
            <w:r w:rsidRPr="002C639D">
              <w:rPr>
                <w:rStyle w:val="Hyperlink"/>
                <w:rFonts w:cs="Times New Roman"/>
                <w:noProof/>
              </w:rPr>
              <w:delText>Appendix G – Work Breakdown Structure</w:delText>
            </w:r>
            <w:r>
              <w:rPr>
                <w:noProof/>
                <w:webHidden/>
              </w:rPr>
              <w:tab/>
            </w:r>
            <w:r>
              <w:rPr>
                <w:noProof/>
                <w:webHidden/>
              </w:rPr>
              <w:fldChar w:fldCharType="begin"/>
            </w:r>
            <w:r>
              <w:rPr>
                <w:noProof/>
                <w:webHidden/>
              </w:rPr>
              <w:delInstrText xml:space="preserve"> PAGEREF _Toc195128359 \h </w:delInstrText>
            </w:r>
            <w:r>
              <w:rPr>
                <w:noProof/>
                <w:webHidden/>
              </w:rPr>
            </w:r>
            <w:r>
              <w:rPr>
                <w:noProof/>
                <w:webHidden/>
              </w:rPr>
              <w:fldChar w:fldCharType="separate"/>
            </w:r>
            <w:r>
              <w:rPr>
                <w:noProof/>
                <w:webHidden/>
              </w:rPr>
              <w:delText>25</w:delText>
            </w:r>
            <w:r>
              <w:rPr>
                <w:noProof/>
                <w:webHidden/>
              </w:rPr>
              <w:fldChar w:fldCharType="end"/>
            </w:r>
            <w:r>
              <w:fldChar w:fldCharType="end"/>
            </w:r>
          </w:del>
        </w:p>
        <w:p w14:paraId="4AAB8777" w14:textId="35918A60" w:rsidR="007313D1" w:rsidRDefault="007313D1">
          <w:pPr>
            <w:pStyle w:val="TOC2"/>
            <w:tabs>
              <w:tab w:val="right" w:leader="dot" w:pos="9016"/>
            </w:tabs>
            <w:rPr>
              <w:del w:id="179" w:author="Larissa Goh" w:date="2025-10-08T02:56:00Z" w16du:dateUtc="2025-10-07T13:56:00Z"/>
              <w:rFonts w:asciiTheme="minorHAnsi" w:hAnsiTheme="minorHAnsi" w:cstheme="minorBidi"/>
              <w:noProof/>
              <w:kern w:val="2"/>
              <w:sz w:val="24"/>
              <w:lang w:bidi="my-MM"/>
              <w14:ligatures w14:val="standardContextual"/>
            </w:rPr>
          </w:pPr>
          <w:del w:id="180" w:author="Larissa Goh" w:date="2025-10-08T02:56:00Z" w16du:dateUtc="2025-10-07T13:56:00Z">
            <w:r>
              <w:fldChar w:fldCharType="begin"/>
            </w:r>
            <w:r>
              <w:delInstrText>HYPERLINK \l "_Toc195128360"</w:delInstrText>
            </w:r>
            <w:r>
              <w:fldChar w:fldCharType="separate"/>
            </w:r>
            <w:r w:rsidRPr="002C639D">
              <w:rPr>
                <w:rStyle w:val="Hyperlink"/>
                <w:rFonts w:cs="Times New Roman"/>
                <w:noProof/>
              </w:rPr>
              <w:delText>Appendix H – Gantt Chart</w:delText>
            </w:r>
            <w:r>
              <w:rPr>
                <w:noProof/>
                <w:webHidden/>
              </w:rPr>
              <w:tab/>
            </w:r>
            <w:r>
              <w:rPr>
                <w:noProof/>
                <w:webHidden/>
              </w:rPr>
              <w:fldChar w:fldCharType="begin"/>
            </w:r>
            <w:r>
              <w:rPr>
                <w:noProof/>
                <w:webHidden/>
              </w:rPr>
              <w:delInstrText xml:space="preserve"> PAGEREF _Toc195128360 \h </w:delInstrText>
            </w:r>
            <w:r>
              <w:rPr>
                <w:noProof/>
                <w:webHidden/>
              </w:rPr>
            </w:r>
            <w:r>
              <w:rPr>
                <w:noProof/>
                <w:webHidden/>
              </w:rPr>
              <w:fldChar w:fldCharType="separate"/>
            </w:r>
            <w:r>
              <w:rPr>
                <w:noProof/>
                <w:webHidden/>
              </w:rPr>
              <w:delText>28</w:delText>
            </w:r>
            <w:r>
              <w:rPr>
                <w:noProof/>
                <w:webHidden/>
              </w:rPr>
              <w:fldChar w:fldCharType="end"/>
            </w:r>
            <w:r>
              <w:fldChar w:fldCharType="end"/>
            </w:r>
          </w:del>
        </w:p>
        <w:p w14:paraId="3178C77C" w14:textId="3A6FF790" w:rsidR="007313D1" w:rsidRDefault="007313D1">
          <w:pPr>
            <w:pStyle w:val="TOC2"/>
            <w:tabs>
              <w:tab w:val="right" w:leader="dot" w:pos="9016"/>
            </w:tabs>
            <w:rPr>
              <w:del w:id="181" w:author="Larissa Goh" w:date="2025-10-08T02:56:00Z" w16du:dateUtc="2025-10-07T13:56:00Z"/>
              <w:rFonts w:asciiTheme="minorHAnsi" w:hAnsiTheme="minorHAnsi" w:cstheme="minorBidi"/>
              <w:noProof/>
              <w:kern w:val="2"/>
              <w:sz w:val="24"/>
              <w:lang w:bidi="my-MM"/>
              <w14:ligatures w14:val="standardContextual"/>
            </w:rPr>
          </w:pPr>
          <w:del w:id="182" w:author="Larissa Goh" w:date="2025-10-08T02:56:00Z" w16du:dateUtc="2025-10-07T13:56:00Z">
            <w:r>
              <w:fldChar w:fldCharType="begin"/>
            </w:r>
            <w:r>
              <w:delInstrText>HYPERLINK \l "_Toc195128361"</w:delInstrText>
            </w:r>
            <w:r>
              <w:fldChar w:fldCharType="separate"/>
            </w:r>
            <w:r w:rsidRPr="002C639D">
              <w:rPr>
                <w:rStyle w:val="Hyperlink"/>
                <w:rFonts w:cs="Times New Roman"/>
                <w:noProof/>
              </w:rPr>
              <w:delText>Appendix I – Labour Breakdown Table</w:delText>
            </w:r>
            <w:r>
              <w:rPr>
                <w:noProof/>
                <w:webHidden/>
              </w:rPr>
              <w:tab/>
            </w:r>
            <w:r>
              <w:rPr>
                <w:noProof/>
                <w:webHidden/>
              </w:rPr>
              <w:fldChar w:fldCharType="begin"/>
            </w:r>
            <w:r>
              <w:rPr>
                <w:noProof/>
                <w:webHidden/>
              </w:rPr>
              <w:delInstrText xml:space="preserve"> PAGEREF _Toc195128361 \h </w:delInstrText>
            </w:r>
            <w:r>
              <w:rPr>
                <w:noProof/>
                <w:webHidden/>
              </w:rPr>
            </w:r>
            <w:r>
              <w:rPr>
                <w:noProof/>
                <w:webHidden/>
              </w:rPr>
              <w:fldChar w:fldCharType="separate"/>
            </w:r>
            <w:r>
              <w:rPr>
                <w:noProof/>
                <w:webHidden/>
              </w:rPr>
              <w:delText>32</w:delText>
            </w:r>
            <w:r>
              <w:rPr>
                <w:noProof/>
                <w:webHidden/>
              </w:rPr>
              <w:fldChar w:fldCharType="end"/>
            </w:r>
            <w:r>
              <w:fldChar w:fldCharType="end"/>
            </w:r>
          </w:del>
        </w:p>
        <w:p w14:paraId="01899F11" w14:textId="0049E658" w:rsidR="007313D1" w:rsidRDefault="007313D1">
          <w:pPr>
            <w:pStyle w:val="TOC2"/>
            <w:tabs>
              <w:tab w:val="right" w:leader="dot" w:pos="9016"/>
            </w:tabs>
            <w:rPr>
              <w:del w:id="183" w:author="Larissa Goh" w:date="2025-10-08T02:56:00Z" w16du:dateUtc="2025-10-07T13:56:00Z"/>
              <w:rFonts w:asciiTheme="minorHAnsi" w:hAnsiTheme="minorHAnsi" w:cstheme="minorBidi"/>
              <w:noProof/>
              <w:kern w:val="2"/>
              <w:sz w:val="24"/>
              <w:lang w:bidi="my-MM"/>
              <w14:ligatures w14:val="standardContextual"/>
            </w:rPr>
          </w:pPr>
          <w:del w:id="184" w:author="Larissa Goh" w:date="2025-10-08T02:56:00Z" w16du:dateUtc="2025-10-07T13:56:00Z">
            <w:r>
              <w:fldChar w:fldCharType="begin"/>
            </w:r>
            <w:r>
              <w:delInstrText>HYPERLINK \l "_Toc195128362"</w:delInstrText>
            </w:r>
            <w:r>
              <w:fldChar w:fldCharType="separate"/>
            </w:r>
            <w:r w:rsidRPr="002C639D">
              <w:rPr>
                <w:rStyle w:val="Hyperlink"/>
                <w:rFonts w:cs="Times New Roman"/>
                <w:noProof/>
              </w:rPr>
              <w:delText>Appendix J – Skills Analysis Matrix</w:delText>
            </w:r>
            <w:r>
              <w:rPr>
                <w:noProof/>
                <w:webHidden/>
              </w:rPr>
              <w:tab/>
            </w:r>
            <w:r>
              <w:rPr>
                <w:noProof/>
                <w:webHidden/>
              </w:rPr>
              <w:fldChar w:fldCharType="begin"/>
            </w:r>
            <w:r>
              <w:rPr>
                <w:noProof/>
                <w:webHidden/>
              </w:rPr>
              <w:delInstrText xml:space="preserve"> PAGEREF _Toc195128362 \h </w:delInstrText>
            </w:r>
            <w:r>
              <w:rPr>
                <w:noProof/>
                <w:webHidden/>
              </w:rPr>
            </w:r>
            <w:r>
              <w:rPr>
                <w:noProof/>
                <w:webHidden/>
              </w:rPr>
              <w:fldChar w:fldCharType="separate"/>
            </w:r>
            <w:r>
              <w:rPr>
                <w:noProof/>
                <w:webHidden/>
              </w:rPr>
              <w:delText>33</w:delText>
            </w:r>
            <w:r>
              <w:rPr>
                <w:noProof/>
                <w:webHidden/>
              </w:rPr>
              <w:fldChar w:fldCharType="end"/>
            </w:r>
            <w:r>
              <w:fldChar w:fldCharType="end"/>
            </w:r>
          </w:del>
        </w:p>
        <w:p w14:paraId="17A7F970" w14:textId="30DEF4EE" w:rsidR="007313D1" w:rsidRDefault="007313D1">
          <w:pPr>
            <w:pStyle w:val="TOC2"/>
            <w:tabs>
              <w:tab w:val="right" w:leader="dot" w:pos="9016"/>
            </w:tabs>
            <w:rPr>
              <w:del w:id="185" w:author="Larissa Goh" w:date="2025-10-08T02:56:00Z" w16du:dateUtc="2025-10-07T13:56:00Z"/>
              <w:rFonts w:asciiTheme="minorHAnsi" w:hAnsiTheme="minorHAnsi" w:cstheme="minorBidi"/>
              <w:noProof/>
              <w:kern w:val="2"/>
              <w:sz w:val="24"/>
              <w:lang w:bidi="my-MM"/>
              <w14:ligatures w14:val="standardContextual"/>
            </w:rPr>
          </w:pPr>
          <w:del w:id="186" w:author="Larissa Goh" w:date="2025-10-08T02:56:00Z" w16du:dateUtc="2025-10-07T13:56:00Z">
            <w:r>
              <w:fldChar w:fldCharType="begin"/>
            </w:r>
            <w:r>
              <w:delInstrText>HYPERLINK \l "_Toc195128363"</w:delInstrText>
            </w:r>
            <w:r>
              <w:fldChar w:fldCharType="separate"/>
            </w:r>
            <w:r w:rsidRPr="002C639D">
              <w:rPr>
                <w:rStyle w:val="Hyperlink"/>
                <w:rFonts w:cs="Times New Roman"/>
                <w:noProof/>
              </w:rPr>
              <w:delText>Appendix K – Upskilling Plan Schedule</w:delText>
            </w:r>
            <w:r>
              <w:rPr>
                <w:noProof/>
                <w:webHidden/>
              </w:rPr>
              <w:tab/>
            </w:r>
            <w:r>
              <w:rPr>
                <w:noProof/>
                <w:webHidden/>
              </w:rPr>
              <w:fldChar w:fldCharType="begin"/>
            </w:r>
            <w:r>
              <w:rPr>
                <w:noProof/>
                <w:webHidden/>
              </w:rPr>
              <w:delInstrText xml:space="preserve"> PAGEREF _Toc195128363 \h </w:delInstrText>
            </w:r>
            <w:r>
              <w:rPr>
                <w:noProof/>
                <w:webHidden/>
              </w:rPr>
            </w:r>
            <w:r>
              <w:rPr>
                <w:noProof/>
                <w:webHidden/>
              </w:rPr>
              <w:fldChar w:fldCharType="separate"/>
            </w:r>
            <w:r>
              <w:rPr>
                <w:noProof/>
                <w:webHidden/>
              </w:rPr>
              <w:delText>34</w:delText>
            </w:r>
            <w:r>
              <w:rPr>
                <w:noProof/>
                <w:webHidden/>
              </w:rPr>
              <w:fldChar w:fldCharType="end"/>
            </w:r>
            <w:r>
              <w:fldChar w:fldCharType="end"/>
            </w:r>
          </w:del>
        </w:p>
        <w:p w14:paraId="22190240" w14:textId="70525E49" w:rsidR="007313D1" w:rsidRDefault="007313D1">
          <w:pPr>
            <w:pStyle w:val="TOC2"/>
            <w:tabs>
              <w:tab w:val="right" w:leader="dot" w:pos="9016"/>
            </w:tabs>
            <w:rPr>
              <w:del w:id="187" w:author="Larissa Goh" w:date="2025-10-08T02:56:00Z" w16du:dateUtc="2025-10-07T13:56:00Z"/>
              <w:rFonts w:asciiTheme="minorHAnsi" w:hAnsiTheme="minorHAnsi" w:cstheme="minorBidi"/>
              <w:noProof/>
              <w:kern w:val="2"/>
              <w:sz w:val="24"/>
              <w:lang w:bidi="my-MM"/>
              <w14:ligatures w14:val="standardContextual"/>
            </w:rPr>
          </w:pPr>
          <w:del w:id="188" w:author="Larissa Goh" w:date="2025-10-08T02:56:00Z" w16du:dateUtc="2025-10-07T13:56:00Z">
            <w:r>
              <w:fldChar w:fldCharType="begin"/>
            </w:r>
            <w:r>
              <w:delInstrText>HYPERLINK \l "_Toc195128364"</w:delInstrText>
            </w:r>
            <w:r>
              <w:fldChar w:fldCharType="separate"/>
            </w:r>
            <w:r w:rsidRPr="002C639D">
              <w:rPr>
                <w:rStyle w:val="Hyperlink"/>
                <w:rFonts w:cs="Times New Roman"/>
                <w:noProof/>
              </w:rPr>
              <w:delText>Appendix L – Requirement Traceability Matrix</w:delText>
            </w:r>
            <w:r>
              <w:rPr>
                <w:noProof/>
                <w:webHidden/>
              </w:rPr>
              <w:tab/>
            </w:r>
            <w:r>
              <w:rPr>
                <w:noProof/>
                <w:webHidden/>
              </w:rPr>
              <w:fldChar w:fldCharType="begin"/>
            </w:r>
            <w:r>
              <w:rPr>
                <w:noProof/>
                <w:webHidden/>
              </w:rPr>
              <w:delInstrText xml:space="preserve"> PAGEREF _Toc195128364 \h </w:delInstrText>
            </w:r>
            <w:r>
              <w:rPr>
                <w:noProof/>
                <w:webHidden/>
              </w:rPr>
            </w:r>
            <w:r>
              <w:rPr>
                <w:noProof/>
                <w:webHidden/>
              </w:rPr>
              <w:fldChar w:fldCharType="separate"/>
            </w:r>
            <w:r>
              <w:rPr>
                <w:noProof/>
                <w:webHidden/>
              </w:rPr>
              <w:delText>37</w:delText>
            </w:r>
            <w:r>
              <w:rPr>
                <w:noProof/>
                <w:webHidden/>
              </w:rPr>
              <w:fldChar w:fldCharType="end"/>
            </w:r>
            <w:r>
              <w:fldChar w:fldCharType="end"/>
            </w:r>
          </w:del>
        </w:p>
        <w:p w14:paraId="347817F2" w14:textId="4F44F68A" w:rsidR="007313D1" w:rsidRDefault="007313D1">
          <w:pPr>
            <w:pStyle w:val="TOC2"/>
            <w:tabs>
              <w:tab w:val="right" w:leader="dot" w:pos="9016"/>
            </w:tabs>
            <w:rPr>
              <w:del w:id="189" w:author="Larissa Goh" w:date="2025-10-08T02:56:00Z" w16du:dateUtc="2025-10-07T13:56:00Z"/>
              <w:rFonts w:asciiTheme="minorHAnsi" w:hAnsiTheme="minorHAnsi" w:cstheme="minorBidi"/>
              <w:noProof/>
              <w:kern w:val="2"/>
              <w:sz w:val="24"/>
              <w:lang w:bidi="my-MM"/>
              <w14:ligatures w14:val="standardContextual"/>
            </w:rPr>
          </w:pPr>
          <w:del w:id="190" w:author="Larissa Goh" w:date="2025-10-08T02:56:00Z" w16du:dateUtc="2025-10-07T13:56:00Z">
            <w:r>
              <w:fldChar w:fldCharType="begin"/>
            </w:r>
            <w:r>
              <w:delInstrText>HYPERLINK \l "_Toc195128365"</w:delInstrText>
            </w:r>
            <w:r>
              <w:fldChar w:fldCharType="separate"/>
            </w:r>
            <w:r w:rsidRPr="002C639D">
              <w:rPr>
                <w:rStyle w:val="Hyperlink"/>
                <w:rFonts w:cs="Times New Roman"/>
                <w:noProof/>
              </w:rPr>
              <w:delText>Appendix M – Project Charter</w:delText>
            </w:r>
            <w:r>
              <w:rPr>
                <w:noProof/>
                <w:webHidden/>
              </w:rPr>
              <w:tab/>
            </w:r>
            <w:r>
              <w:rPr>
                <w:noProof/>
                <w:webHidden/>
              </w:rPr>
              <w:fldChar w:fldCharType="begin"/>
            </w:r>
            <w:r>
              <w:rPr>
                <w:noProof/>
                <w:webHidden/>
              </w:rPr>
              <w:delInstrText xml:space="preserve"> PAGEREF _Toc195128365 \h </w:delInstrText>
            </w:r>
            <w:r>
              <w:rPr>
                <w:noProof/>
                <w:webHidden/>
              </w:rPr>
            </w:r>
            <w:r>
              <w:rPr>
                <w:noProof/>
                <w:webHidden/>
              </w:rPr>
              <w:fldChar w:fldCharType="separate"/>
            </w:r>
            <w:r>
              <w:rPr>
                <w:noProof/>
                <w:webHidden/>
              </w:rPr>
              <w:delText>43</w:delText>
            </w:r>
            <w:r>
              <w:rPr>
                <w:noProof/>
                <w:webHidden/>
              </w:rPr>
              <w:fldChar w:fldCharType="end"/>
            </w:r>
            <w:r>
              <w:fldChar w:fldCharType="end"/>
            </w:r>
          </w:del>
        </w:p>
        <w:p w14:paraId="7E3B7411" w14:textId="3EEB51BB" w:rsidR="007313D1" w:rsidRDefault="007313D1">
          <w:pPr>
            <w:pStyle w:val="TOC2"/>
            <w:tabs>
              <w:tab w:val="right" w:leader="dot" w:pos="9016"/>
            </w:tabs>
            <w:rPr>
              <w:del w:id="191" w:author="Larissa Goh" w:date="2025-10-08T02:56:00Z" w16du:dateUtc="2025-10-07T13:56:00Z"/>
              <w:rFonts w:asciiTheme="minorHAnsi" w:hAnsiTheme="minorHAnsi" w:cstheme="minorBidi"/>
              <w:noProof/>
              <w:kern w:val="2"/>
              <w:sz w:val="24"/>
              <w:lang w:bidi="my-MM"/>
              <w14:ligatures w14:val="standardContextual"/>
            </w:rPr>
          </w:pPr>
          <w:del w:id="192" w:author="Larissa Goh" w:date="2025-10-08T02:56:00Z" w16du:dateUtc="2025-10-07T13:56:00Z">
            <w:r>
              <w:fldChar w:fldCharType="begin"/>
            </w:r>
            <w:r>
              <w:delInstrText>HYPERLINK \l "_Toc195128366"</w:delInstrText>
            </w:r>
            <w:r>
              <w:fldChar w:fldCharType="separate"/>
            </w:r>
            <w:r w:rsidRPr="002C639D">
              <w:rPr>
                <w:rStyle w:val="Hyperlink"/>
                <w:rFonts w:cs="Times New Roman"/>
                <w:noProof/>
              </w:rPr>
              <w:delText>Appendix N – Team Contract</w:delText>
            </w:r>
            <w:r>
              <w:rPr>
                <w:noProof/>
                <w:webHidden/>
              </w:rPr>
              <w:tab/>
            </w:r>
            <w:r>
              <w:rPr>
                <w:noProof/>
                <w:webHidden/>
              </w:rPr>
              <w:fldChar w:fldCharType="begin"/>
            </w:r>
            <w:r>
              <w:rPr>
                <w:noProof/>
                <w:webHidden/>
              </w:rPr>
              <w:delInstrText xml:space="preserve"> PAGEREF _Toc195128366 \h </w:delInstrText>
            </w:r>
            <w:r>
              <w:rPr>
                <w:noProof/>
                <w:webHidden/>
              </w:rPr>
            </w:r>
            <w:r>
              <w:rPr>
                <w:noProof/>
                <w:webHidden/>
              </w:rPr>
              <w:fldChar w:fldCharType="separate"/>
            </w:r>
            <w:r>
              <w:rPr>
                <w:noProof/>
                <w:webHidden/>
              </w:rPr>
              <w:delText>45</w:delText>
            </w:r>
            <w:r>
              <w:rPr>
                <w:noProof/>
                <w:webHidden/>
              </w:rPr>
              <w:fldChar w:fldCharType="end"/>
            </w:r>
            <w:r>
              <w:fldChar w:fldCharType="end"/>
            </w:r>
          </w:del>
        </w:p>
        <w:p w14:paraId="49E0ADDE" w14:textId="6BC43202" w:rsidR="007313D1" w:rsidRDefault="007313D1">
          <w:pPr>
            <w:pStyle w:val="TOC2"/>
            <w:tabs>
              <w:tab w:val="right" w:leader="dot" w:pos="9016"/>
            </w:tabs>
            <w:rPr>
              <w:del w:id="193" w:author="Larissa Goh" w:date="2025-10-08T02:56:00Z" w16du:dateUtc="2025-10-07T13:56:00Z"/>
              <w:rFonts w:asciiTheme="minorHAnsi" w:hAnsiTheme="minorHAnsi" w:cstheme="minorBidi"/>
              <w:noProof/>
              <w:kern w:val="2"/>
              <w:sz w:val="24"/>
              <w:lang w:bidi="my-MM"/>
              <w14:ligatures w14:val="standardContextual"/>
            </w:rPr>
          </w:pPr>
          <w:del w:id="194" w:author="Larissa Goh" w:date="2025-10-08T02:56:00Z" w16du:dateUtc="2025-10-07T13:56:00Z">
            <w:r>
              <w:fldChar w:fldCharType="begin"/>
            </w:r>
            <w:r>
              <w:delInstrText>HYPERLINK \l "_Toc195128367"</w:delInstrText>
            </w:r>
            <w:r>
              <w:fldChar w:fldCharType="separate"/>
            </w:r>
            <w:r w:rsidRPr="002C639D">
              <w:rPr>
                <w:rStyle w:val="Hyperlink"/>
                <w:rFonts w:cs="Times New Roman"/>
                <w:noProof/>
              </w:rPr>
              <w:delText>Appendix O – Client Contract</w:delText>
            </w:r>
            <w:r>
              <w:rPr>
                <w:noProof/>
                <w:webHidden/>
              </w:rPr>
              <w:tab/>
            </w:r>
            <w:r>
              <w:rPr>
                <w:noProof/>
                <w:webHidden/>
              </w:rPr>
              <w:fldChar w:fldCharType="begin"/>
            </w:r>
            <w:r>
              <w:rPr>
                <w:noProof/>
                <w:webHidden/>
              </w:rPr>
              <w:delInstrText xml:space="preserve"> PAGEREF _Toc195128367 \h </w:delInstrText>
            </w:r>
            <w:r>
              <w:rPr>
                <w:noProof/>
                <w:webHidden/>
              </w:rPr>
            </w:r>
            <w:r>
              <w:rPr>
                <w:noProof/>
                <w:webHidden/>
              </w:rPr>
              <w:fldChar w:fldCharType="separate"/>
            </w:r>
            <w:r>
              <w:rPr>
                <w:noProof/>
                <w:webHidden/>
              </w:rPr>
              <w:delText>47</w:delText>
            </w:r>
            <w:r>
              <w:rPr>
                <w:noProof/>
                <w:webHidden/>
              </w:rPr>
              <w:fldChar w:fldCharType="end"/>
            </w:r>
            <w:r>
              <w:fldChar w:fldCharType="end"/>
            </w:r>
          </w:del>
        </w:p>
        <w:p w14:paraId="4B7AFF48" w14:textId="5D3E8CEC" w:rsidR="007313D1" w:rsidRDefault="007313D1">
          <w:pPr>
            <w:pStyle w:val="TOC2"/>
            <w:tabs>
              <w:tab w:val="right" w:leader="dot" w:pos="9016"/>
            </w:tabs>
            <w:rPr>
              <w:del w:id="195" w:author="Larissa Goh" w:date="2025-10-08T02:56:00Z" w16du:dateUtc="2025-10-07T13:56:00Z"/>
              <w:rFonts w:asciiTheme="minorHAnsi" w:hAnsiTheme="minorHAnsi" w:cstheme="minorBidi"/>
              <w:noProof/>
              <w:kern w:val="2"/>
              <w:sz w:val="24"/>
              <w:lang w:bidi="my-MM"/>
              <w14:ligatures w14:val="standardContextual"/>
            </w:rPr>
          </w:pPr>
          <w:del w:id="196" w:author="Larissa Goh" w:date="2025-10-08T02:56:00Z" w16du:dateUtc="2025-10-07T13:56:00Z">
            <w:r>
              <w:fldChar w:fldCharType="begin"/>
            </w:r>
            <w:r>
              <w:delInstrText>HYPERLINK \l "_Toc195128368"</w:delInstrText>
            </w:r>
            <w:r>
              <w:fldChar w:fldCharType="separate"/>
            </w:r>
            <w:r w:rsidRPr="002C639D">
              <w:rPr>
                <w:rStyle w:val="Hyperlink"/>
                <w:rFonts w:cs="Times New Roman"/>
                <w:noProof/>
              </w:rPr>
              <w:delText>AppendixP – Risk Register</w:delText>
            </w:r>
            <w:r>
              <w:rPr>
                <w:noProof/>
                <w:webHidden/>
              </w:rPr>
              <w:tab/>
            </w:r>
            <w:r>
              <w:rPr>
                <w:noProof/>
                <w:webHidden/>
              </w:rPr>
              <w:fldChar w:fldCharType="begin"/>
            </w:r>
            <w:r>
              <w:rPr>
                <w:noProof/>
                <w:webHidden/>
              </w:rPr>
              <w:delInstrText xml:space="preserve"> PAGEREF _Toc195128368 \h </w:delInstrText>
            </w:r>
            <w:r>
              <w:rPr>
                <w:noProof/>
                <w:webHidden/>
              </w:rPr>
            </w:r>
            <w:r>
              <w:rPr>
                <w:noProof/>
                <w:webHidden/>
              </w:rPr>
              <w:fldChar w:fldCharType="separate"/>
            </w:r>
            <w:r>
              <w:rPr>
                <w:noProof/>
                <w:webHidden/>
              </w:rPr>
              <w:delText>49</w:delText>
            </w:r>
            <w:r>
              <w:rPr>
                <w:noProof/>
                <w:webHidden/>
              </w:rPr>
              <w:fldChar w:fldCharType="end"/>
            </w:r>
            <w:r>
              <w:fldChar w:fldCharType="end"/>
            </w:r>
          </w:del>
        </w:p>
        <w:p w14:paraId="48A03AA2" w14:textId="6F8D8BD4" w:rsidR="007313D1" w:rsidRDefault="007313D1">
          <w:pPr>
            <w:pStyle w:val="TOC2"/>
            <w:tabs>
              <w:tab w:val="right" w:leader="dot" w:pos="9016"/>
            </w:tabs>
            <w:rPr>
              <w:del w:id="197" w:author="Larissa Goh" w:date="2025-10-08T02:56:00Z" w16du:dateUtc="2025-10-07T13:56:00Z"/>
              <w:rFonts w:asciiTheme="minorHAnsi" w:hAnsiTheme="minorHAnsi" w:cstheme="minorBidi"/>
              <w:noProof/>
              <w:kern w:val="2"/>
              <w:sz w:val="24"/>
              <w:lang w:bidi="my-MM"/>
              <w14:ligatures w14:val="standardContextual"/>
            </w:rPr>
          </w:pPr>
          <w:del w:id="198" w:author="Larissa Goh" w:date="2025-10-08T02:56:00Z" w16du:dateUtc="2025-10-07T13:56:00Z">
            <w:r>
              <w:fldChar w:fldCharType="begin"/>
            </w:r>
            <w:r>
              <w:delInstrText>HYPERLINK \l "_Toc195128369"</w:delInstrText>
            </w:r>
            <w:r>
              <w:fldChar w:fldCharType="separate"/>
            </w:r>
            <w:r w:rsidRPr="002C639D">
              <w:rPr>
                <w:rStyle w:val="Hyperlink"/>
                <w:rFonts w:cs="Times New Roman"/>
                <w:noProof/>
              </w:rPr>
              <w:delText>Appendix Q – Risk Management Plan</w:delText>
            </w:r>
            <w:r>
              <w:rPr>
                <w:noProof/>
                <w:webHidden/>
              </w:rPr>
              <w:tab/>
            </w:r>
            <w:r>
              <w:rPr>
                <w:noProof/>
                <w:webHidden/>
              </w:rPr>
              <w:fldChar w:fldCharType="begin"/>
            </w:r>
            <w:r>
              <w:rPr>
                <w:noProof/>
                <w:webHidden/>
              </w:rPr>
              <w:delInstrText xml:space="preserve"> PAGEREF _Toc195128369 \h </w:delInstrText>
            </w:r>
            <w:r>
              <w:rPr>
                <w:noProof/>
                <w:webHidden/>
              </w:rPr>
            </w:r>
            <w:r>
              <w:rPr>
                <w:noProof/>
                <w:webHidden/>
              </w:rPr>
              <w:fldChar w:fldCharType="separate"/>
            </w:r>
            <w:r>
              <w:rPr>
                <w:noProof/>
                <w:webHidden/>
              </w:rPr>
              <w:delText>52</w:delText>
            </w:r>
            <w:r>
              <w:rPr>
                <w:noProof/>
                <w:webHidden/>
              </w:rPr>
              <w:fldChar w:fldCharType="end"/>
            </w:r>
            <w:r>
              <w:fldChar w:fldCharType="end"/>
            </w:r>
          </w:del>
        </w:p>
        <w:p w14:paraId="45F62BA6" w14:textId="12899138" w:rsidR="007313D1" w:rsidRDefault="007313D1">
          <w:pPr>
            <w:pStyle w:val="TOC2"/>
            <w:tabs>
              <w:tab w:val="right" w:leader="dot" w:pos="9016"/>
            </w:tabs>
            <w:rPr>
              <w:del w:id="199" w:author="Larissa Goh" w:date="2025-10-08T02:56:00Z" w16du:dateUtc="2025-10-07T13:56:00Z"/>
              <w:rFonts w:asciiTheme="minorHAnsi" w:hAnsiTheme="minorHAnsi" w:cstheme="minorBidi"/>
              <w:noProof/>
              <w:kern w:val="2"/>
              <w:sz w:val="24"/>
              <w:lang w:bidi="my-MM"/>
              <w14:ligatures w14:val="standardContextual"/>
            </w:rPr>
          </w:pPr>
          <w:del w:id="200" w:author="Larissa Goh" w:date="2025-10-08T02:56:00Z" w16du:dateUtc="2025-10-07T13:56:00Z">
            <w:r>
              <w:fldChar w:fldCharType="begin"/>
            </w:r>
            <w:r>
              <w:delInstrText>HYPERLINK \l "_Toc195128370"</w:delInstrText>
            </w:r>
            <w:r>
              <w:fldChar w:fldCharType="separate"/>
            </w:r>
            <w:r w:rsidRPr="002C639D">
              <w:rPr>
                <w:rStyle w:val="Hyperlink"/>
                <w:rFonts w:cs="Times New Roman"/>
                <w:noProof/>
              </w:rPr>
              <w:delText>Appendix R – Issue Log</w:delText>
            </w:r>
            <w:r>
              <w:rPr>
                <w:noProof/>
                <w:webHidden/>
              </w:rPr>
              <w:tab/>
            </w:r>
            <w:r>
              <w:rPr>
                <w:noProof/>
                <w:webHidden/>
              </w:rPr>
              <w:fldChar w:fldCharType="begin"/>
            </w:r>
            <w:r>
              <w:rPr>
                <w:noProof/>
                <w:webHidden/>
              </w:rPr>
              <w:delInstrText xml:space="preserve"> PAGEREF _Toc195128370 \h </w:delInstrText>
            </w:r>
            <w:r>
              <w:rPr>
                <w:noProof/>
                <w:webHidden/>
              </w:rPr>
            </w:r>
            <w:r>
              <w:rPr>
                <w:noProof/>
                <w:webHidden/>
              </w:rPr>
              <w:fldChar w:fldCharType="separate"/>
            </w:r>
            <w:r>
              <w:rPr>
                <w:noProof/>
                <w:webHidden/>
              </w:rPr>
              <w:delText>53</w:delText>
            </w:r>
            <w:r>
              <w:rPr>
                <w:noProof/>
                <w:webHidden/>
              </w:rPr>
              <w:fldChar w:fldCharType="end"/>
            </w:r>
            <w:r>
              <w:fldChar w:fldCharType="end"/>
            </w:r>
          </w:del>
        </w:p>
        <w:p w14:paraId="0FF54E22" w14:textId="5ADF7139" w:rsidR="007313D1" w:rsidRDefault="007313D1">
          <w:pPr>
            <w:pStyle w:val="TOC2"/>
            <w:tabs>
              <w:tab w:val="right" w:leader="dot" w:pos="9016"/>
            </w:tabs>
            <w:rPr>
              <w:del w:id="201" w:author="Larissa Goh" w:date="2025-10-08T02:56:00Z" w16du:dateUtc="2025-10-07T13:56:00Z"/>
              <w:rFonts w:asciiTheme="minorHAnsi" w:hAnsiTheme="minorHAnsi" w:cstheme="minorBidi"/>
              <w:noProof/>
              <w:kern w:val="2"/>
              <w:sz w:val="24"/>
              <w:lang w:bidi="my-MM"/>
              <w14:ligatures w14:val="standardContextual"/>
            </w:rPr>
          </w:pPr>
          <w:del w:id="202" w:author="Larissa Goh" w:date="2025-10-08T02:56:00Z" w16du:dateUtc="2025-10-07T13:56:00Z">
            <w:r>
              <w:fldChar w:fldCharType="begin"/>
            </w:r>
            <w:r>
              <w:delInstrText>HYPERLINK \l "_Toc195128371"</w:delInstrText>
            </w:r>
            <w:r>
              <w:fldChar w:fldCharType="separate"/>
            </w:r>
            <w:r w:rsidRPr="002C639D">
              <w:rPr>
                <w:rStyle w:val="Hyperlink"/>
                <w:rFonts w:cs="Times New Roman"/>
                <w:noProof/>
              </w:rPr>
              <w:delText>Appendix S – Change Management Plan</w:delText>
            </w:r>
            <w:r>
              <w:rPr>
                <w:noProof/>
                <w:webHidden/>
              </w:rPr>
              <w:tab/>
            </w:r>
            <w:r>
              <w:rPr>
                <w:noProof/>
                <w:webHidden/>
              </w:rPr>
              <w:fldChar w:fldCharType="begin"/>
            </w:r>
            <w:r>
              <w:rPr>
                <w:noProof/>
                <w:webHidden/>
              </w:rPr>
              <w:delInstrText xml:space="preserve"> PAGEREF _Toc195128371 \h </w:delInstrText>
            </w:r>
            <w:r>
              <w:rPr>
                <w:noProof/>
                <w:webHidden/>
              </w:rPr>
            </w:r>
            <w:r>
              <w:rPr>
                <w:noProof/>
                <w:webHidden/>
              </w:rPr>
              <w:fldChar w:fldCharType="separate"/>
            </w:r>
            <w:r>
              <w:rPr>
                <w:noProof/>
                <w:webHidden/>
              </w:rPr>
              <w:delText>55</w:delText>
            </w:r>
            <w:r>
              <w:rPr>
                <w:noProof/>
                <w:webHidden/>
              </w:rPr>
              <w:fldChar w:fldCharType="end"/>
            </w:r>
            <w:r>
              <w:fldChar w:fldCharType="end"/>
            </w:r>
          </w:del>
        </w:p>
        <w:p w14:paraId="50C32520" w14:textId="36635219" w:rsidR="007313D1" w:rsidRDefault="007313D1">
          <w:pPr>
            <w:pStyle w:val="TOC2"/>
            <w:tabs>
              <w:tab w:val="right" w:leader="dot" w:pos="9016"/>
            </w:tabs>
            <w:rPr>
              <w:del w:id="203" w:author="Larissa Goh" w:date="2025-10-08T02:56:00Z" w16du:dateUtc="2025-10-07T13:56:00Z"/>
              <w:rFonts w:asciiTheme="minorHAnsi" w:hAnsiTheme="minorHAnsi" w:cstheme="minorBidi"/>
              <w:noProof/>
              <w:kern w:val="2"/>
              <w:sz w:val="24"/>
              <w:lang w:bidi="my-MM"/>
              <w14:ligatures w14:val="standardContextual"/>
            </w:rPr>
          </w:pPr>
          <w:del w:id="204" w:author="Larissa Goh" w:date="2025-10-08T02:56:00Z" w16du:dateUtc="2025-10-07T13:56:00Z">
            <w:r>
              <w:fldChar w:fldCharType="begin"/>
            </w:r>
            <w:r>
              <w:delInstrText>HYPERLINK \l "_Toc195128372"</w:delInstrText>
            </w:r>
            <w:r>
              <w:fldChar w:fldCharType="separate"/>
            </w:r>
            <w:r w:rsidRPr="002C639D">
              <w:rPr>
                <w:rStyle w:val="Hyperlink"/>
                <w:rFonts w:cs="Times New Roman"/>
                <w:noProof/>
              </w:rPr>
              <w:delText>Appendix T – Quality Assurance Plan</w:delText>
            </w:r>
            <w:r>
              <w:rPr>
                <w:noProof/>
                <w:webHidden/>
              </w:rPr>
              <w:tab/>
            </w:r>
            <w:r>
              <w:rPr>
                <w:noProof/>
                <w:webHidden/>
              </w:rPr>
              <w:fldChar w:fldCharType="begin"/>
            </w:r>
            <w:r>
              <w:rPr>
                <w:noProof/>
                <w:webHidden/>
              </w:rPr>
              <w:delInstrText xml:space="preserve"> PAGEREF _Toc195128372 \h </w:delInstrText>
            </w:r>
            <w:r>
              <w:rPr>
                <w:noProof/>
                <w:webHidden/>
              </w:rPr>
            </w:r>
            <w:r>
              <w:rPr>
                <w:noProof/>
                <w:webHidden/>
              </w:rPr>
              <w:fldChar w:fldCharType="separate"/>
            </w:r>
            <w:r>
              <w:rPr>
                <w:noProof/>
                <w:webHidden/>
              </w:rPr>
              <w:delText>59</w:delText>
            </w:r>
            <w:r>
              <w:rPr>
                <w:noProof/>
                <w:webHidden/>
              </w:rPr>
              <w:fldChar w:fldCharType="end"/>
            </w:r>
            <w:r>
              <w:fldChar w:fldCharType="end"/>
            </w:r>
          </w:del>
        </w:p>
        <w:p w14:paraId="69740DFF" w14:textId="6C88DA9A" w:rsidR="007313D1" w:rsidRDefault="007313D1">
          <w:pPr>
            <w:pStyle w:val="TOC1"/>
            <w:tabs>
              <w:tab w:val="right" w:leader="dot" w:pos="9016"/>
            </w:tabs>
            <w:rPr>
              <w:del w:id="205" w:author="Larissa Goh" w:date="2025-10-08T02:56:00Z" w16du:dateUtc="2025-10-07T13:56:00Z"/>
              <w:rFonts w:asciiTheme="minorHAnsi" w:hAnsiTheme="minorHAnsi" w:cstheme="minorBidi"/>
              <w:noProof/>
              <w:kern w:val="2"/>
              <w:sz w:val="24"/>
              <w:lang w:bidi="my-MM"/>
              <w14:ligatures w14:val="standardContextual"/>
            </w:rPr>
          </w:pPr>
          <w:del w:id="206" w:author="Larissa Goh" w:date="2025-10-08T02:56:00Z" w16du:dateUtc="2025-10-07T13:56:00Z">
            <w:r>
              <w:fldChar w:fldCharType="begin"/>
            </w:r>
            <w:r>
              <w:delInstrText>HYPERLINK \l "_Toc195128373"</w:delInstrText>
            </w:r>
            <w:r>
              <w:fldChar w:fldCharType="separate"/>
            </w:r>
            <w:r w:rsidRPr="002C639D">
              <w:rPr>
                <w:rStyle w:val="Hyperlink"/>
                <w:rFonts w:cs="Times New Roman"/>
                <w:noProof/>
              </w:rPr>
              <w:delText>References</w:delText>
            </w:r>
            <w:r>
              <w:rPr>
                <w:noProof/>
                <w:webHidden/>
              </w:rPr>
              <w:tab/>
            </w:r>
            <w:r>
              <w:rPr>
                <w:noProof/>
                <w:webHidden/>
              </w:rPr>
              <w:fldChar w:fldCharType="begin"/>
            </w:r>
            <w:r>
              <w:rPr>
                <w:noProof/>
                <w:webHidden/>
              </w:rPr>
              <w:delInstrText xml:space="preserve"> PAGEREF _Toc195128373 \h </w:delInstrText>
            </w:r>
            <w:r>
              <w:rPr>
                <w:noProof/>
                <w:webHidden/>
              </w:rPr>
            </w:r>
            <w:r>
              <w:rPr>
                <w:noProof/>
                <w:webHidden/>
              </w:rPr>
              <w:fldChar w:fldCharType="separate"/>
            </w:r>
            <w:r>
              <w:rPr>
                <w:noProof/>
                <w:webHidden/>
              </w:rPr>
              <w:delText>62</w:delText>
            </w:r>
            <w:r>
              <w:rPr>
                <w:noProof/>
                <w:webHidden/>
              </w:rPr>
              <w:fldChar w:fldCharType="end"/>
            </w:r>
            <w:r>
              <w:fldChar w:fldCharType="end"/>
            </w:r>
          </w:del>
        </w:p>
        <w:p w14:paraId="72862B0E" w14:textId="2449D385" w:rsidR="00F3563A" w:rsidRPr="00032A5A" w:rsidRDefault="00F3563A">
          <w:pPr>
            <w:rPr>
              <w:rFonts w:ascii="Times New Roman" w:hAnsi="Times New Roman" w:cs="Times New Roman"/>
              <w:sz w:val="21"/>
              <w:szCs w:val="22"/>
            </w:rPr>
          </w:pPr>
          <w:del w:id="207" w:author="Larissa Goh" w:date="2025-10-08T02:56:00Z" w16du:dateUtc="2025-10-07T13:56:00Z">
            <w:r w:rsidRPr="00032A5A">
              <w:rPr>
                <w:rFonts w:ascii="Times New Roman" w:hAnsi="Times New Roman" w:cs="Times New Roman"/>
                <w:b/>
                <w:bCs/>
                <w:sz w:val="21"/>
                <w:szCs w:val="22"/>
              </w:rPr>
              <w:fldChar w:fldCharType="end"/>
            </w:r>
          </w:del>
        </w:p>
      </w:sdtContent>
    </w:sdt>
    <w:p w14:paraId="4FE13C50" w14:textId="77777777" w:rsidR="00904672" w:rsidRPr="00032A5A" w:rsidRDefault="00904672">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032A5A">
        <w:rPr>
          <w:rFonts w:ascii="Times New Roman" w:hAnsi="Times New Roman" w:cs="Times New Roman"/>
        </w:rPr>
        <w:br w:type="page"/>
      </w:r>
    </w:p>
    <w:p w14:paraId="3E7035C1" w14:textId="415B74CC" w:rsidR="005F4102" w:rsidRPr="00032A5A" w:rsidRDefault="09AD38B9" w:rsidP="00DC3210">
      <w:pPr>
        <w:pStyle w:val="Heading1"/>
        <w:rPr>
          <w:rFonts w:cs="Times New Roman"/>
        </w:rPr>
      </w:pPr>
      <w:bookmarkStart w:id="208" w:name="_Toc194879450"/>
      <w:bookmarkStart w:id="209" w:name="_Toc195128328"/>
      <w:bookmarkStart w:id="210" w:name="_Toc195128845"/>
      <w:r w:rsidRPr="00032A5A">
        <w:rPr>
          <w:rFonts w:cs="Times New Roman"/>
        </w:rPr>
        <w:lastRenderedPageBreak/>
        <w:t>Executive Summary</w:t>
      </w:r>
      <w:bookmarkEnd w:id="208"/>
      <w:bookmarkEnd w:id="209"/>
      <w:bookmarkEnd w:id="210"/>
    </w:p>
    <w:p w14:paraId="32A5C99E" w14:textId="72372150" w:rsidR="6A100DCE" w:rsidRPr="00032A5A" w:rsidRDefault="6A100DCE" w:rsidP="6ED0C460">
      <w:pPr>
        <w:spacing w:line="276" w:lineRule="auto"/>
        <w:rPr>
          <w:rFonts w:ascii="Times New Roman" w:eastAsia="Times New Roman" w:hAnsi="Times New Roman" w:cs="Times New Roman"/>
          <w:color w:val="000000" w:themeColor="text1"/>
        </w:rPr>
      </w:pPr>
      <w:r w:rsidRPr="00032A5A">
        <w:rPr>
          <w:rFonts w:ascii="Times New Roman" w:eastAsia="Times New Roman" w:hAnsi="Times New Roman" w:cs="Times New Roman"/>
          <w:color w:val="000000" w:themeColor="text1"/>
        </w:rPr>
        <w:t xml:space="preserve">This project evaluates the IPv4 and IPv6 network performance of three Linux-based software routers using D-ITG. Performance evaluation, encompassing throughput, delay, jitter, and packet loss, will be conducted across 12 packet sizes on a network comprised of four computers. </w:t>
      </w:r>
    </w:p>
    <w:p w14:paraId="2A7E2201" w14:textId="68FAAE92" w:rsidR="67925E7E" w:rsidRPr="00032A5A" w:rsidRDefault="6A100DCE" w:rsidP="00F51CAA">
      <w:pPr>
        <w:spacing w:line="276" w:lineRule="auto"/>
        <w:rPr>
          <w:rFonts w:ascii="Times New Roman" w:eastAsia="Times New Roman" w:hAnsi="Times New Roman" w:cs="Times New Roman"/>
          <w:color w:val="000000" w:themeColor="text1"/>
        </w:rPr>
      </w:pPr>
      <w:r w:rsidRPr="00032A5A">
        <w:rPr>
          <w:rFonts w:ascii="Times New Roman" w:eastAsia="Times New Roman" w:hAnsi="Times New Roman" w:cs="Times New Roman"/>
          <w:color w:val="000000" w:themeColor="text1"/>
        </w:rPr>
        <w:t xml:space="preserve">The project, estimated at 300-360 hours, acknowledges potential risks such as Linux networking experience and hardware limitations, and includes a cost analysis for </w:t>
      </w:r>
      <w:r w:rsidR="00BE60DA" w:rsidRPr="00032A5A">
        <w:rPr>
          <w:rFonts w:ascii="Times New Roman" w:eastAsia="Times New Roman" w:hAnsi="Times New Roman" w:cs="Times New Roman"/>
          <w:color w:val="000000" w:themeColor="text1"/>
        </w:rPr>
        <w:t>supervisor</w:t>
      </w:r>
      <w:r w:rsidRPr="00032A5A">
        <w:rPr>
          <w:rFonts w:ascii="Times New Roman" w:eastAsia="Times New Roman" w:hAnsi="Times New Roman" w:cs="Times New Roman"/>
          <w:color w:val="000000" w:themeColor="text1"/>
        </w:rPr>
        <w:t xml:space="preserve"> support and necessary equipment. </w:t>
      </w:r>
      <w:r w:rsidRPr="00032A5A">
        <w:rPr>
          <w:rFonts w:ascii="Times New Roman" w:hAnsi="Times New Roman" w:cs="Times New Roman"/>
        </w:rPr>
        <w:br/>
      </w:r>
      <w:r w:rsidRPr="00032A5A">
        <w:rPr>
          <w:rFonts w:ascii="Times New Roman" w:eastAsia="Times New Roman" w:hAnsi="Times New Roman" w:cs="Times New Roman"/>
          <w:color w:val="000000" w:themeColor="text1"/>
        </w:rPr>
        <w:t xml:space="preserve">Some of the risks and constraints to consider include lack of team experience with Linux networking, possible hardware failure, and potential budget restraints. </w:t>
      </w:r>
      <w:r w:rsidRPr="00032A5A">
        <w:rPr>
          <w:rFonts w:ascii="Times New Roman" w:hAnsi="Times New Roman" w:cs="Times New Roman"/>
        </w:rPr>
        <w:br/>
      </w:r>
      <w:r w:rsidRPr="00032A5A">
        <w:rPr>
          <w:rFonts w:ascii="Times New Roman" w:eastAsia="Times New Roman" w:hAnsi="Times New Roman" w:cs="Times New Roman"/>
          <w:color w:val="000000" w:themeColor="text1"/>
        </w:rPr>
        <w:t>The total project cost is budgeted at NZD</w:t>
      </w:r>
      <w:r w:rsidR="00015C65" w:rsidRPr="00032A5A">
        <w:rPr>
          <w:rFonts w:ascii="Times New Roman" w:eastAsia="Times New Roman" w:hAnsi="Times New Roman" w:cs="Times New Roman"/>
          <w:color w:val="000000" w:themeColor="text1"/>
        </w:rPr>
        <w:t>$118,774.71</w:t>
      </w:r>
      <w:r w:rsidRPr="00032A5A">
        <w:rPr>
          <w:rFonts w:ascii="Times New Roman" w:eastAsia="Times New Roman" w:hAnsi="Times New Roman" w:cs="Times New Roman"/>
          <w:color w:val="000000" w:themeColor="text1"/>
        </w:rPr>
        <w:t>, which covers the hardware, labour, and tools needed for the project.</w:t>
      </w:r>
    </w:p>
    <w:p w14:paraId="372B9115" w14:textId="7868A47F" w:rsidR="005F4102" w:rsidRPr="00032A5A" w:rsidRDefault="005F4102" w:rsidP="00FF79BE">
      <w:pPr>
        <w:pStyle w:val="Heading1"/>
        <w:spacing w:before="0"/>
        <w:rPr>
          <w:rFonts w:cs="Times New Roman"/>
        </w:rPr>
      </w:pPr>
      <w:bookmarkStart w:id="211" w:name="_Toc194879451"/>
      <w:bookmarkStart w:id="212" w:name="_Toc195128329"/>
      <w:bookmarkStart w:id="213" w:name="_Toc195128846"/>
      <w:r w:rsidRPr="00032A5A">
        <w:rPr>
          <w:rFonts w:cs="Times New Roman"/>
        </w:rPr>
        <w:t>Terms of Reference</w:t>
      </w:r>
      <w:bookmarkEnd w:id="211"/>
      <w:bookmarkEnd w:id="212"/>
      <w:bookmarkEnd w:id="213"/>
    </w:p>
    <w:p w14:paraId="2531CDC5" w14:textId="4B601A7B" w:rsidR="00DD68EF" w:rsidRPr="00032A5A" w:rsidRDefault="00C74BB5" w:rsidP="00DD68EF">
      <w:pPr>
        <w:rPr>
          <w:rFonts w:ascii="Times New Roman" w:hAnsi="Times New Roman" w:cs="Times New Roman"/>
          <w:szCs w:val="22"/>
          <w:lang w:eastAsia="en-US"/>
        </w:rPr>
      </w:pPr>
      <w:r w:rsidRPr="00032A5A">
        <w:rPr>
          <w:rFonts w:ascii="Times New Roman" w:hAnsi="Times New Roman" w:cs="Times New Roman"/>
          <w:lang w:eastAsia="en-US"/>
        </w:rPr>
        <w:t>Our</w:t>
      </w:r>
      <w:r w:rsidR="00DD68EF" w:rsidRPr="00032A5A">
        <w:rPr>
          <w:rFonts w:ascii="Times New Roman" w:hAnsi="Times New Roman" w:cs="Times New Roman"/>
          <w:lang w:eastAsia="en-US"/>
        </w:rPr>
        <w:t xml:space="preserve"> client, Dr. Raymond Lutui, has requested an evaluation of the network performance of three Linux-based operating systems (Fedora, Ubuntu, and Kali Linux) configured as software routers, to determine which has the best performance and to compare the data with his previous evaluations.</w:t>
      </w:r>
      <w:r w:rsidR="00D760A8" w:rsidRPr="00032A5A">
        <w:rPr>
          <w:rFonts w:ascii="Times New Roman" w:hAnsi="Times New Roman" w:cs="Times New Roman"/>
          <w:lang w:eastAsia="en-US"/>
        </w:rPr>
        <w:t xml:space="preserve"> </w:t>
      </w:r>
      <w:r w:rsidR="00DD68EF" w:rsidRPr="00032A5A">
        <w:rPr>
          <w:rFonts w:ascii="Times New Roman" w:hAnsi="Times New Roman" w:cs="Times New Roman"/>
          <w:lang w:eastAsia="en-US"/>
        </w:rPr>
        <w:t>Despite IPv4's acknowledged scalability constraints and IPv6's intended role as a replacement</w:t>
      </w:r>
      <w:r w:rsidR="00887D39" w:rsidRPr="00032A5A">
        <w:rPr>
          <w:rFonts w:ascii="Times New Roman" w:hAnsi="Times New Roman" w:cs="Times New Roman"/>
          <w:lang w:eastAsia="en-US"/>
        </w:rPr>
        <w:t xml:space="preserve"> </w:t>
      </w:r>
      <w:r w:rsidR="00887D39" w:rsidRPr="00032A5A">
        <w:rPr>
          <w:rFonts w:ascii="Times New Roman" w:eastAsia="Times New Roman" w:hAnsi="Times New Roman" w:cs="Times New Roman"/>
        </w:rPr>
        <w:t>(Suryaningrat et al., 2016)</w:t>
      </w:r>
      <w:r w:rsidR="00DD68EF" w:rsidRPr="00032A5A">
        <w:rPr>
          <w:rFonts w:ascii="Times New Roman" w:hAnsi="Times New Roman" w:cs="Times New Roman"/>
          <w:lang w:eastAsia="en-US"/>
        </w:rPr>
        <w:t>, a lack of real-world performance data hinders</w:t>
      </w:r>
      <w:r w:rsidR="00943497" w:rsidRPr="00032A5A">
        <w:rPr>
          <w:rFonts w:ascii="Times New Roman" w:hAnsi="Times New Roman" w:cs="Times New Roman"/>
          <w:lang w:eastAsia="en-US"/>
        </w:rPr>
        <w:t xml:space="preserve"> </w:t>
      </w:r>
      <w:r w:rsidR="00943497" w:rsidRPr="00032A5A">
        <w:rPr>
          <w:rFonts w:ascii="Times New Roman" w:eastAsia="Times New Roman" w:hAnsi="Times New Roman" w:cs="Times New Roman"/>
        </w:rPr>
        <w:t>network professionals from confidently strategising and executing the migration to IPv6 in their software-defined networks (</w:t>
      </w:r>
      <w:r w:rsidR="00943497" w:rsidRPr="00032A5A">
        <w:rPr>
          <w:rFonts w:ascii="Times New Roman" w:hAnsi="Times New Roman" w:cs="Times New Roman"/>
        </w:rPr>
        <w:t>Narayan et al.,</w:t>
      </w:r>
      <w:r w:rsidR="00943497" w:rsidRPr="00032A5A">
        <w:rPr>
          <w:rFonts w:ascii="Times New Roman" w:eastAsia="Times New Roman" w:hAnsi="Times New Roman" w:cs="Times New Roman"/>
        </w:rPr>
        <w:t xml:space="preserve"> 2016).</w:t>
      </w:r>
      <w:r w:rsidR="00B93C94" w:rsidRPr="00032A5A">
        <w:rPr>
          <w:rFonts w:ascii="Times New Roman" w:hAnsi="Times New Roman" w:cs="Times New Roman"/>
          <w:lang w:eastAsia="en-US"/>
        </w:rPr>
        <w:t xml:space="preserve"> </w:t>
      </w:r>
      <w:r w:rsidRPr="00032A5A">
        <w:rPr>
          <w:rFonts w:ascii="Times New Roman" w:hAnsi="Times New Roman" w:cs="Times New Roman"/>
        </w:rPr>
        <w:br/>
      </w:r>
      <w:r w:rsidR="00DD68EF" w:rsidRPr="00032A5A">
        <w:rPr>
          <w:rFonts w:ascii="Times New Roman" w:hAnsi="Times New Roman" w:cs="Times New Roman"/>
          <w:lang w:eastAsia="en-US"/>
        </w:rPr>
        <w:t>This project</w:t>
      </w:r>
      <w:r w:rsidR="00364CD8" w:rsidRPr="00032A5A">
        <w:rPr>
          <w:rFonts w:ascii="Times New Roman" w:hAnsi="Times New Roman" w:cs="Times New Roman"/>
          <w:lang w:eastAsia="en-US"/>
        </w:rPr>
        <w:t xml:space="preserve"> </w:t>
      </w:r>
      <w:r w:rsidR="00434090" w:rsidRPr="00032A5A">
        <w:rPr>
          <w:rFonts w:ascii="Times New Roman" w:hAnsi="Times New Roman" w:cs="Times New Roman"/>
          <w:lang w:eastAsia="en-US"/>
        </w:rPr>
        <w:t>addresses the lack of real-world data</w:t>
      </w:r>
      <w:r w:rsidR="009C2C1F" w:rsidRPr="00032A5A">
        <w:rPr>
          <w:rFonts w:ascii="Times New Roman" w:hAnsi="Times New Roman" w:cs="Times New Roman"/>
          <w:lang w:eastAsia="en-US"/>
        </w:rPr>
        <w:t xml:space="preserve"> with thorough network evaluation</w:t>
      </w:r>
      <w:r w:rsidR="003F2A37" w:rsidRPr="00032A5A">
        <w:rPr>
          <w:rFonts w:ascii="Times New Roman" w:hAnsi="Times New Roman" w:cs="Times New Roman"/>
          <w:lang w:eastAsia="en-US"/>
        </w:rPr>
        <w:t>:</w:t>
      </w:r>
      <w:r w:rsidR="00DD68EF" w:rsidRPr="00032A5A">
        <w:rPr>
          <w:rFonts w:ascii="Times New Roman" w:hAnsi="Times New Roman" w:cs="Times New Roman"/>
          <w:lang w:eastAsia="en-US"/>
        </w:rPr>
        <w:t xml:space="preserve"> measuring </w:t>
      </w:r>
      <w:r w:rsidR="00ED6595" w:rsidRPr="00032A5A">
        <w:rPr>
          <w:rFonts w:ascii="Times New Roman" w:hAnsi="Times New Roman" w:cs="Times New Roman"/>
          <w:lang w:eastAsia="en-US"/>
        </w:rPr>
        <w:t>network performance</w:t>
      </w:r>
      <w:r w:rsidR="00DD68EF" w:rsidRPr="00032A5A">
        <w:rPr>
          <w:rFonts w:ascii="Times New Roman" w:hAnsi="Times New Roman" w:cs="Times New Roman"/>
          <w:lang w:eastAsia="en-US"/>
        </w:rPr>
        <w:t xml:space="preserve"> across </w:t>
      </w:r>
      <w:r w:rsidR="00881CAC" w:rsidRPr="00032A5A">
        <w:rPr>
          <w:rFonts w:ascii="Times New Roman" w:hAnsi="Times New Roman" w:cs="Times New Roman"/>
          <w:lang w:eastAsia="en-US"/>
        </w:rPr>
        <w:t>multiple</w:t>
      </w:r>
      <w:r w:rsidR="00DD68EF" w:rsidRPr="00032A5A">
        <w:rPr>
          <w:rFonts w:ascii="Times New Roman" w:hAnsi="Times New Roman" w:cs="Times New Roman"/>
          <w:lang w:eastAsia="en-US"/>
        </w:rPr>
        <w:t xml:space="preserve"> different packet sizes using D-ITG, over both IPv4 and IPv6, in a four-PC network topology. The project commenc</w:t>
      </w:r>
      <w:r w:rsidR="00F23961" w:rsidRPr="00032A5A">
        <w:rPr>
          <w:rFonts w:ascii="Times New Roman" w:hAnsi="Times New Roman" w:cs="Times New Roman"/>
          <w:lang w:eastAsia="en-US"/>
        </w:rPr>
        <w:t>es</w:t>
      </w:r>
      <w:r w:rsidR="00DD68EF" w:rsidRPr="00032A5A">
        <w:rPr>
          <w:rFonts w:ascii="Times New Roman" w:hAnsi="Times New Roman" w:cs="Times New Roman"/>
          <w:lang w:eastAsia="en-US"/>
        </w:rPr>
        <w:t xml:space="preserve"> on April 4, 2025, with final deliverables due on October 31, 2025.</w:t>
      </w:r>
    </w:p>
    <w:p w14:paraId="5AE58BC8" w14:textId="569DE13B" w:rsidR="00351995" w:rsidRPr="00032A5A" w:rsidRDefault="002A1F1A" w:rsidP="00E1239E">
      <w:pPr>
        <w:pStyle w:val="Heading1"/>
        <w:rPr>
          <w:rFonts w:cs="Times New Roman"/>
        </w:rPr>
      </w:pPr>
      <w:bookmarkStart w:id="214" w:name="_Toc194879452"/>
      <w:bookmarkStart w:id="215" w:name="_Toc195128330"/>
      <w:bookmarkStart w:id="216" w:name="_Toc195128847"/>
      <w:r w:rsidRPr="00032A5A">
        <w:rPr>
          <w:rFonts w:cs="Times New Roman"/>
        </w:rPr>
        <w:t xml:space="preserve">Project </w:t>
      </w:r>
      <w:r w:rsidR="00E1049C" w:rsidRPr="00032A5A">
        <w:rPr>
          <w:rFonts w:cs="Times New Roman"/>
        </w:rPr>
        <w:t>Objectives</w:t>
      </w:r>
      <w:bookmarkEnd w:id="214"/>
      <w:bookmarkEnd w:id="215"/>
      <w:bookmarkEnd w:id="216"/>
    </w:p>
    <w:p w14:paraId="331369CD" w14:textId="19437159" w:rsidR="00F2478D" w:rsidRPr="00032A5A" w:rsidRDefault="00F2478D" w:rsidP="00F2478D">
      <w:pPr>
        <w:rPr>
          <w:rFonts w:ascii="Times New Roman" w:hAnsi="Times New Roman" w:cs="Times New Roman"/>
        </w:rPr>
      </w:pPr>
      <w:r w:rsidRPr="00032A5A">
        <w:rPr>
          <w:rFonts w:ascii="Times New Roman" w:hAnsi="Times New Roman" w:cs="Times New Roman"/>
        </w:rPr>
        <w:t xml:space="preserve">The goal of this project is to evaluate the performance of 3 latest Linux based Operating Systems distributions – Fedora, Ubuntu, </w:t>
      </w:r>
      <w:r w:rsidR="00E03220" w:rsidRPr="00032A5A">
        <w:rPr>
          <w:rFonts w:ascii="Times New Roman" w:hAnsi="Times New Roman" w:cs="Times New Roman"/>
        </w:rPr>
        <w:t>Kali Linux</w:t>
      </w:r>
      <w:r w:rsidRPr="00032A5A">
        <w:rPr>
          <w:rFonts w:ascii="Times New Roman" w:hAnsi="Times New Roman" w:cs="Times New Roman"/>
        </w:rPr>
        <w:t xml:space="preserve">. These operating systems need to be configured as software routers before running the </w:t>
      </w:r>
      <w:r w:rsidR="00971F51" w:rsidRPr="00032A5A">
        <w:rPr>
          <w:rFonts w:ascii="Times New Roman" w:hAnsi="Times New Roman" w:cs="Times New Roman"/>
        </w:rPr>
        <w:t>evaluations</w:t>
      </w:r>
      <w:r w:rsidRPr="00032A5A">
        <w:rPr>
          <w:rFonts w:ascii="Times New Roman" w:hAnsi="Times New Roman" w:cs="Times New Roman"/>
        </w:rPr>
        <w:t xml:space="preserve">. Tools such as </w:t>
      </w:r>
      <w:r w:rsidR="003719BE" w:rsidRPr="00032A5A">
        <w:rPr>
          <w:rFonts w:ascii="Times New Roman" w:hAnsi="Times New Roman" w:cs="Times New Roman"/>
        </w:rPr>
        <w:t xml:space="preserve">D-ITG or </w:t>
      </w:r>
      <w:r w:rsidRPr="00032A5A">
        <w:rPr>
          <w:rFonts w:ascii="Times New Roman" w:hAnsi="Times New Roman" w:cs="Times New Roman"/>
        </w:rPr>
        <w:t xml:space="preserve">iPerf </w:t>
      </w:r>
      <w:r w:rsidR="00393E9A" w:rsidRPr="00032A5A">
        <w:rPr>
          <w:rFonts w:ascii="Times New Roman" w:hAnsi="Times New Roman" w:cs="Times New Roman"/>
        </w:rPr>
        <w:t>are</w:t>
      </w:r>
      <w:r w:rsidRPr="00032A5A">
        <w:rPr>
          <w:rFonts w:ascii="Times New Roman" w:hAnsi="Times New Roman" w:cs="Times New Roman"/>
        </w:rPr>
        <w:t xml:space="preserve"> to be employed to generate the </w:t>
      </w:r>
      <w:r w:rsidR="004A379B" w:rsidRPr="00032A5A">
        <w:rPr>
          <w:rFonts w:ascii="Times New Roman" w:hAnsi="Times New Roman" w:cs="Times New Roman"/>
        </w:rPr>
        <w:t>evaluation</w:t>
      </w:r>
      <w:r w:rsidRPr="00032A5A">
        <w:rPr>
          <w:rFonts w:ascii="Times New Roman" w:hAnsi="Times New Roman" w:cs="Times New Roman"/>
        </w:rPr>
        <w:t xml:space="preserve"> traffics.</w:t>
      </w:r>
    </w:p>
    <w:p w14:paraId="7F6FFB35" w14:textId="77777777" w:rsidR="00681DA1" w:rsidRPr="00032A5A" w:rsidRDefault="00681DA1" w:rsidP="00E1049C">
      <w:pPr>
        <w:rPr>
          <w:rFonts w:ascii="Times New Roman" w:hAnsi="Times New Roman" w:cs="Times New Roman"/>
        </w:rPr>
      </w:pPr>
    </w:p>
    <w:p w14:paraId="0497500C" w14:textId="3FDC3F2A" w:rsidR="00364742" w:rsidRPr="00032A5A" w:rsidRDefault="00364742" w:rsidP="00E1049C">
      <w:pPr>
        <w:rPr>
          <w:rFonts w:ascii="Times New Roman" w:hAnsi="Times New Roman" w:cs="Times New Roman"/>
        </w:rPr>
      </w:pPr>
      <w:r w:rsidRPr="00032A5A">
        <w:rPr>
          <w:rFonts w:ascii="Times New Roman" w:hAnsi="Times New Roman" w:cs="Times New Roman"/>
        </w:rPr>
        <w:t xml:space="preserve">Objectives to be achieved include: </w:t>
      </w:r>
    </w:p>
    <w:p w14:paraId="7F2F8E0E" w14:textId="0EFC2505" w:rsidR="00CC0998" w:rsidRPr="00032A5A" w:rsidRDefault="00CC0998" w:rsidP="00BF59E8">
      <w:pPr>
        <w:pStyle w:val="ListParagraph"/>
        <w:numPr>
          <w:ilvl w:val="0"/>
          <w:numId w:val="14"/>
        </w:numPr>
        <w:rPr>
          <w:rFonts w:ascii="Times New Roman" w:hAnsi="Times New Roman" w:cs="Times New Roman"/>
        </w:rPr>
      </w:pPr>
      <w:r w:rsidRPr="00032A5A">
        <w:rPr>
          <w:rFonts w:ascii="Times New Roman" w:hAnsi="Times New Roman" w:cs="Times New Roman"/>
        </w:rPr>
        <w:t xml:space="preserve">Setup a network with 4 computers, 2 clients and 2 servers (servers configured as routers) </w:t>
      </w:r>
    </w:p>
    <w:p w14:paraId="5E69BDAC" w14:textId="1F9777C0" w:rsidR="00CC0998" w:rsidRPr="00032A5A" w:rsidRDefault="00CC0998" w:rsidP="00BF59E8">
      <w:pPr>
        <w:pStyle w:val="ListParagraph"/>
        <w:numPr>
          <w:ilvl w:val="0"/>
          <w:numId w:val="14"/>
        </w:numPr>
        <w:rPr>
          <w:rFonts w:ascii="Times New Roman" w:hAnsi="Times New Roman" w:cs="Times New Roman"/>
        </w:rPr>
      </w:pPr>
      <w:r w:rsidRPr="00032A5A">
        <w:rPr>
          <w:rFonts w:ascii="Times New Roman" w:hAnsi="Times New Roman" w:cs="Times New Roman"/>
        </w:rPr>
        <w:t>Use TCP and UDP as transmission protocols.</w:t>
      </w:r>
    </w:p>
    <w:p w14:paraId="199E62CD" w14:textId="75D13D80" w:rsidR="00CC0998" w:rsidRPr="00032A5A" w:rsidRDefault="000F64E7" w:rsidP="00BF59E8">
      <w:pPr>
        <w:pStyle w:val="ListParagraph"/>
        <w:numPr>
          <w:ilvl w:val="1"/>
          <w:numId w:val="14"/>
        </w:numPr>
        <w:rPr>
          <w:rFonts w:ascii="Times New Roman" w:hAnsi="Times New Roman" w:cs="Times New Roman"/>
        </w:rPr>
      </w:pPr>
      <w:r w:rsidRPr="00032A5A">
        <w:rPr>
          <w:rFonts w:ascii="Times New Roman" w:hAnsi="Times New Roman" w:cs="Times New Roman"/>
        </w:rPr>
        <w:t>Evaluate</w:t>
      </w:r>
      <w:r w:rsidR="00CC0998" w:rsidRPr="00032A5A">
        <w:rPr>
          <w:rFonts w:ascii="Times New Roman" w:hAnsi="Times New Roman" w:cs="Times New Roman"/>
        </w:rPr>
        <w:t xml:space="preserve"> on IPv4</w:t>
      </w:r>
      <w:r w:rsidR="00742EC8" w:rsidRPr="00032A5A">
        <w:rPr>
          <w:rFonts w:ascii="Times New Roman" w:hAnsi="Times New Roman" w:cs="Times New Roman"/>
        </w:rPr>
        <w:t xml:space="preserve"> </w:t>
      </w:r>
    </w:p>
    <w:p w14:paraId="6C411ADA" w14:textId="62848F5C" w:rsidR="00CC0998" w:rsidRPr="00032A5A" w:rsidRDefault="000F64E7" w:rsidP="00BF59E8">
      <w:pPr>
        <w:pStyle w:val="ListParagraph"/>
        <w:numPr>
          <w:ilvl w:val="1"/>
          <w:numId w:val="14"/>
        </w:numPr>
        <w:rPr>
          <w:rFonts w:ascii="Times New Roman" w:hAnsi="Times New Roman" w:cs="Times New Roman"/>
        </w:rPr>
      </w:pPr>
      <w:r w:rsidRPr="00032A5A">
        <w:rPr>
          <w:rFonts w:ascii="Times New Roman" w:hAnsi="Times New Roman" w:cs="Times New Roman"/>
        </w:rPr>
        <w:t>Evaluate</w:t>
      </w:r>
      <w:r w:rsidR="00CC0998" w:rsidRPr="00032A5A">
        <w:rPr>
          <w:rFonts w:ascii="Times New Roman" w:hAnsi="Times New Roman" w:cs="Times New Roman"/>
        </w:rPr>
        <w:t xml:space="preserve"> on IPv6</w:t>
      </w:r>
    </w:p>
    <w:p w14:paraId="18B008DF" w14:textId="276469F7" w:rsidR="00CC0998" w:rsidRPr="00032A5A" w:rsidRDefault="00CC0998" w:rsidP="00BF59E8">
      <w:pPr>
        <w:pStyle w:val="ListParagraph"/>
        <w:numPr>
          <w:ilvl w:val="0"/>
          <w:numId w:val="14"/>
        </w:numPr>
        <w:rPr>
          <w:rFonts w:ascii="Times New Roman" w:hAnsi="Times New Roman" w:cs="Times New Roman"/>
        </w:rPr>
      </w:pPr>
      <w:r w:rsidRPr="00032A5A">
        <w:rPr>
          <w:rFonts w:ascii="Times New Roman" w:hAnsi="Times New Roman" w:cs="Times New Roman"/>
        </w:rPr>
        <w:t xml:space="preserve">Performance </w:t>
      </w:r>
      <w:r w:rsidR="008233F9" w:rsidRPr="00032A5A">
        <w:rPr>
          <w:rFonts w:ascii="Times New Roman" w:hAnsi="Times New Roman" w:cs="Times New Roman"/>
        </w:rPr>
        <w:t>evaluation</w:t>
      </w:r>
      <w:r w:rsidRPr="00032A5A">
        <w:rPr>
          <w:rFonts w:ascii="Times New Roman" w:hAnsi="Times New Roman" w:cs="Times New Roman"/>
        </w:rPr>
        <w:t>:</w:t>
      </w:r>
    </w:p>
    <w:p w14:paraId="3451073D" w14:textId="781D5B89" w:rsidR="00CC0998" w:rsidRPr="00032A5A" w:rsidRDefault="00CC0998" w:rsidP="00BF59E8">
      <w:pPr>
        <w:pStyle w:val="ListParagraph"/>
        <w:numPr>
          <w:ilvl w:val="1"/>
          <w:numId w:val="14"/>
        </w:numPr>
        <w:rPr>
          <w:rFonts w:ascii="Times New Roman" w:hAnsi="Times New Roman" w:cs="Times New Roman"/>
        </w:rPr>
      </w:pPr>
      <w:r w:rsidRPr="00032A5A">
        <w:rPr>
          <w:rFonts w:ascii="Times New Roman" w:hAnsi="Times New Roman" w:cs="Times New Roman"/>
        </w:rPr>
        <w:t xml:space="preserve">Each </w:t>
      </w:r>
      <w:r w:rsidR="00997E6C" w:rsidRPr="00032A5A">
        <w:rPr>
          <w:rFonts w:ascii="Times New Roman" w:hAnsi="Times New Roman" w:cs="Times New Roman"/>
        </w:rPr>
        <w:t>evaluation</w:t>
      </w:r>
      <w:r w:rsidRPr="00032A5A">
        <w:rPr>
          <w:rFonts w:ascii="Times New Roman" w:hAnsi="Times New Roman" w:cs="Times New Roman"/>
        </w:rPr>
        <w:t xml:space="preserve"> should run a minimum of ten times. </w:t>
      </w:r>
    </w:p>
    <w:p w14:paraId="539E6218" w14:textId="77E3C0CF" w:rsidR="00B73DA0" w:rsidRPr="00032A5A" w:rsidRDefault="00997E6C" w:rsidP="00BF59E8">
      <w:pPr>
        <w:pStyle w:val="ListParagraph"/>
        <w:numPr>
          <w:ilvl w:val="2"/>
          <w:numId w:val="14"/>
        </w:numPr>
        <w:rPr>
          <w:rFonts w:ascii="Times New Roman" w:hAnsi="Times New Roman" w:cs="Times New Roman"/>
        </w:rPr>
      </w:pPr>
      <w:r w:rsidRPr="00032A5A">
        <w:rPr>
          <w:rFonts w:ascii="Times New Roman" w:hAnsi="Times New Roman" w:cs="Times New Roman"/>
        </w:rPr>
        <w:t>Evaluate</w:t>
      </w:r>
      <w:r w:rsidR="00B73DA0" w:rsidRPr="00032A5A">
        <w:rPr>
          <w:rFonts w:ascii="Times New Roman" w:hAnsi="Times New Roman" w:cs="Times New Roman"/>
        </w:rPr>
        <w:t xml:space="preserve"> for throughputs</w:t>
      </w:r>
      <w:r w:rsidR="00C0488A" w:rsidRPr="00032A5A">
        <w:rPr>
          <w:rFonts w:ascii="Times New Roman" w:hAnsi="Times New Roman" w:cs="Times New Roman"/>
        </w:rPr>
        <w:t>, any delays, jitter, and any packet loss.</w:t>
      </w:r>
    </w:p>
    <w:p w14:paraId="238F79CA" w14:textId="72962C32" w:rsidR="00CC0998" w:rsidRPr="00032A5A" w:rsidRDefault="00CC0998" w:rsidP="00BF59E8">
      <w:pPr>
        <w:pStyle w:val="ListParagraph"/>
        <w:numPr>
          <w:ilvl w:val="1"/>
          <w:numId w:val="14"/>
        </w:numPr>
        <w:rPr>
          <w:rFonts w:ascii="Times New Roman" w:hAnsi="Times New Roman" w:cs="Times New Roman"/>
        </w:rPr>
      </w:pPr>
      <w:r w:rsidRPr="00032A5A">
        <w:rPr>
          <w:rFonts w:ascii="Times New Roman" w:hAnsi="Times New Roman" w:cs="Times New Roman"/>
        </w:rPr>
        <w:t xml:space="preserve">Any </w:t>
      </w:r>
      <w:r w:rsidR="00997E6C" w:rsidRPr="00032A5A">
        <w:rPr>
          <w:rFonts w:ascii="Times New Roman" w:hAnsi="Times New Roman" w:cs="Times New Roman"/>
        </w:rPr>
        <w:t xml:space="preserve">evaluation </w:t>
      </w:r>
      <w:r w:rsidRPr="00032A5A">
        <w:rPr>
          <w:rFonts w:ascii="Times New Roman" w:hAnsi="Times New Roman" w:cs="Times New Roman"/>
        </w:rPr>
        <w:t>that falls outside the 95% confidence interval needs to be re-run</w:t>
      </w:r>
    </w:p>
    <w:p w14:paraId="66C59BF1" w14:textId="25B6A48E" w:rsidR="00CC0998" w:rsidRPr="00032A5A" w:rsidRDefault="00CC0998" w:rsidP="00BF59E8">
      <w:pPr>
        <w:pStyle w:val="ListParagraph"/>
        <w:numPr>
          <w:ilvl w:val="0"/>
          <w:numId w:val="14"/>
        </w:numPr>
        <w:rPr>
          <w:rFonts w:ascii="Times New Roman" w:hAnsi="Times New Roman" w:cs="Times New Roman"/>
        </w:rPr>
      </w:pPr>
      <w:r w:rsidRPr="00032A5A">
        <w:rPr>
          <w:rFonts w:ascii="Times New Roman" w:hAnsi="Times New Roman" w:cs="Times New Roman"/>
        </w:rPr>
        <w:t xml:space="preserve">Each </w:t>
      </w:r>
      <w:r w:rsidR="00997E6C" w:rsidRPr="00032A5A">
        <w:rPr>
          <w:rFonts w:ascii="Times New Roman" w:hAnsi="Times New Roman" w:cs="Times New Roman"/>
        </w:rPr>
        <w:t>evaluation</w:t>
      </w:r>
      <w:r w:rsidRPr="00032A5A">
        <w:rPr>
          <w:rFonts w:ascii="Times New Roman" w:hAnsi="Times New Roman" w:cs="Times New Roman"/>
        </w:rPr>
        <w:t xml:space="preserve"> will range from a minimum of 128 through to 1536 Bytes to assess performance under different conditions. </w:t>
      </w:r>
    </w:p>
    <w:p w14:paraId="45FC53A7" w14:textId="45300CD2" w:rsidR="00CC0998" w:rsidRPr="00032A5A" w:rsidRDefault="00CC0998" w:rsidP="00BF59E8">
      <w:pPr>
        <w:pStyle w:val="ListParagraph"/>
        <w:numPr>
          <w:ilvl w:val="0"/>
          <w:numId w:val="14"/>
        </w:numPr>
        <w:rPr>
          <w:rFonts w:ascii="Times New Roman" w:hAnsi="Times New Roman" w:cs="Times New Roman"/>
        </w:rPr>
      </w:pPr>
      <w:r w:rsidRPr="00032A5A">
        <w:rPr>
          <w:rFonts w:ascii="Times New Roman" w:hAnsi="Times New Roman" w:cs="Times New Roman"/>
        </w:rPr>
        <w:t xml:space="preserve">Set up physical machines with Fedora, Ubuntu, and Kali Linux distributions configured as software routers. </w:t>
      </w:r>
    </w:p>
    <w:p w14:paraId="7C22051B" w14:textId="56570E9B" w:rsidR="00CC0998" w:rsidRPr="00032A5A" w:rsidRDefault="00CC0998" w:rsidP="00BF59E8">
      <w:pPr>
        <w:pStyle w:val="ListParagraph"/>
        <w:numPr>
          <w:ilvl w:val="0"/>
          <w:numId w:val="14"/>
        </w:numPr>
        <w:rPr>
          <w:rFonts w:ascii="Times New Roman" w:hAnsi="Times New Roman" w:cs="Times New Roman"/>
        </w:rPr>
      </w:pPr>
      <w:r w:rsidRPr="00032A5A">
        <w:rPr>
          <w:rFonts w:ascii="Times New Roman" w:hAnsi="Times New Roman" w:cs="Times New Roman"/>
        </w:rPr>
        <w:t xml:space="preserve">Conduct performance </w:t>
      </w:r>
      <w:r w:rsidR="00997E6C" w:rsidRPr="00032A5A">
        <w:rPr>
          <w:rFonts w:ascii="Times New Roman" w:hAnsi="Times New Roman" w:cs="Times New Roman"/>
        </w:rPr>
        <w:t>evaluation</w:t>
      </w:r>
      <w:r w:rsidRPr="00032A5A">
        <w:rPr>
          <w:rFonts w:ascii="Times New Roman" w:hAnsi="Times New Roman" w:cs="Times New Roman"/>
        </w:rPr>
        <w:t xml:space="preserve">s to evaluate network throughput, delay, jitters, and packet loss for TCP and UDP transmissions on IPv4 and IPv6 protocols. </w:t>
      </w:r>
    </w:p>
    <w:p w14:paraId="00512357" w14:textId="34ABA073" w:rsidR="6ED0C460" w:rsidRPr="00032A5A" w:rsidRDefault="00CC0998" w:rsidP="10CC0816">
      <w:pPr>
        <w:pStyle w:val="ListParagraph"/>
        <w:numPr>
          <w:ilvl w:val="0"/>
          <w:numId w:val="14"/>
        </w:numPr>
        <w:rPr>
          <w:rFonts w:ascii="Times New Roman" w:hAnsi="Times New Roman" w:cs="Times New Roman"/>
        </w:rPr>
      </w:pPr>
      <w:r w:rsidRPr="00032A5A">
        <w:rPr>
          <w:rFonts w:ascii="Times New Roman" w:hAnsi="Times New Roman" w:cs="Times New Roman"/>
        </w:rPr>
        <w:t xml:space="preserve">Follow the </w:t>
      </w:r>
      <w:r w:rsidR="00E3215F" w:rsidRPr="00032A5A">
        <w:rPr>
          <w:rFonts w:ascii="Times New Roman" w:hAnsi="Times New Roman" w:cs="Times New Roman"/>
        </w:rPr>
        <w:t>Software Testing Life Cycle</w:t>
      </w:r>
      <w:r w:rsidRPr="00032A5A">
        <w:rPr>
          <w:rFonts w:ascii="Times New Roman" w:hAnsi="Times New Roman" w:cs="Times New Roman"/>
        </w:rPr>
        <w:t xml:space="preserve"> </w:t>
      </w:r>
      <w:r w:rsidR="00E3215F" w:rsidRPr="00032A5A">
        <w:rPr>
          <w:rFonts w:ascii="Times New Roman" w:hAnsi="Times New Roman" w:cs="Times New Roman"/>
        </w:rPr>
        <w:t>(</w:t>
      </w:r>
      <w:r w:rsidR="00FE01EF" w:rsidRPr="00032A5A">
        <w:rPr>
          <w:rFonts w:ascii="Times New Roman" w:hAnsi="Times New Roman" w:cs="Times New Roman"/>
        </w:rPr>
        <w:t>STLC</w:t>
      </w:r>
      <w:r w:rsidR="00E3215F" w:rsidRPr="00032A5A">
        <w:rPr>
          <w:rFonts w:ascii="Times New Roman" w:hAnsi="Times New Roman" w:cs="Times New Roman"/>
        </w:rPr>
        <w:t>)</w:t>
      </w:r>
      <w:r w:rsidRPr="00032A5A">
        <w:rPr>
          <w:rFonts w:ascii="Times New Roman" w:hAnsi="Times New Roman" w:cs="Times New Roman"/>
        </w:rPr>
        <w:t xml:space="preserve"> methodology for systematic</w:t>
      </w:r>
      <w:r w:rsidR="008233F9" w:rsidRPr="00032A5A">
        <w:rPr>
          <w:rFonts w:ascii="Times New Roman" w:hAnsi="Times New Roman" w:cs="Times New Roman"/>
        </w:rPr>
        <w:t>ally</w:t>
      </w:r>
      <w:r w:rsidRPr="00032A5A">
        <w:rPr>
          <w:rFonts w:ascii="Times New Roman" w:hAnsi="Times New Roman" w:cs="Times New Roman"/>
        </w:rPr>
        <w:t xml:space="preserve"> </w:t>
      </w:r>
      <w:r w:rsidR="008233F9" w:rsidRPr="00032A5A">
        <w:rPr>
          <w:rFonts w:ascii="Times New Roman" w:hAnsi="Times New Roman" w:cs="Times New Roman"/>
        </w:rPr>
        <w:t>evaluating</w:t>
      </w:r>
      <w:r w:rsidRPr="00032A5A">
        <w:rPr>
          <w:rFonts w:ascii="Times New Roman" w:hAnsi="Times New Roman" w:cs="Times New Roman"/>
        </w:rPr>
        <w:t xml:space="preserve"> phases and activities including requirement analysis, </w:t>
      </w:r>
      <w:r w:rsidR="00997E6C" w:rsidRPr="00032A5A">
        <w:rPr>
          <w:rFonts w:ascii="Times New Roman" w:hAnsi="Times New Roman" w:cs="Times New Roman"/>
        </w:rPr>
        <w:t>evaluation</w:t>
      </w:r>
      <w:r w:rsidRPr="00032A5A">
        <w:rPr>
          <w:rFonts w:ascii="Times New Roman" w:hAnsi="Times New Roman" w:cs="Times New Roman"/>
        </w:rPr>
        <w:t xml:space="preserve"> planning, </w:t>
      </w:r>
      <w:r w:rsidR="00997E6C" w:rsidRPr="00032A5A">
        <w:rPr>
          <w:rFonts w:ascii="Times New Roman" w:hAnsi="Times New Roman" w:cs="Times New Roman"/>
        </w:rPr>
        <w:t>evaluation</w:t>
      </w:r>
      <w:r w:rsidRPr="00032A5A">
        <w:rPr>
          <w:rFonts w:ascii="Times New Roman" w:hAnsi="Times New Roman" w:cs="Times New Roman"/>
        </w:rPr>
        <w:t xml:space="preserve"> </w:t>
      </w:r>
      <w:r w:rsidR="04B8B219" w:rsidRPr="00032A5A">
        <w:rPr>
          <w:rFonts w:ascii="Times New Roman" w:hAnsi="Times New Roman" w:cs="Times New Roman"/>
        </w:rPr>
        <w:t xml:space="preserve">case </w:t>
      </w:r>
      <w:r w:rsidR="006A3A12" w:rsidRPr="00032A5A">
        <w:rPr>
          <w:rFonts w:ascii="Times New Roman" w:hAnsi="Times New Roman" w:cs="Times New Roman"/>
        </w:rPr>
        <w:t>development</w:t>
      </w:r>
      <w:r w:rsidR="04B8B219" w:rsidRPr="00032A5A">
        <w:rPr>
          <w:rFonts w:ascii="Times New Roman" w:hAnsi="Times New Roman" w:cs="Times New Roman"/>
        </w:rPr>
        <w:t xml:space="preserve">, evaluation </w:t>
      </w:r>
      <w:r w:rsidR="006A3A12" w:rsidRPr="00032A5A">
        <w:rPr>
          <w:rFonts w:ascii="Times New Roman" w:hAnsi="Times New Roman" w:cs="Times New Roman"/>
        </w:rPr>
        <w:t>environment</w:t>
      </w:r>
      <w:r w:rsidR="04B8B219" w:rsidRPr="00032A5A">
        <w:rPr>
          <w:rFonts w:ascii="Times New Roman" w:hAnsi="Times New Roman" w:cs="Times New Roman"/>
        </w:rPr>
        <w:t xml:space="preserve"> setup</w:t>
      </w:r>
      <w:r w:rsidR="377D53A4" w:rsidRPr="00032A5A">
        <w:rPr>
          <w:rFonts w:ascii="Times New Roman" w:hAnsi="Times New Roman" w:cs="Times New Roman"/>
        </w:rPr>
        <w:t>,</w:t>
      </w:r>
      <w:r w:rsidR="04B8B219" w:rsidRPr="00032A5A">
        <w:rPr>
          <w:rFonts w:ascii="Times New Roman" w:hAnsi="Times New Roman" w:cs="Times New Roman"/>
        </w:rPr>
        <w:t xml:space="preserve"> </w:t>
      </w:r>
      <w:r w:rsidR="377D53A4" w:rsidRPr="00032A5A">
        <w:rPr>
          <w:rFonts w:ascii="Times New Roman" w:hAnsi="Times New Roman" w:cs="Times New Roman"/>
        </w:rPr>
        <w:t>evaluation execution</w:t>
      </w:r>
      <w:r w:rsidR="04B8B219" w:rsidRPr="00032A5A">
        <w:rPr>
          <w:rFonts w:ascii="Times New Roman" w:hAnsi="Times New Roman" w:cs="Times New Roman"/>
        </w:rPr>
        <w:t xml:space="preserve"> </w:t>
      </w:r>
      <w:r w:rsidRPr="00032A5A">
        <w:rPr>
          <w:rFonts w:ascii="Times New Roman" w:hAnsi="Times New Roman" w:cs="Times New Roman"/>
        </w:rPr>
        <w:t xml:space="preserve">and </w:t>
      </w:r>
      <w:r w:rsidR="00997E6C" w:rsidRPr="00032A5A">
        <w:rPr>
          <w:rFonts w:ascii="Times New Roman" w:hAnsi="Times New Roman" w:cs="Times New Roman"/>
        </w:rPr>
        <w:t>evaluation</w:t>
      </w:r>
      <w:r w:rsidRPr="00032A5A">
        <w:rPr>
          <w:rFonts w:ascii="Times New Roman" w:hAnsi="Times New Roman" w:cs="Times New Roman"/>
        </w:rPr>
        <w:t xml:space="preserve"> clos</w:t>
      </w:r>
      <w:r w:rsidR="0062246D" w:rsidRPr="00032A5A">
        <w:rPr>
          <w:rFonts w:ascii="Times New Roman" w:hAnsi="Times New Roman" w:cs="Times New Roman"/>
        </w:rPr>
        <w:t>ure</w:t>
      </w:r>
      <w:r w:rsidRPr="00032A5A">
        <w:rPr>
          <w:rFonts w:ascii="Times New Roman" w:hAnsi="Times New Roman" w:cs="Times New Roman"/>
        </w:rPr>
        <w:t>.</w:t>
      </w:r>
    </w:p>
    <w:p w14:paraId="6CC8D3AA" w14:textId="31775AB6" w:rsidR="6ED0C460" w:rsidRPr="00032A5A" w:rsidRDefault="640FAA5D" w:rsidP="1CA49EDE">
      <w:pPr>
        <w:pStyle w:val="Heading1"/>
        <w:rPr>
          <w:rFonts w:cs="Times New Roman"/>
        </w:rPr>
      </w:pPr>
      <w:bookmarkStart w:id="217" w:name="_Toc194879453"/>
      <w:bookmarkStart w:id="218" w:name="_Toc195128331"/>
      <w:bookmarkStart w:id="219" w:name="_Toc195128848"/>
      <w:r w:rsidRPr="00032A5A">
        <w:rPr>
          <w:rFonts w:cs="Times New Roman"/>
        </w:rPr>
        <w:lastRenderedPageBreak/>
        <w:t>Rational</w:t>
      </w:r>
      <w:r w:rsidR="00CE679F" w:rsidRPr="00032A5A">
        <w:rPr>
          <w:rFonts w:cs="Times New Roman"/>
        </w:rPr>
        <w:t>e</w:t>
      </w:r>
      <w:bookmarkEnd w:id="217"/>
      <w:bookmarkEnd w:id="218"/>
      <w:bookmarkEnd w:id="219"/>
    </w:p>
    <w:p w14:paraId="6B88E748" w14:textId="1A3250F5" w:rsidR="640FAA5D" w:rsidRPr="00032A5A" w:rsidRDefault="640FAA5D" w:rsidP="6ED0C460">
      <w:pPr>
        <w:rPr>
          <w:rFonts w:ascii="Times New Roman" w:eastAsia="Times New Roman" w:hAnsi="Times New Roman" w:cs="Times New Roman"/>
          <w:szCs w:val="22"/>
        </w:rPr>
      </w:pPr>
      <w:r w:rsidRPr="00032A5A">
        <w:rPr>
          <w:rFonts w:ascii="Times New Roman" w:eastAsia="Times New Roman" w:hAnsi="Times New Roman" w:cs="Times New Roman"/>
          <w:color w:val="000000" w:themeColor="text1"/>
          <w:szCs w:val="22"/>
        </w:rPr>
        <w:t xml:space="preserve">The transition to IPv6, while crucial for internet expansion and advanced features, introduces increased data overhead. This can create performance bottlenecks, particularly in resource-constrained software routers. </w:t>
      </w:r>
      <w:r w:rsidR="00AE2727" w:rsidRPr="00032A5A">
        <w:rPr>
          <w:rFonts w:ascii="Times New Roman" w:eastAsia="Times New Roman" w:hAnsi="Times New Roman" w:cs="Times New Roman"/>
          <w:color w:val="000000" w:themeColor="text1"/>
          <w:szCs w:val="22"/>
        </w:rPr>
        <w:br/>
      </w:r>
      <w:r w:rsidRPr="00032A5A">
        <w:rPr>
          <w:rFonts w:ascii="Times New Roman" w:eastAsia="Times New Roman" w:hAnsi="Times New Roman" w:cs="Times New Roman"/>
          <w:color w:val="000000" w:themeColor="text1"/>
          <w:szCs w:val="22"/>
        </w:rPr>
        <w:t xml:space="preserve">To address this, we will conduct a controlled experiment measuring the performance differences between IPv4 and IPv6. Using TCP and UDP protocols across 12 packet sizes on four Linux systems configured as software routers. </w:t>
      </w:r>
      <w:r w:rsidR="00AE2727" w:rsidRPr="00032A5A">
        <w:rPr>
          <w:rFonts w:ascii="Times New Roman" w:eastAsia="Times New Roman" w:hAnsi="Times New Roman" w:cs="Times New Roman"/>
          <w:color w:val="000000" w:themeColor="text1"/>
          <w:szCs w:val="22"/>
        </w:rPr>
        <w:br/>
      </w:r>
      <w:r w:rsidRPr="00032A5A">
        <w:rPr>
          <w:rFonts w:ascii="Times New Roman" w:eastAsia="Times New Roman" w:hAnsi="Times New Roman" w:cs="Times New Roman"/>
          <w:color w:val="000000" w:themeColor="text1"/>
          <w:szCs w:val="22"/>
        </w:rPr>
        <w:t>We will evaluate on 3 different Linux operating systems which include, Ubuntu, Fedora, and Kali. We will analyse throughput, delay, jitter, and packet loss. The resulting empirical data will provide valuable insights for network performance comparing IPv4 to IPv6.</w:t>
      </w:r>
    </w:p>
    <w:p w14:paraId="7FB9922A" w14:textId="2D510FC6" w:rsidR="6ED0C460" w:rsidRPr="00032A5A" w:rsidRDefault="6ED0C460" w:rsidP="6ED0C460">
      <w:pPr>
        <w:rPr>
          <w:rFonts w:ascii="Times New Roman" w:hAnsi="Times New Roman" w:cs="Times New Roman"/>
        </w:rPr>
      </w:pPr>
    </w:p>
    <w:p w14:paraId="1A92E54B" w14:textId="45C5A676" w:rsidR="00AF7CCB" w:rsidRPr="00032A5A" w:rsidRDefault="002A1F1A" w:rsidP="00DC3210">
      <w:pPr>
        <w:pStyle w:val="Heading1"/>
        <w:rPr>
          <w:rFonts w:cs="Times New Roman"/>
        </w:rPr>
      </w:pPr>
      <w:bookmarkStart w:id="220" w:name="_Toc194879454"/>
      <w:bookmarkStart w:id="221" w:name="_Toc195128332"/>
      <w:bookmarkStart w:id="222" w:name="_Toc195128849"/>
      <w:r w:rsidRPr="00032A5A">
        <w:rPr>
          <w:rFonts w:cs="Times New Roman"/>
        </w:rPr>
        <w:t xml:space="preserve">Project </w:t>
      </w:r>
      <w:r w:rsidR="00AF7CCB" w:rsidRPr="00032A5A">
        <w:rPr>
          <w:rFonts w:cs="Times New Roman"/>
        </w:rPr>
        <w:t>Scope</w:t>
      </w:r>
      <w:bookmarkEnd w:id="220"/>
      <w:bookmarkEnd w:id="221"/>
      <w:bookmarkEnd w:id="222"/>
    </w:p>
    <w:p w14:paraId="6795C0A3" w14:textId="19ECFD05" w:rsidR="002A1F1A" w:rsidRPr="00032A5A" w:rsidRDefault="00A6575F" w:rsidP="00A6575F">
      <w:pPr>
        <w:rPr>
          <w:rFonts w:ascii="Times New Roman" w:hAnsi="Times New Roman" w:cs="Times New Roman"/>
          <w:lang w:eastAsia="en-US"/>
        </w:rPr>
      </w:pPr>
      <w:r w:rsidRPr="00032A5A">
        <w:rPr>
          <w:rFonts w:ascii="Times New Roman" w:hAnsi="Times New Roman" w:cs="Times New Roman"/>
          <w:lang w:eastAsia="en-US"/>
        </w:rPr>
        <w:t xml:space="preserve">This project encompasses the comprehensive performance evaluation of three Linux-based operating systems (Fedora, Ubuntu, and Kali Linux) configured as software routers. The scope includes configuring and evaluating all three operating systems across a four-PC network topology (one sender, two routers, one receiver), with evaluation of both TCP and UDP protocols over IPv4 and IPv6. Performance assessments will measure throughput, delays, jitter, and packet loss across 12 different packet sizes ranging from 128 to 1536 bytes. </w:t>
      </w:r>
      <w:r w:rsidR="00AE2727" w:rsidRPr="00032A5A">
        <w:rPr>
          <w:rFonts w:ascii="Times New Roman" w:hAnsi="Times New Roman" w:cs="Times New Roman"/>
          <w:lang w:eastAsia="en-US"/>
        </w:rPr>
        <w:br/>
      </w:r>
      <w:r w:rsidRPr="00032A5A">
        <w:rPr>
          <w:rFonts w:ascii="Times New Roman" w:hAnsi="Times New Roman" w:cs="Times New Roman"/>
          <w:lang w:eastAsia="en-US"/>
        </w:rPr>
        <w:t xml:space="preserve">Each configuration will undergo 10 evaluation runs to ensure statistical validity, with additional runs conducted for any results falling outside the 95% confidence interval. </w:t>
      </w:r>
      <w:r w:rsidR="00AE2727" w:rsidRPr="00032A5A">
        <w:rPr>
          <w:rFonts w:ascii="Times New Roman" w:hAnsi="Times New Roman" w:cs="Times New Roman"/>
          <w:lang w:eastAsia="en-US"/>
        </w:rPr>
        <w:br/>
      </w:r>
      <w:r w:rsidRPr="00032A5A">
        <w:rPr>
          <w:rFonts w:ascii="Times New Roman" w:hAnsi="Times New Roman" w:cs="Times New Roman"/>
          <w:lang w:eastAsia="en-US"/>
        </w:rPr>
        <w:t>The project includes detailed analysis and documentation of all findings, complete data logging, and delivery of comparative performance statistics across all evaluated operating systems.</w:t>
      </w:r>
      <w:r w:rsidR="00905E78" w:rsidRPr="00032A5A">
        <w:rPr>
          <w:rFonts w:ascii="Times New Roman" w:hAnsi="Times New Roman" w:cs="Times New Roman"/>
          <w:lang w:eastAsia="en-US"/>
        </w:rPr>
        <w:t xml:space="preserve"> </w:t>
      </w:r>
      <w:r w:rsidR="002A1F1A" w:rsidRPr="00032A5A">
        <w:rPr>
          <w:rFonts w:ascii="Times New Roman" w:hAnsi="Times New Roman" w:cs="Times New Roman"/>
        </w:rPr>
        <w:t xml:space="preserve">For more complete details on the scope statement, please refer to </w:t>
      </w:r>
      <w:r w:rsidR="0011046B" w:rsidRPr="00032A5A">
        <w:rPr>
          <w:rFonts w:ascii="Times New Roman" w:hAnsi="Times New Roman" w:cs="Times New Roman"/>
        </w:rPr>
        <w:fldChar w:fldCharType="begin"/>
      </w:r>
      <w:r w:rsidR="0011046B" w:rsidRPr="00032A5A">
        <w:rPr>
          <w:rFonts w:ascii="Times New Roman" w:hAnsi="Times New Roman" w:cs="Times New Roman"/>
        </w:rPr>
        <w:instrText xml:space="preserve"> REF _Ref194806759 \h  \* MERGEFORMAT </w:instrText>
      </w:r>
      <w:r w:rsidR="0011046B" w:rsidRPr="00032A5A">
        <w:rPr>
          <w:rFonts w:ascii="Times New Roman" w:hAnsi="Times New Roman" w:cs="Times New Roman"/>
        </w:rPr>
      </w:r>
      <w:r w:rsidR="0011046B" w:rsidRPr="00032A5A">
        <w:rPr>
          <w:rFonts w:ascii="Times New Roman" w:hAnsi="Times New Roman" w:cs="Times New Roman"/>
        </w:rPr>
        <w:fldChar w:fldCharType="separate"/>
      </w:r>
      <w:r w:rsidR="00044D74" w:rsidRPr="00032A5A">
        <w:rPr>
          <w:rFonts w:ascii="Times New Roman" w:hAnsi="Times New Roman" w:cs="Times New Roman"/>
        </w:rPr>
        <w:t>Appendix B</w:t>
      </w:r>
      <w:r w:rsidR="0011046B" w:rsidRPr="00032A5A">
        <w:rPr>
          <w:rFonts w:ascii="Times New Roman" w:hAnsi="Times New Roman" w:cs="Times New Roman"/>
        </w:rPr>
        <w:fldChar w:fldCharType="end"/>
      </w:r>
      <w:r w:rsidR="002A1F1A" w:rsidRPr="00032A5A">
        <w:rPr>
          <w:rFonts w:ascii="Times New Roman" w:hAnsi="Times New Roman" w:cs="Times New Roman"/>
        </w:rPr>
        <w:t xml:space="preserve">.  </w:t>
      </w:r>
    </w:p>
    <w:p w14:paraId="701CBBCA" w14:textId="51C63709" w:rsidR="00574352" w:rsidRPr="00032A5A" w:rsidRDefault="00574352" w:rsidP="008C5760">
      <w:pPr>
        <w:pStyle w:val="Heading2"/>
        <w:rPr>
          <w:rFonts w:cs="Times New Roman"/>
        </w:rPr>
      </w:pPr>
      <w:bookmarkStart w:id="223" w:name="_Toc194879455"/>
      <w:bookmarkStart w:id="224" w:name="_Toc195128333"/>
      <w:bookmarkStart w:id="225" w:name="_Toc195128850"/>
      <w:r w:rsidRPr="00032A5A">
        <w:rPr>
          <w:rFonts w:cs="Times New Roman"/>
        </w:rPr>
        <w:t>Out of Scope</w:t>
      </w:r>
      <w:bookmarkEnd w:id="223"/>
      <w:bookmarkEnd w:id="224"/>
      <w:bookmarkEnd w:id="225"/>
      <w:r w:rsidRPr="00032A5A">
        <w:rPr>
          <w:rFonts w:cs="Times New Roman"/>
        </w:rPr>
        <w:t xml:space="preserve"> </w:t>
      </w:r>
    </w:p>
    <w:p w14:paraId="172D8E23" w14:textId="2A4CB06F" w:rsidR="00D82CCF" w:rsidRPr="00032A5A" w:rsidRDefault="009C5614" w:rsidP="00BA7542">
      <w:pPr>
        <w:rPr>
          <w:rFonts w:ascii="Times New Roman" w:hAnsi="Times New Roman" w:cs="Times New Roman"/>
        </w:rPr>
      </w:pPr>
      <w:r w:rsidRPr="00032A5A">
        <w:rPr>
          <w:rFonts w:ascii="Times New Roman" w:hAnsi="Times New Roman" w:cs="Times New Roman"/>
        </w:rPr>
        <w:t>This project focuses specifically on performance evaluation and does not include hardware procurement, initial operating system installation, nor physical environment setup.</w:t>
      </w:r>
    </w:p>
    <w:p w14:paraId="7BCD23AB" w14:textId="5EB96AE0" w:rsidR="009C5614" w:rsidRPr="00032A5A" w:rsidRDefault="009C5614" w:rsidP="00BA7542">
      <w:pPr>
        <w:rPr>
          <w:rFonts w:ascii="Times New Roman" w:hAnsi="Times New Roman" w:cs="Times New Roman"/>
        </w:rPr>
      </w:pPr>
      <w:r w:rsidRPr="00032A5A">
        <w:rPr>
          <w:rFonts w:ascii="Times New Roman" w:hAnsi="Times New Roman" w:cs="Times New Roman"/>
        </w:rPr>
        <w:t xml:space="preserve">The team will not be responsible for implementing performance improvements based on findings, providing ongoing maintenance, nor supporting the </w:t>
      </w:r>
      <w:r w:rsidR="003F4DCD" w:rsidRPr="00032A5A">
        <w:rPr>
          <w:rFonts w:ascii="Times New Roman" w:hAnsi="Times New Roman" w:cs="Times New Roman"/>
        </w:rPr>
        <w:t>evaluation</w:t>
      </w:r>
      <w:r w:rsidRPr="00032A5A">
        <w:rPr>
          <w:rFonts w:ascii="Times New Roman" w:hAnsi="Times New Roman" w:cs="Times New Roman"/>
        </w:rPr>
        <w:t xml:space="preserve"> environment beyond the project duration. </w:t>
      </w:r>
    </w:p>
    <w:p w14:paraId="07DE46B1" w14:textId="19C490BF" w:rsidR="009C5614" w:rsidRPr="00032A5A" w:rsidRDefault="003F4DCD" w:rsidP="00BA7542">
      <w:pPr>
        <w:rPr>
          <w:rFonts w:ascii="Times New Roman" w:hAnsi="Times New Roman" w:cs="Times New Roman"/>
        </w:rPr>
      </w:pPr>
      <w:r w:rsidRPr="00032A5A">
        <w:rPr>
          <w:rFonts w:ascii="Times New Roman" w:hAnsi="Times New Roman" w:cs="Times New Roman"/>
        </w:rPr>
        <w:t>Evaluation</w:t>
      </w:r>
      <w:r w:rsidR="009C5614" w:rsidRPr="00032A5A">
        <w:rPr>
          <w:rFonts w:ascii="Times New Roman" w:hAnsi="Times New Roman" w:cs="Times New Roman"/>
        </w:rPr>
        <w:t xml:space="preserve"> is limited to the specified operating systems, network topology, and protocols as outlined in the scope statement.  </w:t>
      </w:r>
    </w:p>
    <w:p w14:paraId="3E764E95" w14:textId="0E243086" w:rsidR="006E1614" w:rsidRPr="00032A5A" w:rsidRDefault="003A25CE" w:rsidP="007C341A">
      <w:pPr>
        <w:pStyle w:val="Heading2"/>
        <w:rPr>
          <w:rFonts w:cs="Times New Roman"/>
        </w:rPr>
      </w:pPr>
      <w:bookmarkStart w:id="226" w:name="_Toc194879456"/>
      <w:bookmarkStart w:id="227" w:name="_Toc195128334"/>
      <w:bookmarkStart w:id="228" w:name="_Toc195128851"/>
      <w:r w:rsidRPr="00032A5A">
        <w:rPr>
          <w:rFonts w:cs="Times New Roman"/>
        </w:rPr>
        <w:t>Key Stakeholders</w:t>
      </w:r>
      <w:bookmarkEnd w:id="226"/>
      <w:bookmarkEnd w:id="227"/>
      <w:bookmarkEnd w:id="228"/>
      <w:r w:rsidRPr="00032A5A">
        <w:rPr>
          <w:rFonts w:cs="Times New Roman"/>
        </w:rPr>
        <w:t xml:space="preserve"> </w:t>
      </w:r>
    </w:p>
    <w:p w14:paraId="7D4524BC" w14:textId="448EF450" w:rsidR="00C94BD3" w:rsidRPr="00032A5A" w:rsidRDefault="00C42C84" w:rsidP="00DC3210">
      <w:pPr>
        <w:rPr>
          <w:rFonts w:ascii="Times New Roman" w:hAnsi="Times New Roman" w:cs="Times New Roman"/>
          <w:lang w:eastAsia="en-US"/>
        </w:rPr>
      </w:pPr>
      <w:r w:rsidRPr="00032A5A">
        <w:rPr>
          <w:rFonts w:ascii="Times New Roman" w:hAnsi="Times New Roman" w:cs="Times New Roman"/>
          <w:lang w:eastAsia="en-US"/>
        </w:rPr>
        <w:t>The project client is Raymond Lutui</w:t>
      </w:r>
      <w:r w:rsidR="00F645C2" w:rsidRPr="00032A5A">
        <w:rPr>
          <w:rFonts w:ascii="Times New Roman" w:hAnsi="Times New Roman" w:cs="Times New Roman"/>
          <w:lang w:eastAsia="en-US"/>
        </w:rPr>
        <w:t xml:space="preserve">, with Daniel Vaipulu acting as supervisor. </w:t>
      </w:r>
      <w:r w:rsidR="00F645C2" w:rsidRPr="00032A5A">
        <w:rPr>
          <w:rFonts w:ascii="Times New Roman" w:hAnsi="Times New Roman" w:cs="Times New Roman"/>
          <w:lang w:eastAsia="en-US"/>
        </w:rPr>
        <w:br/>
        <w:t xml:space="preserve">The project team consists of seven members: </w:t>
      </w:r>
      <w:r w:rsidR="005F781E" w:rsidRPr="00032A5A">
        <w:rPr>
          <w:rFonts w:ascii="Times New Roman" w:hAnsi="Times New Roman" w:cs="Times New Roman"/>
          <w:lang w:eastAsia="en-US"/>
        </w:rPr>
        <w:t xml:space="preserve">Kylie Afable, Zafar Azad, Larissa Goh, Nathan Quai Hoi, Charmi Patel, Win Phyo, and team lead Thomas Robinson. </w:t>
      </w:r>
      <w:r w:rsidR="005F781E" w:rsidRPr="00032A5A">
        <w:rPr>
          <w:rFonts w:ascii="Times New Roman" w:hAnsi="Times New Roman" w:cs="Times New Roman"/>
          <w:lang w:eastAsia="en-US"/>
        </w:rPr>
        <w:br/>
      </w:r>
      <w:r w:rsidR="00F53538" w:rsidRPr="00032A5A">
        <w:rPr>
          <w:rFonts w:ascii="Times New Roman" w:hAnsi="Times New Roman" w:cs="Times New Roman"/>
          <w:lang w:eastAsia="en-US"/>
        </w:rPr>
        <w:t xml:space="preserve">For </w:t>
      </w:r>
      <w:r w:rsidR="003B21B0" w:rsidRPr="00032A5A">
        <w:rPr>
          <w:rFonts w:ascii="Times New Roman" w:hAnsi="Times New Roman" w:cs="Times New Roman"/>
          <w:lang w:eastAsia="en-US"/>
        </w:rPr>
        <w:t xml:space="preserve">a </w:t>
      </w:r>
      <w:r w:rsidR="00F53538" w:rsidRPr="00032A5A">
        <w:rPr>
          <w:rFonts w:ascii="Times New Roman" w:hAnsi="Times New Roman" w:cs="Times New Roman"/>
          <w:lang w:eastAsia="en-US"/>
        </w:rPr>
        <w:t xml:space="preserve">complete </w:t>
      </w:r>
      <w:r w:rsidR="00875D94" w:rsidRPr="00032A5A">
        <w:rPr>
          <w:rFonts w:ascii="Times New Roman" w:hAnsi="Times New Roman" w:cs="Times New Roman"/>
          <w:lang w:eastAsia="en-US"/>
        </w:rPr>
        <w:t xml:space="preserve">and detailed list of stakeholders, </w:t>
      </w:r>
      <w:r w:rsidR="007408AB" w:rsidRPr="00032A5A">
        <w:rPr>
          <w:rFonts w:ascii="Times New Roman" w:hAnsi="Times New Roman" w:cs="Times New Roman"/>
          <w:lang w:eastAsia="en-US"/>
        </w:rPr>
        <w:t xml:space="preserve">please refer to </w:t>
      </w:r>
      <w:r w:rsidR="0011046B" w:rsidRPr="00032A5A">
        <w:rPr>
          <w:rFonts w:ascii="Times New Roman" w:hAnsi="Times New Roman" w:cs="Times New Roman"/>
          <w:lang w:eastAsia="en-US"/>
        </w:rPr>
        <w:fldChar w:fldCharType="begin"/>
      </w:r>
      <w:r w:rsidR="0011046B" w:rsidRPr="00032A5A">
        <w:rPr>
          <w:rFonts w:ascii="Times New Roman" w:hAnsi="Times New Roman" w:cs="Times New Roman"/>
          <w:lang w:eastAsia="en-US"/>
        </w:rPr>
        <w:instrText xml:space="preserve"> REF _Ref194806738 \h  \* MERGEFORMAT </w:instrText>
      </w:r>
      <w:r w:rsidR="0011046B" w:rsidRPr="00032A5A">
        <w:rPr>
          <w:rFonts w:ascii="Times New Roman" w:hAnsi="Times New Roman" w:cs="Times New Roman"/>
          <w:lang w:eastAsia="en-US"/>
        </w:rPr>
      </w:r>
      <w:r w:rsidR="0011046B" w:rsidRPr="00032A5A">
        <w:rPr>
          <w:rFonts w:ascii="Times New Roman" w:hAnsi="Times New Roman" w:cs="Times New Roman"/>
          <w:lang w:eastAsia="en-US"/>
        </w:rPr>
        <w:fldChar w:fldCharType="separate"/>
      </w:r>
      <w:r w:rsidR="00044D74" w:rsidRPr="00032A5A">
        <w:rPr>
          <w:rFonts w:ascii="Times New Roman" w:hAnsi="Times New Roman" w:cs="Times New Roman"/>
        </w:rPr>
        <w:t>Appendix C</w:t>
      </w:r>
      <w:r w:rsidR="0011046B" w:rsidRPr="00032A5A">
        <w:rPr>
          <w:rFonts w:ascii="Times New Roman" w:hAnsi="Times New Roman" w:cs="Times New Roman"/>
          <w:lang w:eastAsia="en-US"/>
        </w:rPr>
        <w:fldChar w:fldCharType="end"/>
      </w:r>
      <w:r w:rsidR="00966A62" w:rsidRPr="00032A5A">
        <w:rPr>
          <w:rFonts w:ascii="Times New Roman" w:hAnsi="Times New Roman" w:cs="Times New Roman"/>
          <w:lang w:eastAsia="en-US"/>
        </w:rPr>
        <w:t>.</w:t>
      </w:r>
      <w:r w:rsidR="00875D94" w:rsidRPr="00032A5A">
        <w:rPr>
          <w:rFonts w:ascii="Times New Roman" w:hAnsi="Times New Roman" w:cs="Times New Roman"/>
          <w:lang w:eastAsia="en-US"/>
        </w:rPr>
        <w:t xml:space="preserve"> </w:t>
      </w:r>
      <w:r w:rsidR="00966A62" w:rsidRPr="00032A5A">
        <w:rPr>
          <w:rFonts w:ascii="Times New Roman" w:hAnsi="Times New Roman" w:cs="Times New Roman"/>
          <w:lang w:eastAsia="en-US"/>
        </w:rPr>
        <w:t>F</w:t>
      </w:r>
      <w:r w:rsidR="007408AB" w:rsidRPr="00032A5A">
        <w:rPr>
          <w:rFonts w:ascii="Times New Roman" w:hAnsi="Times New Roman" w:cs="Times New Roman"/>
          <w:lang w:eastAsia="en-US"/>
        </w:rPr>
        <w:t>or</w:t>
      </w:r>
      <w:r w:rsidR="00875D94" w:rsidRPr="00032A5A">
        <w:rPr>
          <w:rFonts w:ascii="Times New Roman" w:hAnsi="Times New Roman" w:cs="Times New Roman"/>
          <w:lang w:eastAsia="en-US"/>
        </w:rPr>
        <w:t xml:space="preserve"> the </w:t>
      </w:r>
      <w:r w:rsidR="008D1388" w:rsidRPr="00032A5A">
        <w:rPr>
          <w:rFonts w:ascii="Times New Roman" w:hAnsi="Times New Roman" w:cs="Times New Roman"/>
          <w:lang w:eastAsia="en-US"/>
        </w:rPr>
        <w:t>S</w:t>
      </w:r>
      <w:r w:rsidR="00875D94" w:rsidRPr="00032A5A">
        <w:rPr>
          <w:rFonts w:ascii="Times New Roman" w:hAnsi="Times New Roman" w:cs="Times New Roman"/>
          <w:lang w:eastAsia="en-US"/>
        </w:rPr>
        <w:t xml:space="preserve">takeholder </w:t>
      </w:r>
      <w:r w:rsidR="008D1388" w:rsidRPr="00032A5A">
        <w:rPr>
          <w:rFonts w:ascii="Times New Roman" w:hAnsi="Times New Roman" w:cs="Times New Roman"/>
          <w:lang w:eastAsia="en-US"/>
        </w:rPr>
        <w:t>M</w:t>
      </w:r>
      <w:r w:rsidR="00875D94" w:rsidRPr="00032A5A">
        <w:rPr>
          <w:rFonts w:ascii="Times New Roman" w:hAnsi="Times New Roman" w:cs="Times New Roman"/>
          <w:lang w:eastAsia="en-US"/>
        </w:rPr>
        <w:t xml:space="preserve">anagement </w:t>
      </w:r>
      <w:r w:rsidR="008D1388" w:rsidRPr="00032A5A">
        <w:rPr>
          <w:rFonts w:ascii="Times New Roman" w:hAnsi="Times New Roman" w:cs="Times New Roman"/>
          <w:lang w:eastAsia="en-US"/>
        </w:rPr>
        <w:t>P</w:t>
      </w:r>
      <w:r w:rsidR="00875D94" w:rsidRPr="00032A5A">
        <w:rPr>
          <w:rFonts w:ascii="Times New Roman" w:hAnsi="Times New Roman" w:cs="Times New Roman"/>
          <w:lang w:eastAsia="en-US"/>
        </w:rPr>
        <w:t xml:space="preserve">lan, please refer to </w:t>
      </w:r>
      <w:r w:rsidR="0011046B" w:rsidRPr="00032A5A">
        <w:rPr>
          <w:rFonts w:ascii="Times New Roman" w:hAnsi="Times New Roman" w:cs="Times New Roman"/>
          <w:lang w:eastAsia="en-US"/>
        </w:rPr>
        <w:fldChar w:fldCharType="begin"/>
      </w:r>
      <w:r w:rsidR="0011046B" w:rsidRPr="00032A5A">
        <w:rPr>
          <w:rFonts w:ascii="Times New Roman" w:hAnsi="Times New Roman" w:cs="Times New Roman"/>
          <w:lang w:eastAsia="en-US"/>
        </w:rPr>
        <w:instrText xml:space="preserve"> REF _Ref194806744 \h  \* MERGEFORMAT </w:instrText>
      </w:r>
      <w:r w:rsidR="0011046B" w:rsidRPr="00032A5A">
        <w:rPr>
          <w:rFonts w:ascii="Times New Roman" w:hAnsi="Times New Roman" w:cs="Times New Roman"/>
          <w:lang w:eastAsia="en-US"/>
        </w:rPr>
      </w:r>
      <w:r w:rsidR="0011046B" w:rsidRPr="00032A5A">
        <w:rPr>
          <w:rFonts w:ascii="Times New Roman" w:hAnsi="Times New Roman" w:cs="Times New Roman"/>
          <w:lang w:eastAsia="en-US"/>
        </w:rPr>
        <w:fldChar w:fldCharType="separate"/>
      </w:r>
      <w:r w:rsidR="0007515C" w:rsidRPr="00032A5A">
        <w:rPr>
          <w:rFonts w:ascii="Times New Roman" w:hAnsi="Times New Roman" w:cs="Times New Roman"/>
        </w:rPr>
        <w:t>Appendix D</w:t>
      </w:r>
      <w:r w:rsidR="0011046B" w:rsidRPr="00032A5A">
        <w:rPr>
          <w:rFonts w:ascii="Times New Roman" w:hAnsi="Times New Roman" w:cs="Times New Roman"/>
          <w:lang w:eastAsia="en-US"/>
        </w:rPr>
        <w:fldChar w:fldCharType="end"/>
      </w:r>
      <w:r w:rsidR="00875D94" w:rsidRPr="00032A5A">
        <w:rPr>
          <w:rFonts w:ascii="Times New Roman" w:hAnsi="Times New Roman" w:cs="Times New Roman"/>
          <w:lang w:eastAsia="en-US"/>
        </w:rPr>
        <w:t>.</w:t>
      </w:r>
    </w:p>
    <w:p w14:paraId="75F14A1C" w14:textId="77777777" w:rsidR="00F70B41" w:rsidRPr="00032A5A" w:rsidRDefault="00F70B41">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44F5A939" w14:textId="77777777" w:rsidR="005F54F0" w:rsidRPr="00032A5A" w:rsidRDefault="005F54F0" w:rsidP="005F54F0">
      <w:pPr>
        <w:pStyle w:val="Heading2"/>
        <w:rPr>
          <w:rFonts w:cs="Times New Roman"/>
        </w:rPr>
      </w:pPr>
      <w:bookmarkStart w:id="229" w:name="_Toc194879457"/>
      <w:bookmarkStart w:id="230" w:name="_Toc195128335"/>
      <w:bookmarkStart w:id="231" w:name="_Toc195128852"/>
      <w:r w:rsidRPr="00032A5A">
        <w:rPr>
          <w:rFonts w:cs="Times New Roman"/>
        </w:rPr>
        <w:lastRenderedPageBreak/>
        <w:t>Project Feasibility</w:t>
      </w:r>
      <w:bookmarkEnd w:id="229"/>
      <w:bookmarkEnd w:id="230"/>
      <w:bookmarkEnd w:id="231"/>
    </w:p>
    <w:p w14:paraId="1F69CD98" w14:textId="31D71B4F" w:rsidR="005F54F0" w:rsidRPr="00032A5A" w:rsidRDefault="00BB434E" w:rsidP="005F54F0">
      <w:pPr>
        <w:rPr>
          <w:rFonts w:ascii="Times New Roman" w:hAnsi="Times New Roman" w:cs="Times New Roman"/>
          <w:b/>
          <w:bCs/>
          <w:u w:val="single"/>
        </w:rPr>
      </w:pPr>
      <w:r w:rsidRPr="00032A5A">
        <w:rPr>
          <w:rFonts w:ascii="Times New Roman" w:hAnsi="Times New Roman" w:cs="Times New Roman"/>
          <w:b/>
          <w:bCs/>
          <w:u w:val="single"/>
        </w:rPr>
        <w:t>Technical Infrastructure:</w:t>
      </w:r>
    </w:p>
    <w:p w14:paraId="72954336" w14:textId="77777777" w:rsidR="00BB434E" w:rsidRPr="00032A5A" w:rsidRDefault="00BB434E" w:rsidP="00BB434E">
      <w:pPr>
        <w:jc w:val="center"/>
        <w:rPr>
          <w:ins w:id="232" w:author="Larissa Goh" w:date="2025-10-08T02:56:00Z" w16du:dateUtc="2025-10-07T13:56:00Z"/>
          <w:rFonts w:ascii="Times New Roman" w:hAnsi="Times New Roman" w:cs="Times New Roman"/>
          <w:lang w:eastAsia="en-US"/>
        </w:rPr>
      </w:pPr>
      <w:ins w:id="233" w:author="Larissa Goh" w:date="2025-10-08T02:56:00Z" w16du:dateUtc="2025-10-07T13:56:00Z">
        <w:r w:rsidRPr="00032A5A">
          <w:rPr>
            <w:rFonts w:ascii="Times New Roman" w:hAnsi="Times New Roman" w:cs="Times New Roman"/>
            <w:noProof/>
          </w:rPr>
          <w:drawing>
            <wp:inline distT="0" distB="0" distL="0" distR="0" wp14:anchorId="63406C1F" wp14:editId="3980C4B1">
              <wp:extent cx="5644504" cy="4107600"/>
              <wp:effectExtent l="0" t="0" r="0" b="0"/>
              <wp:docPr id="58577558" name="Picture 2" descr="P2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descr="P206#yIS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4504" cy="4107600"/>
                      </a:xfrm>
                      <a:prstGeom prst="rect">
                        <a:avLst/>
                      </a:prstGeom>
                      <a:noFill/>
                      <a:ln>
                        <a:noFill/>
                      </a:ln>
                    </pic:spPr>
                  </pic:pic>
                </a:graphicData>
              </a:graphic>
            </wp:inline>
          </w:drawing>
        </w:r>
      </w:ins>
    </w:p>
    <w:p w14:paraId="66007D84" w14:textId="77777777" w:rsidR="00BB434E" w:rsidRPr="00032A5A" w:rsidRDefault="00BB434E" w:rsidP="00BB434E">
      <w:pPr>
        <w:jc w:val="center"/>
        <w:rPr>
          <w:del w:id="234" w:author="Larissa Goh" w:date="2025-10-08T02:56:00Z" w16du:dateUtc="2025-10-07T13:56:00Z"/>
          <w:rFonts w:ascii="Times New Roman" w:hAnsi="Times New Roman" w:cs="Times New Roman"/>
          <w:lang w:eastAsia="en-US"/>
        </w:rPr>
      </w:pPr>
      <w:del w:id="235" w:author="Larissa Goh" w:date="2025-10-08T02:56:00Z" w16du:dateUtc="2025-10-07T13:56:00Z">
        <w:r w:rsidRPr="00032A5A">
          <w:rPr>
            <w:rFonts w:ascii="Times New Roman" w:hAnsi="Times New Roman" w:cs="Times New Roman"/>
            <w:noProof/>
          </w:rPr>
          <w:drawing>
            <wp:inline distT="0" distB="0" distL="0" distR="0" wp14:anchorId="06965CE4" wp14:editId="4D91F0C2">
              <wp:extent cx="5644504" cy="4107600"/>
              <wp:effectExtent l="0" t="0" r="0" b="0"/>
              <wp:docPr id="1206494325" name="Picture 2" descr="A computer network diagram with colorful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descr="A computer network diagram with colorful label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4504" cy="4107600"/>
                      </a:xfrm>
                      <a:prstGeom prst="rect">
                        <a:avLst/>
                      </a:prstGeom>
                      <a:noFill/>
                      <a:ln>
                        <a:noFill/>
                      </a:ln>
                    </pic:spPr>
                  </pic:pic>
                </a:graphicData>
              </a:graphic>
            </wp:inline>
          </w:drawing>
        </w:r>
      </w:del>
    </w:p>
    <w:p w14:paraId="3BDC1ECC" w14:textId="77777777" w:rsidR="00E1239E" w:rsidRPr="00032A5A" w:rsidRDefault="00C509B3" w:rsidP="00184C72">
      <w:pPr>
        <w:rPr>
          <w:rFonts w:ascii="Times New Roman" w:hAnsi="Times New Roman" w:cs="Times New Roman"/>
          <w:lang w:eastAsia="en-US"/>
        </w:rPr>
      </w:pPr>
      <w:r w:rsidRPr="00032A5A">
        <w:rPr>
          <w:rFonts w:ascii="Times New Roman" w:hAnsi="Times New Roman" w:cs="Times New Roman"/>
          <w:lang w:eastAsia="en-US"/>
        </w:rPr>
        <w:lastRenderedPageBreak/>
        <w:t>The project would involve 4 computer hardware provided by the client, in which two will be configured as routers, while the other two will be used as sender and receiver.</w:t>
      </w:r>
    </w:p>
    <w:p w14:paraId="79307648" w14:textId="77777777" w:rsidR="005F54F0" w:rsidRPr="00032A5A" w:rsidRDefault="005F54F0" w:rsidP="005F54F0">
      <w:pPr>
        <w:rPr>
          <w:rFonts w:ascii="Times New Roman" w:hAnsi="Times New Roman" w:cs="Times New Roman"/>
        </w:rPr>
      </w:pPr>
    </w:p>
    <w:p w14:paraId="53369C12"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 xml:space="preserve">Tools and Technology: </w:t>
      </w:r>
    </w:p>
    <w:p w14:paraId="710E3860"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Software:</w:t>
      </w:r>
      <w:r w:rsidRPr="00032A5A">
        <w:rPr>
          <w:rFonts w:ascii="Times New Roman" w:hAnsi="Times New Roman" w:cs="Times New Roman"/>
        </w:rPr>
        <w:t xml:space="preserve"> </w:t>
      </w:r>
    </w:p>
    <w:p w14:paraId="4995B2E9"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t>Three Linux-based operating systems will be used, configured as routers. These operating systems are commonly used for networking tasks. We will be using Ubuntu, Fedora, and Kali Linux.</w:t>
      </w:r>
    </w:p>
    <w:p w14:paraId="0EFD6E30" w14:textId="77777777" w:rsidR="005F54F0" w:rsidRPr="00032A5A" w:rsidRDefault="005F54F0" w:rsidP="005F54F0">
      <w:pPr>
        <w:rPr>
          <w:rFonts w:ascii="Times New Roman" w:hAnsi="Times New Roman" w:cs="Times New Roman"/>
        </w:rPr>
      </w:pPr>
    </w:p>
    <w:p w14:paraId="2B78DD3D" w14:textId="77777777" w:rsidR="005F54F0" w:rsidRPr="00032A5A" w:rsidRDefault="005F54F0" w:rsidP="005F54F0">
      <w:pPr>
        <w:rPr>
          <w:rFonts w:ascii="Times New Roman" w:hAnsi="Times New Roman" w:cs="Times New Roman"/>
          <w:u w:val="single"/>
        </w:rPr>
      </w:pPr>
      <w:r w:rsidRPr="00032A5A">
        <w:rPr>
          <w:rFonts w:ascii="Times New Roman" w:hAnsi="Times New Roman" w:cs="Times New Roman"/>
          <w:u w:val="single"/>
        </w:rPr>
        <w:t xml:space="preserve">Network Performance Evaluation tools: </w:t>
      </w:r>
    </w:p>
    <w:p w14:paraId="56CC30AB" w14:textId="6DC0BAE2" w:rsidR="005F54F0" w:rsidRPr="00032A5A" w:rsidRDefault="005F54F0" w:rsidP="005F54F0">
      <w:pPr>
        <w:rPr>
          <w:rFonts w:ascii="Times New Roman" w:hAnsi="Times New Roman" w:cs="Times New Roman"/>
        </w:rPr>
      </w:pPr>
      <w:r w:rsidRPr="00032A5A">
        <w:rPr>
          <w:rFonts w:ascii="Times New Roman" w:hAnsi="Times New Roman" w:cs="Times New Roman"/>
        </w:rPr>
        <w:t>The tool ‘</w:t>
      </w:r>
      <w:r w:rsidR="0031723C" w:rsidRPr="00032A5A">
        <w:rPr>
          <w:rFonts w:ascii="Times New Roman" w:hAnsi="Times New Roman" w:cs="Times New Roman"/>
        </w:rPr>
        <w:t>D-ITG</w:t>
      </w:r>
      <w:r w:rsidRPr="00032A5A">
        <w:rPr>
          <w:rFonts w:ascii="Times New Roman" w:hAnsi="Times New Roman" w:cs="Times New Roman"/>
        </w:rPr>
        <w:t>’ will be used to measure network performance.</w:t>
      </w:r>
      <w:r w:rsidR="00234BA8" w:rsidRPr="00032A5A">
        <w:rPr>
          <w:rFonts w:ascii="Times New Roman" w:hAnsi="Times New Roman" w:cs="Times New Roman"/>
        </w:rPr>
        <w:t xml:space="preserve"> Please refer to </w:t>
      </w:r>
      <w:r w:rsidR="00C71D46">
        <w:rPr>
          <w:rFonts w:ascii="Times New Roman" w:hAnsi="Times New Roman" w:cs="Times New Roman"/>
        </w:rPr>
        <w:t>Appendix E</w:t>
      </w:r>
      <w:r w:rsidR="00234BA8" w:rsidRPr="00032A5A">
        <w:rPr>
          <w:rFonts w:ascii="Times New Roman" w:hAnsi="Times New Roman" w:cs="Times New Roman"/>
        </w:rPr>
        <w:t xml:space="preserve"> for the tools comparison</w:t>
      </w:r>
      <w:r w:rsidR="00444867" w:rsidRPr="00032A5A">
        <w:rPr>
          <w:rFonts w:ascii="Times New Roman" w:hAnsi="Times New Roman" w:cs="Times New Roman"/>
        </w:rPr>
        <w:t>, which explains why D-ITG was chosen.</w:t>
      </w:r>
      <w:r w:rsidRPr="00032A5A">
        <w:rPr>
          <w:rFonts w:ascii="Times New Roman" w:hAnsi="Times New Roman" w:cs="Times New Roman"/>
        </w:rPr>
        <w:t xml:space="preserve"> IPv4 and IPv6 will be evaluated using TCP and UDP transmission protocols. 12 variations of packet sizes will be used: 128, 256, 384, 512, 640, 768, 896, 1024, 1152, 1280, 1408, and 1536 Bytes.</w:t>
      </w:r>
    </w:p>
    <w:p w14:paraId="72740335" w14:textId="77777777" w:rsidR="005F54F0" w:rsidRPr="00032A5A" w:rsidRDefault="005F54F0" w:rsidP="005F54F0">
      <w:pPr>
        <w:rPr>
          <w:rFonts w:ascii="Times New Roman" w:hAnsi="Times New Roman" w:cs="Times New Roman"/>
        </w:rPr>
      </w:pPr>
    </w:p>
    <w:p w14:paraId="67AC0874"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Skills That Are Required:</w:t>
      </w:r>
    </w:p>
    <w:p w14:paraId="4DCD4240" w14:textId="77777777" w:rsidR="005F54F0" w:rsidRPr="00032A5A" w:rsidRDefault="005F54F0" w:rsidP="005F54F0">
      <w:pPr>
        <w:pStyle w:val="ListParagraph"/>
        <w:numPr>
          <w:ilvl w:val="0"/>
          <w:numId w:val="4"/>
        </w:numPr>
        <w:rPr>
          <w:rFonts w:ascii="Times New Roman" w:hAnsi="Times New Roman" w:cs="Times New Roman"/>
        </w:rPr>
      </w:pPr>
      <w:r w:rsidRPr="00032A5A">
        <w:rPr>
          <w:rFonts w:ascii="Times New Roman" w:hAnsi="Times New Roman" w:cs="Times New Roman"/>
        </w:rPr>
        <w:t>Familiarise themselves with Linux, software routing, and performance evaluation.</w:t>
      </w:r>
    </w:p>
    <w:p w14:paraId="5673719B" w14:textId="77777777" w:rsidR="005F54F0" w:rsidRPr="00032A5A" w:rsidRDefault="005F54F0" w:rsidP="005F54F0">
      <w:pPr>
        <w:pStyle w:val="ListParagraph"/>
        <w:numPr>
          <w:ilvl w:val="0"/>
          <w:numId w:val="4"/>
        </w:numPr>
        <w:rPr>
          <w:rFonts w:ascii="Times New Roman" w:hAnsi="Times New Roman" w:cs="Times New Roman"/>
        </w:rPr>
      </w:pPr>
      <w:r w:rsidRPr="00032A5A">
        <w:rPr>
          <w:rFonts w:ascii="Times New Roman" w:hAnsi="Times New Roman" w:cs="Times New Roman"/>
        </w:rPr>
        <w:t>Understanding IPv4 and IPv6 network principles.</w:t>
      </w:r>
    </w:p>
    <w:p w14:paraId="25DA37C7" w14:textId="77777777" w:rsidR="005F54F0" w:rsidRPr="00032A5A" w:rsidRDefault="005F54F0" w:rsidP="005F54F0">
      <w:pPr>
        <w:pStyle w:val="ListParagraph"/>
        <w:numPr>
          <w:ilvl w:val="0"/>
          <w:numId w:val="4"/>
        </w:numPr>
        <w:rPr>
          <w:rFonts w:ascii="Times New Roman" w:hAnsi="Times New Roman" w:cs="Times New Roman"/>
        </w:rPr>
      </w:pPr>
      <w:r w:rsidRPr="00032A5A">
        <w:rPr>
          <w:rFonts w:ascii="Times New Roman" w:hAnsi="Times New Roman" w:cs="Times New Roman"/>
        </w:rPr>
        <w:t xml:space="preserve">Adequate knowledge in programming languages. </w:t>
      </w:r>
    </w:p>
    <w:p w14:paraId="3F9A996C" w14:textId="77777777" w:rsidR="005F54F0" w:rsidRPr="00032A5A" w:rsidRDefault="005F54F0" w:rsidP="005F54F0">
      <w:pPr>
        <w:pStyle w:val="ListParagraph"/>
        <w:numPr>
          <w:ilvl w:val="0"/>
          <w:numId w:val="4"/>
        </w:numPr>
        <w:rPr>
          <w:rFonts w:ascii="Times New Roman" w:hAnsi="Times New Roman" w:cs="Times New Roman"/>
        </w:rPr>
      </w:pPr>
      <w:r w:rsidRPr="00032A5A">
        <w:rPr>
          <w:rFonts w:ascii="Times New Roman" w:hAnsi="Times New Roman" w:cs="Times New Roman"/>
        </w:rPr>
        <w:t>Problem solving with debugging and troubleshooting.</w:t>
      </w:r>
    </w:p>
    <w:p w14:paraId="28FC8CB1" w14:textId="67F2AFCD" w:rsidR="005F54F0" w:rsidRPr="00032A5A" w:rsidRDefault="005F54F0" w:rsidP="005F54F0">
      <w:pPr>
        <w:pStyle w:val="ListParagraph"/>
        <w:numPr>
          <w:ilvl w:val="0"/>
          <w:numId w:val="4"/>
        </w:numPr>
        <w:rPr>
          <w:rFonts w:ascii="Times New Roman" w:hAnsi="Times New Roman" w:cs="Times New Roman"/>
        </w:rPr>
      </w:pPr>
      <w:r w:rsidRPr="00032A5A">
        <w:rPr>
          <w:rFonts w:ascii="Times New Roman" w:hAnsi="Times New Roman" w:cs="Times New Roman"/>
        </w:rPr>
        <w:t>Understanding how to configure routers and comprehends the results from the network performance tools.</w:t>
      </w:r>
    </w:p>
    <w:p w14:paraId="7BAE2E93"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Roles:</w:t>
      </w:r>
    </w:p>
    <w:p w14:paraId="643DBA28"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Project Manager:</w:t>
      </w:r>
      <w:r w:rsidRPr="00032A5A">
        <w:rPr>
          <w:rFonts w:ascii="Times New Roman" w:hAnsi="Times New Roman" w:cs="Times New Roman"/>
        </w:rPr>
        <w:t xml:space="preserve"> </w:t>
      </w:r>
    </w:p>
    <w:p w14:paraId="2F1B7B01"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t>Looks after the project and ensures everyone and the project are all running smoothly.</w:t>
      </w:r>
    </w:p>
    <w:p w14:paraId="4C4AB379"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System Architect:</w:t>
      </w:r>
      <w:r w:rsidRPr="00032A5A">
        <w:rPr>
          <w:rFonts w:ascii="Times New Roman" w:hAnsi="Times New Roman" w:cs="Times New Roman"/>
        </w:rPr>
        <w:t xml:space="preserve"> </w:t>
      </w:r>
    </w:p>
    <w:p w14:paraId="68D40830"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t>Creates the general framework and ensures that it aligns with the projects main goal.</w:t>
      </w:r>
    </w:p>
    <w:p w14:paraId="294B1479"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Network Engineer</w:t>
      </w:r>
    </w:p>
    <w:p w14:paraId="405D232C"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t xml:space="preserve">Builds, configures and maintains the network. </w:t>
      </w:r>
    </w:p>
    <w:p w14:paraId="501B382F" w14:textId="77777777" w:rsidR="005F54F0" w:rsidRPr="00032A5A" w:rsidRDefault="005F54F0" w:rsidP="005F54F0">
      <w:pPr>
        <w:rPr>
          <w:rFonts w:ascii="Times New Roman" w:hAnsi="Times New Roman" w:cs="Times New Roman"/>
        </w:rPr>
      </w:pPr>
    </w:p>
    <w:p w14:paraId="3F473DD0"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 xml:space="preserve">Rationale/Justification: </w:t>
      </w:r>
    </w:p>
    <w:p w14:paraId="2B1B2D21" w14:textId="0E576B74" w:rsidR="005F54F0" w:rsidRPr="00032A5A" w:rsidRDefault="005F54F0" w:rsidP="005F54F0">
      <w:pPr>
        <w:rPr>
          <w:rFonts w:ascii="Times New Roman" w:hAnsi="Times New Roman" w:cs="Times New Roman"/>
        </w:rPr>
      </w:pPr>
      <w:r w:rsidRPr="00032A5A">
        <w:rPr>
          <w:rFonts w:ascii="Times New Roman" w:hAnsi="Times New Roman" w:cs="Times New Roman"/>
        </w:rPr>
        <w:t>Our project aims to evaluate the performance of IPv4 and IPv6 protocols in different Linux</w:t>
      </w:r>
      <w:r w:rsidR="00C0321C" w:rsidRPr="00032A5A">
        <w:rPr>
          <w:rFonts w:ascii="Times New Roman" w:hAnsi="Times New Roman" w:cs="Times New Roman"/>
        </w:rPr>
        <w:t>-</w:t>
      </w:r>
      <w:r w:rsidRPr="00032A5A">
        <w:rPr>
          <w:rFonts w:ascii="Times New Roman" w:hAnsi="Times New Roman" w:cs="Times New Roman"/>
        </w:rPr>
        <w:t>based operating systems</w:t>
      </w:r>
      <w:r w:rsidR="008732D0" w:rsidRPr="00032A5A">
        <w:rPr>
          <w:rFonts w:ascii="Times New Roman" w:hAnsi="Times New Roman" w:cs="Times New Roman"/>
        </w:rPr>
        <w:t xml:space="preserve"> configured as routers</w:t>
      </w:r>
      <w:r w:rsidRPr="00032A5A">
        <w:rPr>
          <w:rFonts w:ascii="Times New Roman" w:hAnsi="Times New Roman" w:cs="Times New Roman"/>
        </w:rPr>
        <w:t xml:space="preserve">. With these tools, technologies, and required infrastructure, it helps us understand how both protocols perform in different networking environments. This is important as IPv6 is on the rise. </w:t>
      </w:r>
    </w:p>
    <w:p w14:paraId="4C9F194A" w14:textId="77777777" w:rsidR="005F54F0" w:rsidRPr="00032A5A" w:rsidRDefault="005F54F0" w:rsidP="005F54F0">
      <w:pPr>
        <w:rPr>
          <w:rFonts w:ascii="Times New Roman" w:hAnsi="Times New Roman" w:cs="Times New Roman"/>
        </w:rPr>
      </w:pPr>
    </w:p>
    <w:p w14:paraId="05AC7AF4" w14:textId="2AFE5662" w:rsidR="005F54F0" w:rsidRPr="00032A5A" w:rsidRDefault="005F54F0" w:rsidP="00184C72">
      <w:pPr>
        <w:rPr>
          <w:rFonts w:ascii="Times New Roman" w:hAnsi="Times New Roman" w:cs="Times New Roman"/>
        </w:rPr>
      </w:pPr>
      <w:r w:rsidRPr="00032A5A">
        <w:rPr>
          <w:rFonts w:ascii="Times New Roman" w:hAnsi="Times New Roman" w:cs="Times New Roman"/>
        </w:rPr>
        <w:t>Please refer to Rationale for further details.</w:t>
      </w:r>
    </w:p>
    <w:p w14:paraId="7AA58346" w14:textId="77777777" w:rsidR="00E1239E" w:rsidRPr="00032A5A" w:rsidRDefault="00E1239E" w:rsidP="00A61AB8">
      <w:pPr>
        <w:pStyle w:val="Heading2"/>
        <w:rPr>
          <w:rFonts w:cs="Times New Roman"/>
        </w:rPr>
      </w:pPr>
      <w:bookmarkStart w:id="236" w:name="_Toc194879458"/>
      <w:bookmarkStart w:id="237" w:name="_Toc195128336"/>
      <w:bookmarkStart w:id="238" w:name="_Toc195128853"/>
      <w:r w:rsidRPr="00032A5A">
        <w:rPr>
          <w:rFonts w:cs="Times New Roman"/>
        </w:rPr>
        <w:t>Project Plan</w:t>
      </w:r>
      <w:bookmarkEnd w:id="236"/>
      <w:bookmarkEnd w:id="237"/>
      <w:bookmarkEnd w:id="238"/>
    </w:p>
    <w:p w14:paraId="3AA9FB02" w14:textId="77777777" w:rsidR="00E1239E" w:rsidRPr="00032A5A" w:rsidRDefault="00E1239E" w:rsidP="00E1239E">
      <w:pPr>
        <w:rPr>
          <w:rFonts w:ascii="Times New Roman" w:hAnsi="Times New Roman" w:cs="Times New Roman"/>
          <w:b/>
          <w:bCs/>
        </w:rPr>
      </w:pPr>
      <w:r w:rsidRPr="00032A5A">
        <w:rPr>
          <w:rFonts w:ascii="Times New Roman" w:hAnsi="Times New Roman" w:cs="Times New Roman"/>
          <w:b/>
          <w:bCs/>
        </w:rPr>
        <w:t>Milestones</w:t>
      </w:r>
    </w:p>
    <w:p w14:paraId="260F545E" w14:textId="1C069591" w:rsidR="00E1239E" w:rsidRPr="00032A5A" w:rsidRDefault="00E1239E" w:rsidP="00E1239E">
      <w:pPr>
        <w:spacing w:after="240"/>
        <w:rPr>
          <w:rFonts w:ascii="Times New Roman" w:hAnsi="Times New Roman" w:cs="Times New Roman"/>
          <w:lang w:eastAsia="en-US"/>
        </w:rPr>
      </w:pPr>
      <w:r w:rsidRPr="00032A5A">
        <w:rPr>
          <w:rFonts w:ascii="Times New Roman" w:hAnsi="Times New Roman" w:cs="Times New Roman"/>
          <w:lang w:eastAsia="en-US"/>
        </w:rPr>
        <w:t>This section includes the main milestones of the project, as well as internal milestones to help track the progress of the project and meet deadlines. The following table includes the important external milestones. For the complete Milestone Report, please refer to</w:t>
      </w:r>
      <w:r w:rsidR="0007515C" w:rsidRPr="00032A5A">
        <w:rPr>
          <w:rFonts w:ascii="Times New Roman" w:hAnsi="Times New Roman" w:cs="Times New Roman"/>
          <w:lang w:eastAsia="en-US"/>
        </w:rPr>
        <w:t xml:space="preserve"> </w:t>
      </w:r>
      <w:r w:rsidR="007201C5" w:rsidRPr="00032A5A">
        <w:rPr>
          <w:rFonts w:ascii="Times New Roman" w:hAnsi="Times New Roman" w:cs="Times New Roman"/>
          <w:lang w:eastAsia="en-US"/>
        </w:rPr>
        <w:fldChar w:fldCharType="begin"/>
      </w:r>
      <w:r w:rsidR="007201C5" w:rsidRPr="00032A5A">
        <w:rPr>
          <w:rFonts w:ascii="Times New Roman" w:hAnsi="Times New Roman" w:cs="Times New Roman"/>
          <w:lang w:eastAsia="en-US"/>
        </w:rPr>
        <w:instrText xml:space="preserve"> REF _</w:instrText>
      </w:r>
      <w:ins w:id="239" w:author="Larissa Goh" w:date="2025-10-08T02:56:00Z" w16du:dateUtc="2025-10-07T13:56:00Z">
        <w:r w:rsidR="000A3568" w:rsidRPr="000A3568">
          <w:rPr>
            <w:rFonts w:ascii="Times New Roman" w:hAnsi="Times New Roman" w:cs="Times New Roman"/>
            <w:lang w:eastAsia="en-US"/>
          </w:rPr>
          <w:instrText>Ref195128719</w:instrText>
        </w:r>
      </w:ins>
      <w:del w:id="240" w:author="Larissa Goh" w:date="2025-10-08T02:56:00Z" w16du:dateUtc="2025-10-07T13:56:00Z">
        <w:r w:rsidR="007201C5" w:rsidRPr="00032A5A">
          <w:rPr>
            <w:rFonts w:ascii="Times New Roman" w:hAnsi="Times New Roman" w:cs="Times New Roman"/>
            <w:lang w:eastAsia="en-US"/>
          </w:rPr>
          <w:delInstrText>Ref194807010</w:delInstrText>
        </w:r>
      </w:del>
      <w:r w:rsidR="007201C5" w:rsidRPr="00032A5A">
        <w:rPr>
          <w:rFonts w:ascii="Times New Roman" w:hAnsi="Times New Roman" w:cs="Times New Roman"/>
          <w:lang w:eastAsia="en-US"/>
        </w:rPr>
        <w:instrText xml:space="preserve"> \h </w:instrText>
      </w:r>
      <w:r w:rsidR="004E5200" w:rsidRPr="00032A5A">
        <w:rPr>
          <w:rFonts w:ascii="Times New Roman" w:hAnsi="Times New Roman" w:cs="Times New Roman"/>
          <w:lang w:eastAsia="en-US"/>
        </w:rPr>
        <w:instrText xml:space="preserve"> \* MERGEFORMAT </w:instrText>
      </w:r>
      <w:r w:rsidR="007201C5" w:rsidRPr="00032A5A">
        <w:rPr>
          <w:rFonts w:ascii="Times New Roman" w:hAnsi="Times New Roman" w:cs="Times New Roman"/>
          <w:lang w:eastAsia="en-US"/>
        </w:rPr>
      </w:r>
      <w:r w:rsidR="007201C5" w:rsidRPr="00032A5A">
        <w:rPr>
          <w:rFonts w:ascii="Times New Roman" w:hAnsi="Times New Roman" w:cs="Times New Roman"/>
          <w:lang w:eastAsia="en-US"/>
        </w:rPr>
        <w:fldChar w:fldCharType="separate"/>
      </w:r>
      <w:r w:rsidR="007201C5" w:rsidRPr="00032A5A">
        <w:rPr>
          <w:rFonts w:ascii="Times New Roman" w:hAnsi="Times New Roman" w:cs="Times New Roman"/>
        </w:rPr>
        <w:t xml:space="preserve">Appendix </w:t>
      </w:r>
      <w:r w:rsidR="00767624">
        <w:rPr>
          <w:rFonts w:ascii="Times New Roman" w:hAnsi="Times New Roman" w:cs="Times New Roman"/>
        </w:rPr>
        <w:t>F</w:t>
      </w:r>
      <w:r w:rsidR="007201C5" w:rsidRPr="00032A5A">
        <w:rPr>
          <w:rFonts w:ascii="Times New Roman" w:hAnsi="Times New Roman" w:cs="Times New Roman"/>
          <w:lang w:eastAsia="en-US"/>
        </w:rPr>
        <w:fldChar w:fldCharType="end"/>
      </w:r>
      <w:r w:rsidRPr="00032A5A">
        <w:rPr>
          <w:rFonts w:ascii="Times New Roman" w:hAnsi="Times New Roman" w:cs="Times New Roman"/>
          <w:lang w:eastAsia="en-US"/>
        </w:rPr>
        <w:t>.</w:t>
      </w:r>
    </w:p>
    <w:tbl>
      <w:tblPr>
        <w:tblStyle w:val="TableGrid"/>
        <w:tblW w:w="0" w:type="auto"/>
        <w:jc w:val="center"/>
        <w:tblLook w:val="04A0" w:firstRow="1" w:lastRow="0" w:firstColumn="1" w:lastColumn="0" w:noHBand="0" w:noVBand="1"/>
      </w:tblPr>
      <w:tblGrid>
        <w:gridCol w:w="1357"/>
        <w:gridCol w:w="1812"/>
        <w:gridCol w:w="3397"/>
      </w:tblGrid>
      <w:tr w:rsidR="00E1239E" w:rsidRPr="00032A5A" w14:paraId="06D90B2D" w14:textId="77777777" w:rsidTr="000042FC">
        <w:trPr>
          <w:trHeight w:val="305"/>
          <w:jc w:val="center"/>
        </w:trPr>
        <w:tc>
          <w:tcPr>
            <w:tcW w:w="1357" w:type="dxa"/>
            <w:shd w:val="clear" w:color="auto" w:fill="A6A6A6" w:themeFill="background1" w:themeFillShade="A6"/>
            <w:vAlign w:val="center"/>
          </w:tcPr>
          <w:p w14:paraId="35246F6B" w14:textId="77777777" w:rsidR="00E1239E" w:rsidRPr="00032A5A" w:rsidRDefault="00E1239E" w:rsidP="00044D74">
            <w:pPr>
              <w:rPr>
                <w:rFonts w:ascii="Times New Roman" w:hAnsi="Times New Roman" w:cs="Times New Roman"/>
                <w:b/>
                <w:bCs/>
                <w:lang w:eastAsia="en-US"/>
              </w:rPr>
            </w:pPr>
            <w:r w:rsidRPr="00032A5A">
              <w:rPr>
                <w:rFonts w:ascii="Times New Roman" w:hAnsi="Times New Roman" w:cs="Times New Roman"/>
                <w:b/>
                <w:bCs/>
                <w:lang w:eastAsia="en-US"/>
              </w:rPr>
              <w:t>Date</w:t>
            </w:r>
          </w:p>
        </w:tc>
        <w:tc>
          <w:tcPr>
            <w:tcW w:w="1812" w:type="dxa"/>
            <w:shd w:val="clear" w:color="auto" w:fill="A6A6A6" w:themeFill="background1" w:themeFillShade="A6"/>
            <w:vAlign w:val="center"/>
          </w:tcPr>
          <w:p w14:paraId="51D32A78" w14:textId="77777777" w:rsidR="00E1239E" w:rsidRPr="00032A5A" w:rsidRDefault="00E1239E" w:rsidP="00044D74">
            <w:pPr>
              <w:rPr>
                <w:rFonts w:ascii="Times New Roman" w:hAnsi="Times New Roman" w:cs="Times New Roman"/>
                <w:b/>
                <w:bCs/>
                <w:lang w:eastAsia="en-US"/>
              </w:rPr>
            </w:pPr>
            <w:r w:rsidRPr="00032A5A">
              <w:rPr>
                <w:rFonts w:ascii="Times New Roman" w:hAnsi="Times New Roman" w:cs="Times New Roman"/>
                <w:b/>
                <w:bCs/>
                <w:lang w:eastAsia="en-US"/>
              </w:rPr>
              <w:t>Milestone Type</w:t>
            </w:r>
          </w:p>
        </w:tc>
        <w:tc>
          <w:tcPr>
            <w:tcW w:w="3397" w:type="dxa"/>
            <w:shd w:val="clear" w:color="auto" w:fill="A6A6A6" w:themeFill="background1" w:themeFillShade="A6"/>
            <w:vAlign w:val="center"/>
          </w:tcPr>
          <w:p w14:paraId="2D112C30" w14:textId="77777777" w:rsidR="00E1239E" w:rsidRPr="00032A5A" w:rsidRDefault="00E1239E" w:rsidP="00044D74">
            <w:pPr>
              <w:rPr>
                <w:rFonts w:ascii="Times New Roman" w:hAnsi="Times New Roman" w:cs="Times New Roman"/>
                <w:b/>
                <w:bCs/>
                <w:lang w:eastAsia="en-US"/>
              </w:rPr>
            </w:pPr>
            <w:r w:rsidRPr="00032A5A">
              <w:rPr>
                <w:rFonts w:ascii="Times New Roman" w:hAnsi="Times New Roman" w:cs="Times New Roman"/>
                <w:b/>
                <w:bCs/>
                <w:lang w:eastAsia="en-US"/>
              </w:rPr>
              <w:t>Milestone</w:t>
            </w:r>
          </w:p>
        </w:tc>
      </w:tr>
      <w:tr w:rsidR="00E1239E" w:rsidRPr="00032A5A" w14:paraId="167C8FDA" w14:textId="77777777" w:rsidTr="000042FC">
        <w:trPr>
          <w:trHeight w:val="322"/>
          <w:jc w:val="center"/>
        </w:trPr>
        <w:tc>
          <w:tcPr>
            <w:tcW w:w="1357" w:type="dxa"/>
            <w:vAlign w:val="center"/>
          </w:tcPr>
          <w:p w14:paraId="4F8E79BD" w14:textId="00DDFC0B"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0</w:t>
            </w:r>
            <w:r w:rsidR="00D5597A" w:rsidRPr="00032A5A">
              <w:rPr>
                <w:rFonts w:ascii="Times New Roman" w:hAnsi="Times New Roman" w:cs="Times New Roman"/>
                <w:szCs w:val="22"/>
                <w:lang w:eastAsia="en-US"/>
              </w:rPr>
              <w:t>6</w:t>
            </w:r>
            <w:r w:rsidRPr="00032A5A">
              <w:rPr>
                <w:rFonts w:ascii="Times New Roman" w:hAnsi="Times New Roman" w:cs="Times New Roman"/>
                <w:szCs w:val="22"/>
                <w:lang w:eastAsia="en-US"/>
              </w:rPr>
              <w:t>/04/2025</w:t>
            </w:r>
          </w:p>
        </w:tc>
        <w:tc>
          <w:tcPr>
            <w:tcW w:w="1812" w:type="dxa"/>
            <w:vAlign w:val="center"/>
          </w:tcPr>
          <w:p w14:paraId="27E130F0"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051F2289"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Project Proposal Submission</w:t>
            </w:r>
          </w:p>
        </w:tc>
      </w:tr>
      <w:tr w:rsidR="00E1239E" w:rsidRPr="00032A5A" w14:paraId="6E39ED90" w14:textId="77777777" w:rsidTr="000042FC">
        <w:trPr>
          <w:trHeight w:val="305"/>
          <w:jc w:val="center"/>
        </w:trPr>
        <w:tc>
          <w:tcPr>
            <w:tcW w:w="1357" w:type="dxa"/>
            <w:vAlign w:val="center"/>
          </w:tcPr>
          <w:p w14:paraId="43A76CDF"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06/06/2025</w:t>
            </w:r>
          </w:p>
        </w:tc>
        <w:tc>
          <w:tcPr>
            <w:tcW w:w="1812" w:type="dxa"/>
            <w:vAlign w:val="center"/>
          </w:tcPr>
          <w:p w14:paraId="09087637"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24ABCF3C"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Mid-Term Review</w:t>
            </w:r>
          </w:p>
        </w:tc>
      </w:tr>
      <w:tr w:rsidR="00E1239E" w:rsidRPr="00032A5A" w14:paraId="36A4FB62" w14:textId="77777777" w:rsidTr="000042FC">
        <w:trPr>
          <w:trHeight w:val="305"/>
          <w:jc w:val="center"/>
        </w:trPr>
        <w:tc>
          <w:tcPr>
            <w:tcW w:w="1357" w:type="dxa"/>
            <w:vAlign w:val="center"/>
          </w:tcPr>
          <w:p w14:paraId="3F5B9311" w14:textId="12B5E9ED" w:rsidR="00E1239E" w:rsidRPr="00032A5A" w:rsidRDefault="00AA3B41" w:rsidP="00044D74">
            <w:pPr>
              <w:rPr>
                <w:rFonts w:ascii="Times New Roman" w:hAnsi="Times New Roman" w:cs="Times New Roman"/>
                <w:szCs w:val="22"/>
                <w:lang w:eastAsia="en-US"/>
              </w:rPr>
            </w:pPr>
            <w:r w:rsidRPr="00032A5A">
              <w:rPr>
                <w:rFonts w:ascii="Times New Roman" w:hAnsi="Times New Roman" w:cs="Times New Roman"/>
                <w:szCs w:val="22"/>
                <w:lang w:eastAsia="en-US"/>
              </w:rPr>
              <w:t>30</w:t>
            </w:r>
            <w:r w:rsidR="00E1239E" w:rsidRPr="00032A5A">
              <w:rPr>
                <w:rFonts w:ascii="Times New Roman" w:hAnsi="Times New Roman" w:cs="Times New Roman"/>
                <w:szCs w:val="22"/>
                <w:lang w:eastAsia="en-US"/>
              </w:rPr>
              <w:t>/0</w:t>
            </w:r>
            <w:r w:rsidR="00A6646C" w:rsidRPr="00032A5A">
              <w:rPr>
                <w:rFonts w:ascii="Times New Roman" w:hAnsi="Times New Roman" w:cs="Times New Roman"/>
                <w:szCs w:val="22"/>
                <w:lang w:eastAsia="en-US"/>
              </w:rPr>
              <w:t>7</w:t>
            </w:r>
            <w:r w:rsidR="00E1239E" w:rsidRPr="00032A5A">
              <w:rPr>
                <w:rFonts w:ascii="Times New Roman" w:hAnsi="Times New Roman" w:cs="Times New Roman"/>
                <w:szCs w:val="22"/>
                <w:lang w:eastAsia="en-US"/>
              </w:rPr>
              <w:t>/2025</w:t>
            </w:r>
          </w:p>
        </w:tc>
        <w:tc>
          <w:tcPr>
            <w:tcW w:w="1812" w:type="dxa"/>
            <w:vAlign w:val="center"/>
          </w:tcPr>
          <w:p w14:paraId="3725C06D"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Internal</w:t>
            </w:r>
          </w:p>
        </w:tc>
        <w:tc>
          <w:tcPr>
            <w:tcW w:w="3397" w:type="dxa"/>
            <w:vAlign w:val="center"/>
          </w:tcPr>
          <w:p w14:paraId="3E53F9DA"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rPr>
              <w:t>Completion of Ubuntu Evaluation</w:t>
            </w:r>
          </w:p>
        </w:tc>
      </w:tr>
      <w:tr w:rsidR="004E1ED3" w:rsidRPr="00032A5A" w14:paraId="541E3D99" w14:textId="77777777" w:rsidTr="000042FC">
        <w:trPr>
          <w:trHeight w:val="322"/>
          <w:jc w:val="center"/>
        </w:trPr>
        <w:tc>
          <w:tcPr>
            <w:tcW w:w="1357" w:type="dxa"/>
            <w:vAlign w:val="center"/>
          </w:tcPr>
          <w:p w14:paraId="70B1A62D" w14:textId="75A2F8BB" w:rsidR="004E1ED3" w:rsidRPr="00032A5A" w:rsidRDefault="000B2AF1" w:rsidP="00044D74">
            <w:pPr>
              <w:rPr>
                <w:rFonts w:ascii="Times New Roman" w:hAnsi="Times New Roman" w:cs="Times New Roman"/>
                <w:szCs w:val="22"/>
                <w:lang w:eastAsia="en-US"/>
              </w:rPr>
            </w:pPr>
            <w:r w:rsidRPr="00032A5A">
              <w:rPr>
                <w:rFonts w:ascii="Times New Roman" w:hAnsi="Times New Roman" w:cs="Times New Roman"/>
                <w:szCs w:val="22"/>
                <w:lang w:eastAsia="en-US"/>
              </w:rPr>
              <w:t>31</w:t>
            </w:r>
            <w:r w:rsidR="000218EE" w:rsidRPr="00032A5A">
              <w:rPr>
                <w:rFonts w:ascii="Times New Roman" w:hAnsi="Times New Roman" w:cs="Times New Roman"/>
                <w:szCs w:val="22"/>
                <w:lang w:eastAsia="en-US"/>
              </w:rPr>
              <w:t>/0</w:t>
            </w:r>
            <w:r w:rsidRPr="00032A5A">
              <w:rPr>
                <w:rFonts w:ascii="Times New Roman" w:hAnsi="Times New Roman" w:cs="Times New Roman"/>
                <w:szCs w:val="22"/>
                <w:lang w:eastAsia="en-US"/>
              </w:rPr>
              <w:t>7</w:t>
            </w:r>
            <w:r w:rsidR="000218EE" w:rsidRPr="00032A5A">
              <w:rPr>
                <w:rFonts w:ascii="Times New Roman" w:hAnsi="Times New Roman" w:cs="Times New Roman"/>
                <w:szCs w:val="22"/>
                <w:lang w:eastAsia="en-US"/>
              </w:rPr>
              <w:t>/2025</w:t>
            </w:r>
          </w:p>
        </w:tc>
        <w:tc>
          <w:tcPr>
            <w:tcW w:w="1812" w:type="dxa"/>
            <w:vAlign w:val="center"/>
          </w:tcPr>
          <w:p w14:paraId="6A40FB50" w14:textId="48F386C6" w:rsidR="004E1ED3" w:rsidRPr="00032A5A" w:rsidRDefault="004E1ED3"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59F62CB7" w14:textId="20425631" w:rsidR="004E1ED3" w:rsidRPr="00032A5A" w:rsidRDefault="004E1ED3" w:rsidP="00044D74">
            <w:pPr>
              <w:rPr>
                <w:rFonts w:ascii="Times New Roman" w:hAnsi="Times New Roman" w:cs="Times New Roman"/>
                <w:szCs w:val="22"/>
              </w:rPr>
            </w:pPr>
            <w:r w:rsidRPr="00032A5A">
              <w:rPr>
                <w:rFonts w:ascii="Times New Roman" w:hAnsi="Times New Roman" w:cs="Times New Roman"/>
                <w:szCs w:val="22"/>
              </w:rPr>
              <w:t>Client Review and Feedback 1</w:t>
            </w:r>
          </w:p>
        </w:tc>
      </w:tr>
      <w:tr w:rsidR="00E1239E" w:rsidRPr="00032A5A" w14:paraId="3290138F" w14:textId="77777777" w:rsidTr="000042FC">
        <w:trPr>
          <w:trHeight w:val="305"/>
          <w:jc w:val="center"/>
        </w:trPr>
        <w:tc>
          <w:tcPr>
            <w:tcW w:w="1357" w:type="dxa"/>
            <w:vAlign w:val="center"/>
          </w:tcPr>
          <w:p w14:paraId="724CBA9C" w14:textId="3BCC9730" w:rsidR="00E1239E" w:rsidRPr="00032A5A" w:rsidRDefault="00E23DF7" w:rsidP="00044D74">
            <w:pPr>
              <w:rPr>
                <w:rFonts w:ascii="Times New Roman" w:hAnsi="Times New Roman" w:cs="Times New Roman"/>
                <w:szCs w:val="22"/>
                <w:lang w:eastAsia="en-US"/>
              </w:rPr>
            </w:pPr>
            <w:r w:rsidRPr="00032A5A">
              <w:rPr>
                <w:rFonts w:ascii="Times New Roman" w:hAnsi="Times New Roman" w:cs="Times New Roman"/>
                <w:szCs w:val="22"/>
                <w:lang w:eastAsia="en-US"/>
              </w:rPr>
              <w:t>04</w:t>
            </w:r>
            <w:r w:rsidR="00E1239E" w:rsidRPr="00032A5A">
              <w:rPr>
                <w:rFonts w:ascii="Times New Roman" w:hAnsi="Times New Roman" w:cs="Times New Roman"/>
                <w:szCs w:val="22"/>
                <w:lang w:eastAsia="en-US"/>
              </w:rPr>
              <w:t>/09/2025</w:t>
            </w:r>
          </w:p>
        </w:tc>
        <w:tc>
          <w:tcPr>
            <w:tcW w:w="1812" w:type="dxa"/>
            <w:vAlign w:val="center"/>
          </w:tcPr>
          <w:p w14:paraId="049FF4FA"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Internal</w:t>
            </w:r>
          </w:p>
        </w:tc>
        <w:tc>
          <w:tcPr>
            <w:tcW w:w="3397" w:type="dxa"/>
            <w:vAlign w:val="center"/>
          </w:tcPr>
          <w:p w14:paraId="0785C981"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rPr>
              <w:t>Completion of Fedora Evaluation</w:t>
            </w:r>
          </w:p>
        </w:tc>
      </w:tr>
      <w:tr w:rsidR="004E1ED3" w:rsidRPr="00032A5A" w14:paraId="289EC3FC" w14:textId="77777777" w:rsidTr="000042FC">
        <w:trPr>
          <w:trHeight w:val="322"/>
          <w:jc w:val="center"/>
        </w:trPr>
        <w:tc>
          <w:tcPr>
            <w:tcW w:w="1357" w:type="dxa"/>
            <w:vAlign w:val="center"/>
          </w:tcPr>
          <w:p w14:paraId="720975A9" w14:textId="3C74D5E2" w:rsidR="004E1ED3" w:rsidRPr="00032A5A" w:rsidRDefault="000B2AF1" w:rsidP="00044D74">
            <w:pPr>
              <w:rPr>
                <w:rFonts w:ascii="Times New Roman" w:hAnsi="Times New Roman" w:cs="Times New Roman"/>
                <w:szCs w:val="22"/>
                <w:lang w:eastAsia="en-US"/>
              </w:rPr>
            </w:pPr>
            <w:r w:rsidRPr="00032A5A">
              <w:rPr>
                <w:rFonts w:ascii="Times New Roman" w:hAnsi="Times New Roman" w:cs="Times New Roman"/>
                <w:szCs w:val="22"/>
                <w:lang w:eastAsia="en-US"/>
              </w:rPr>
              <w:t>05</w:t>
            </w:r>
            <w:r w:rsidR="008B5591" w:rsidRPr="00032A5A">
              <w:rPr>
                <w:rFonts w:ascii="Times New Roman" w:hAnsi="Times New Roman" w:cs="Times New Roman"/>
                <w:szCs w:val="22"/>
                <w:lang w:eastAsia="en-US"/>
              </w:rPr>
              <w:t>/09/2025</w:t>
            </w:r>
          </w:p>
        </w:tc>
        <w:tc>
          <w:tcPr>
            <w:tcW w:w="1812" w:type="dxa"/>
            <w:vAlign w:val="center"/>
          </w:tcPr>
          <w:p w14:paraId="6FF3C409" w14:textId="241D7206" w:rsidR="004E1ED3" w:rsidRPr="00032A5A" w:rsidRDefault="004E1ED3"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75B47FFB" w14:textId="3143FDC7" w:rsidR="004E1ED3" w:rsidRPr="00032A5A" w:rsidRDefault="004E1ED3" w:rsidP="00044D74">
            <w:pPr>
              <w:rPr>
                <w:rFonts w:ascii="Times New Roman" w:hAnsi="Times New Roman" w:cs="Times New Roman"/>
                <w:szCs w:val="22"/>
              </w:rPr>
            </w:pPr>
            <w:r w:rsidRPr="00032A5A">
              <w:rPr>
                <w:rFonts w:ascii="Times New Roman" w:hAnsi="Times New Roman" w:cs="Times New Roman"/>
                <w:szCs w:val="22"/>
              </w:rPr>
              <w:t>Client Review and Feedback 2</w:t>
            </w:r>
          </w:p>
        </w:tc>
      </w:tr>
      <w:tr w:rsidR="00E1239E" w:rsidRPr="00032A5A" w14:paraId="01D3075B" w14:textId="77777777" w:rsidTr="000042FC">
        <w:trPr>
          <w:trHeight w:val="305"/>
          <w:jc w:val="center"/>
        </w:trPr>
        <w:tc>
          <w:tcPr>
            <w:tcW w:w="1357" w:type="dxa"/>
            <w:vAlign w:val="center"/>
          </w:tcPr>
          <w:p w14:paraId="5C4B298B" w14:textId="2798FBD6" w:rsidR="00E1239E" w:rsidRPr="00032A5A" w:rsidRDefault="00E23DF7" w:rsidP="00044D74">
            <w:pPr>
              <w:rPr>
                <w:rFonts w:ascii="Times New Roman" w:hAnsi="Times New Roman" w:cs="Times New Roman"/>
                <w:szCs w:val="22"/>
                <w:lang w:eastAsia="en-US"/>
              </w:rPr>
            </w:pPr>
            <w:r w:rsidRPr="00032A5A">
              <w:rPr>
                <w:rFonts w:ascii="Times New Roman" w:hAnsi="Times New Roman" w:cs="Times New Roman"/>
                <w:szCs w:val="22"/>
                <w:lang w:eastAsia="en-US"/>
              </w:rPr>
              <w:lastRenderedPageBreak/>
              <w:t>09</w:t>
            </w:r>
            <w:r w:rsidR="00E1239E" w:rsidRPr="00032A5A">
              <w:rPr>
                <w:rFonts w:ascii="Times New Roman" w:hAnsi="Times New Roman" w:cs="Times New Roman"/>
                <w:szCs w:val="22"/>
                <w:lang w:eastAsia="en-US"/>
              </w:rPr>
              <w:t>/10/2025</w:t>
            </w:r>
          </w:p>
        </w:tc>
        <w:tc>
          <w:tcPr>
            <w:tcW w:w="1812" w:type="dxa"/>
            <w:vAlign w:val="center"/>
          </w:tcPr>
          <w:p w14:paraId="4A85961B"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Internal</w:t>
            </w:r>
          </w:p>
        </w:tc>
        <w:tc>
          <w:tcPr>
            <w:tcW w:w="3397" w:type="dxa"/>
            <w:vAlign w:val="center"/>
          </w:tcPr>
          <w:p w14:paraId="01DC7722"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rPr>
              <w:t>Completion of Kali Evaluation</w:t>
            </w:r>
          </w:p>
        </w:tc>
      </w:tr>
      <w:tr w:rsidR="00C94C1F" w:rsidRPr="00032A5A" w14:paraId="46C4AD05" w14:textId="77777777" w:rsidTr="000042FC">
        <w:trPr>
          <w:trHeight w:val="305"/>
          <w:jc w:val="center"/>
        </w:trPr>
        <w:tc>
          <w:tcPr>
            <w:tcW w:w="1357" w:type="dxa"/>
            <w:vAlign w:val="center"/>
          </w:tcPr>
          <w:p w14:paraId="44DA1613" w14:textId="6B64128D" w:rsidR="00C94C1F" w:rsidRPr="00032A5A" w:rsidRDefault="000B2AF1" w:rsidP="00044D74">
            <w:pPr>
              <w:rPr>
                <w:rFonts w:ascii="Times New Roman" w:hAnsi="Times New Roman" w:cs="Times New Roman"/>
                <w:szCs w:val="22"/>
                <w:lang w:eastAsia="en-US"/>
              </w:rPr>
            </w:pPr>
            <w:r w:rsidRPr="00032A5A">
              <w:rPr>
                <w:rFonts w:ascii="Times New Roman" w:hAnsi="Times New Roman" w:cs="Times New Roman"/>
                <w:szCs w:val="22"/>
                <w:lang w:eastAsia="en-US"/>
              </w:rPr>
              <w:t>10</w:t>
            </w:r>
            <w:r w:rsidR="000218EE" w:rsidRPr="00032A5A">
              <w:rPr>
                <w:rFonts w:ascii="Times New Roman" w:hAnsi="Times New Roman" w:cs="Times New Roman"/>
                <w:szCs w:val="22"/>
                <w:lang w:eastAsia="en-US"/>
              </w:rPr>
              <w:t>/10/2025</w:t>
            </w:r>
          </w:p>
        </w:tc>
        <w:tc>
          <w:tcPr>
            <w:tcW w:w="1812" w:type="dxa"/>
            <w:vAlign w:val="center"/>
          </w:tcPr>
          <w:p w14:paraId="7D8DAA98" w14:textId="01C4E68C" w:rsidR="00C94C1F" w:rsidRPr="00032A5A" w:rsidRDefault="00C94C1F"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3ED6854D" w14:textId="3CFBAB99" w:rsidR="00C94C1F" w:rsidRPr="00032A5A" w:rsidRDefault="004E1ED3" w:rsidP="00044D74">
            <w:pPr>
              <w:rPr>
                <w:rFonts w:ascii="Times New Roman" w:hAnsi="Times New Roman" w:cs="Times New Roman"/>
                <w:szCs w:val="22"/>
              </w:rPr>
            </w:pPr>
            <w:r w:rsidRPr="00032A5A">
              <w:rPr>
                <w:rFonts w:ascii="Times New Roman" w:hAnsi="Times New Roman" w:cs="Times New Roman"/>
                <w:szCs w:val="22"/>
              </w:rPr>
              <w:t>Client Review and Feedback 3</w:t>
            </w:r>
          </w:p>
        </w:tc>
      </w:tr>
      <w:tr w:rsidR="00E1239E" w:rsidRPr="00032A5A" w14:paraId="0FCED527" w14:textId="77777777" w:rsidTr="000042FC">
        <w:trPr>
          <w:trHeight w:val="305"/>
          <w:jc w:val="center"/>
        </w:trPr>
        <w:tc>
          <w:tcPr>
            <w:tcW w:w="1357" w:type="dxa"/>
            <w:vAlign w:val="center"/>
          </w:tcPr>
          <w:p w14:paraId="17CDE3CA"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31/10/2025</w:t>
            </w:r>
          </w:p>
        </w:tc>
        <w:tc>
          <w:tcPr>
            <w:tcW w:w="1812" w:type="dxa"/>
            <w:vAlign w:val="center"/>
          </w:tcPr>
          <w:p w14:paraId="50A8698F"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67E67978" w14:textId="0649506B"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Final Poster</w:t>
            </w:r>
            <w:r w:rsidR="00763943" w:rsidRPr="00032A5A">
              <w:rPr>
                <w:rFonts w:ascii="Times New Roman" w:hAnsi="Times New Roman" w:cs="Times New Roman"/>
                <w:szCs w:val="22"/>
                <w:lang w:eastAsia="en-US"/>
              </w:rPr>
              <w:t xml:space="preserve"> and </w:t>
            </w:r>
            <w:r w:rsidR="0029772C" w:rsidRPr="00032A5A">
              <w:rPr>
                <w:rFonts w:ascii="Times New Roman" w:hAnsi="Times New Roman" w:cs="Times New Roman"/>
                <w:szCs w:val="22"/>
                <w:lang w:eastAsia="en-US"/>
              </w:rPr>
              <w:t>Portfolio</w:t>
            </w:r>
          </w:p>
        </w:tc>
      </w:tr>
    </w:tbl>
    <w:p w14:paraId="14084164" w14:textId="797AA56B" w:rsidR="00E1239E" w:rsidRPr="00032A5A" w:rsidRDefault="00E1239E" w:rsidP="00E1239E">
      <w:pPr>
        <w:spacing w:before="240"/>
        <w:rPr>
          <w:rFonts w:ascii="Times New Roman" w:hAnsi="Times New Roman" w:cs="Times New Roman"/>
          <w:b/>
          <w:bCs/>
        </w:rPr>
      </w:pPr>
      <w:r w:rsidRPr="00032A5A">
        <w:rPr>
          <w:rFonts w:ascii="Times New Roman" w:hAnsi="Times New Roman" w:cs="Times New Roman"/>
          <w:b/>
          <w:bCs/>
        </w:rPr>
        <w:t xml:space="preserve">WBS, Tasking, Scheduling </w:t>
      </w:r>
    </w:p>
    <w:p w14:paraId="1BC1532D" w14:textId="31D818DF" w:rsidR="00E1239E" w:rsidRPr="00032A5A" w:rsidRDefault="00E1239E" w:rsidP="00E1239E">
      <w:pPr>
        <w:rPr>
          <w:rFonts w:ascii="Times New Roman" w:hAnsi="Times New Roman" w:cs="Times New Roman"/>
          <w:lang w:eastAsia="en-US"/>
        </w:rPr>
      </w:pPr>
      <w:r w:rsidRPr="00032A5A">
        <w:rPr>
          <w:rFonts w:ascii="Times New Roman" w:hAnsi="Times New Roman" w:cs="Times New Roman"/>
          <w:lang w:eastAsia="en-US"/>
        </w:rPr>
        <w:t>This section displays a high-level view of the Work Breakdown Structure</w:t>
      </w:r>
      <w:r w:rsidR="007101F8" w:rsidRPr="00032A5A">
        <w:rPr>
          <w:rFonts w:ascii="Times New Roman" w:hAnsi="Times New Roman" w:cs="Times New Roman"/>
          <w:lang w:eastAsia="en-US"/>
        </w:rPr>
        <w:t xml:space="preserve"> </w:t>
      </w:r>
      <w:r w:rsidR="001A0F92" w:rsidRPr="00032A5A">
        <w:rPr>
          <w:rFonts w:ascii="Times New Roman" w:hAnsi="Times New Roman" w:cs="Times New Roman"/>
          <w:lang w:eastAsia="en-US"/>
        </w:rPr>
        <w:t xml:space="preserve">and </w:t>
      </w:r>
      <w:r w:rsidR="001745E4" w:rsidRPr="00032A5A">
        <w:rPr>
          <w:rFonts w:ascii="Times New Roman" w:hAnsi="Times New Roman" w:cs="Times New Roman"/>
          <w:lang w:eastAsia="en-US"/>
        </w:rPr>
        <w:t xml:space="preserve">Gantt Chart for </w:t>
      </w:r>
      <w:r w:rsidR="001A0F92" w:rsidRPr="00032A5A">
        <w:rPr>
          <w:rFonts w:ascii="Times New Roman" w:hAnsi="Times New Roman" w:cs="Times New Roman"/>
          <w:lang w:eastAsia="en-US"/>
        </w:rPr>
        <w:t xml:space="preserve">Requirement Analysis </w:t>
      </w:r>
      <w:r w:rsidR="007101F8" w:rsidRPr="00032A5A">
        <w:rPr>
          <w:rFonts w:ascii="Times New Roman" w:hAnsi="Times New Roman" w:cs="Times New Roman"/>
          <w:lang w:eastAsia="en-US"/>
        </w:rPr>
        <w:t>along with the milestones</w:t>
      </w:r>
      <w:r w:rsidRPr="00032A5A">
        <w:rPr>
          <w:rFonts w:ascii="Times New Roman" w:hAnsi="Times New Roman" w:cs="Times New Roman"/>
          <w:lang w:eastAsia="en-US"/>
        </w:rPr>
        <w:t xml:space="preserve">. </w:t>
      </w:r>
    </w:p>
    <w:p w14:paraId="43A4984B" w14:textId="77777777" w:rsidR="00E1239E" w:rsidRPr="00032A5A" w:rsidRDefault="000B15F4" w:rsidP="00E1239E">
      <w:pPr>
        <w:rPr>
          <w:ins w:id="241" w:author="Larissa Goh" w:date="2025-10-08T02:56:00Z" w16du:dateUtc="2025-10-07T13:56:00Z"/>
          <w:rFonts w:ascii="Times New Roman" w:hAnsi="Times New Roman" w:cs="Times New Roman"/>
          <w:lang w:eastAsia="en-US"/>
        </w:rPr>
      </w:pPr>
      <w:ins w:id="242" w:author="Larissa Goh" w:date="2025-10-08T02:56:00Z" w16du:dateUtc="2025-10-07T13:56:00Z">
        <w:r w:rsidRPr="00032A5A">
          <w:rPr>
            <w:rFonts w:ascii="Times New Roman" w:hAnsi="Times New Roman" w:cs="Times New Roman"/>
            <w:noProof/>
            <w:lang w:eastAsia="en-US"/>
          </w:rPr>
          <w:drawing>
            <wp:anchor distT="0" distB="0" distL="114300" distR="114300" simplePos="0" relativeHeight="251660302" behindDoc="1" locked="0" layoutInCell="1" allowOverlap="1" wp14:anchorId="46955D39" wp14:editId="6B263749">
              <wp:simplePos x="0" y="0"/>
              <wp:positionH relativeFrom="column">
                <wp:posOffset>-405604</wp:posOffset>
              </wp:positionH>
              <wp:positionV relativeFrom="paragraph">
                <wp:posOffset>224445</wp:posOffset>
              </wp:positionV>
              <wp:extent cx="6661150" cy="2164080"/>
              <wp:effectExtent l="0" t="0" r="6350" b="7620"/>
              <wp:wrapTight wrapText="bothSides">
                <wp:wrapPolygon edited="0">
                  <wp:start x="0" y="0"/>
                  <wp:lineTo x="0" y="21486"/>
                  <wp:lineTo x="21559" y="21486"/>
                  <wp:lineTo x="21559" y="0"/>
                  <wp:lineTo x="0" y="0"/>
                </wp:wrapPolygon>
              </wp:wrapTight>
              <wp:docPr id="288592646" name="Picture 2" descr="P2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873" name="Picture 2" descr="P279#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115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1C734D11" w14:textId="77777777" w:rsidR="007101F8" w:rsidRPr="00032A5A" w:rsidRDefault="007101F8" w:rsidP="00E1239E">
      <w:pPr>
        <w:rPr>
          <w:ins w:id="243" w:author="Larissa Goh" w:date="2025-10-08T02:56:00Z" w16du:dateUtc="2025-10-07T13:56:00Z"/>
          <w:rFonts w:ascii="Times New Roman" w:hAnsi="Times New Roman" w:cs="Times New Roman"/>
          <w:lang w:eastAsia="en-US"/>
        </w:rPr>
      </w:pPr>
    </w:p>
    <w:p w14:paraId="0E603429" w14:textId="77777777" w:rsidR="00C34814" w:rsidRPr="00032A5A" w:rsidRDefault="00C34814" w:rsidP="00184C72">
      <w:pPr>
        <w:rPr>
          <w:ins w:id="244" w:author="Larissa Goh" w:date="2025-10-08T02:56:00Z" w16du:dateUtc="2025-10-07T13:56:00Z"/>
          <w:rFonts w:ascii="Times New Roman" w:hAnsi="Times New Roman" w:cs="Times New Roman"/>
          <w:lang w:eastAsia="en-US"/>
        </w:rPr>
        <w:sectPr w:rsidR="00C34814" w:rsidRPr="00032A5A">
          <w:headerReference w:type="default" r:id="rId11"/>
          <w:footerReference w:type="default" r:id="rId12"/>
          <w:pgSz w:w="11906" w:h="16838"/>
          <w:pgMar w:top="1440" w:right="1440" w:bottom="1440" w:left="1440" w:header="708" w:footer="708" w:gutter="0"/>
          <w:cols w:space="708"/>
          <w:docGrid w:linePitch="360"/>
        </w:sectPr>
      </w:pPr>
    </w:p>
    <w:p w14:paraId="1BBDB81A" w14:textId="77777777" w:rsidR="000042FC" w:rsidRPr="00032A5A" w:rsidRDefault="000042FC" w:rsidP="00184C72">
      <w:pPr>
        <w:rPr>
          <w:ins w:id="245" w:author="Larissa Goh" w:date="2025-10-08T02:56:00Z" w16du:dateUtc="2025-10-07T13:56:00Z"/>
          <w:rFonts w:ascii="Times New Roman" w:hAnsi="Times New Roman" w:cs="Times New Roman"/>
          <w:lang w:eastAsia="en-US"/>
        </w:rPr>
      </w:pPr>
    </w:p>
    <w:p w14:paraId="584C818E" w14:textId="77777777" w:rsidR="00452201" w:rsidRPr="00032A5A" w:rsidRDefault="00452201" w:rsidP="00184C72">
      <w:pPr>
        <w:rPr>
          <w:ins w:id="246" w:author="Larissa Goh" w:date="2025-10-08T02:56:00Z" w16du:dateUtc="2025-10-07T13:56:00Z"/>
          <w:rFonts w:ascii="Times New Roman" w:hAnsi="Times New Roman" w:cs="Times New Roman"/>
          <w:lang w:eastAsia="en-US"/>
        </w:rPr>
      </w:pPr>
    </w:p>
    <w:p w14:paraId="0A1302B3" w14:textId="77777777" w:rsidR="00452201" w:rsidRPr="00032A5A" w:rsidRDefault="00452201" w:rsidP="00184C72">
      <w:pPr>
        <w:rPr>
          <w:ins w:id="247" w:author="Larissa Goh" w:date="2025-10-08T02:56:00Z" w16du:dateUtc="2025-10-07T13:56:00Z"/>
          <w:rFonts w:ascii="Times New Roman" w:hAnsi="Times New Roman" w:cs="Times New Roman"/>
          <w:lang w:eastAsia="en-US"/>
        </w:rPr>
      </w:pPr>
    </w:p>
    <w:p w14:paraId="165B45E7" w14:textId="77777777" w:rsidR="00C34814" w:rsidRPr="00032A5A" w:rsidRDefault="00452201" w:rsidP="00184C72">
      <w:pPr>
        <w:rPr>
          <w:ins w:id="248" w:author="Larissa Goh" w:date="2025-10-08T02:56:00Z" w16du:dateUtc="2025-10-07T13:56:00Z"/>
          <w:rFonts w:ascii="Times New Roman" w:hAnsi="Times New Roman" w:cs="Times New Roman"/>
          <w:lang w:eastAsia="en-US"/>
        </w:rPr>
      </w:pPr>
      <w:ins w:id="249" w:author="Larissa Goh" w:date="2025-10-08T02:56:00Z" w16du:dateUtc="2025-10-07T13:56:00Z">
        <w:r w:rsidRPr="00032A5A">
          <w:rPr>
            <w:rFonts w:ascii="Times New Roman" w:hAnsi="Times New Roman" w:cs="Times New Roman"/>
            <w:noProof/>
          </w:rPr>
          <w:drawing>
            <wp:inline distT="0" distB="0" distL="0" distR="0" wp14:anchorId="3423D4B8" wp14:editId="5DA47195">
              <wp:extent cx="10057958" cy="3840009"/>
              <wp:effectExtent l="0" t="0" r="635" b="8255"/>
              <wp:docPr id="1361052685" name="Picture 3"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P285#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ins>
    </w:p>
    <w:p w14:paraId="62A0A183" w14:textId="43E4363F" w:rsidR="00E1239E" w:rsidRPr="00032A5A" w:rsidRDefault="000B15F4" w:rsidP="00E1239E">
      <w:pPr>
        <w:rPr>
          <w:del w:id="250" w:author="Larissa Goh" w:date="2025-10-08T02:56:00Z" w16du:dateUtc="2025-10-07T13:56:00Z"/>
          <w:rFonts w:ascii="Times New Roman" w:hAnsi="Times New Roman" w:cs="Times New Roman"/>
          <w:lang w:eastAsia="en-US"/>
        </w:rPr>
      </w:pPr>
      <w:del w:id="251" w:author="Larissa Goh" w:date="2025-10-08T02:56:00Z" w16du:dateUtc="2025-10-07T13:56:00Z">
        <w:r w:rsidRPr="00032A5A">
          <w:rPr>
            <w:rFonts w:ascii="Times New Roman" w:hAnsi="Times New Roman" w:cs="Times New Roman"/>
            <w:noProof/>
            <w:lang w:eastAsia="en-US"/>
          </w:rPr>
          <w:drawing>
            <wp:anchor distT="0" distB="0" distL="114300" distR="114300" simplePos="0" relativeHeight="251658247" behindDoc="1" locked="0" layoutInCell="1" allowOverlap="1" wp14:anchorId="17A6F21F" wp14:editId="35F2EFFC">
              <wp:simplePos x="0" y="0"/>
              <wp:positionH relativeFrom="column">
                <wp:posOffset>-405604</wp:posOffset>
              </wp:positionH>
              <wp:positionV relativeFrom="paragraph">
                <wp:posOffset>224445</wp:posOffset>
              </wp:positionV>
              <wp:extent cx="6661150" cy="2164080"/>
              <wp:effectExtent l="0" t="0" r="6350" b="7620"/>
              <wp:wrapTight wrapText="bothSides">
                <wp:wrapPolygon edited="0">
                  <wp:start x="0" y="0"/>
                  <wp:lineTo x="0" y="21486"/>
                  <wp:lineTo x="21559" y="21486"/>
                  <wp:lineTo x="21559" y="0"/>
                  <wp:lineTo x="0" y="0"/>
                </wp:wrapPolygon>
              </wp:wrapTight>
              <wp:docPr id="124055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115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4AF82973" w14:textId="77777777" w:rsidR="007101F8" w:rsidRPr="00032A5A" w:rsidRDefault="007101F8" w:rsidP="00E1239E">
      <w:pPr>
        <w:rPr>
          <w:del w:id="252" w:author="Larissa Goh" w:date="2025-10-08T02:56:00Z" w16du:dateUtc="2025-10-07T13:56:00Z"/>
          <w:rFonts w:ascii="Times New Roman" w:hAnsi="Times New Roman" w:cs="Times New Roman"/>
          <w:lang w:eastAsia="en-US"/>
        </w:rPr>
      </w:pPr>
    </w:p>
    <w:p w14:paraId="696158E2" w14:textId="77777777" w:rsidR="00C34814" w:rsidRPr="00032A5A" w:rsidRDefault="00C34814" w:rsidP="00184C72">
      <w:pPr>
        <w:rPr>
          <w:del w:id="253" w:author="Larissa Goh" w:date="2025-10-08T02:56:00Z" w16du:dateUtc="2025-10-07T13:56:00Z"/>
          <w:rFonts w:ascii="Times New Roman" w:hAnsi="Times New Roman" w:cs="Times New Roman"/>
          <w:lang w:eastAsia="en-US"/>
        </w:rPr>
        <w:sectPr w:rsidR="00C34814" w:rsidRPr="00032A5A">
          <w:headerReference w:type="default" r:id="rId14"/>
          <w:footerReference w:type="default" r:id="rId15"/>
          <w:pgSz w:w="11906" w:h="16838"/>
          <w:pgMar w:top="1440" w:right="1440" w:bottom="1440" w:left="1440" w:header="708" w:footer="708" w:gutter="0"/>
          <w:cols w:space="708"/>
          <w:docGrid w:linePitch="360"/>
        </w:sectPr>
      </w:pPr>
    </w:p>
    <w:p w14:paraId="5947DD36" w14:textId="26D9E8CB" w:rsidR="000042FC" w:rsidRPr="00032A5A" w:rsidRDefault="000042FC" w:rsidP="00184C72">
      <w:pPr>
        <w:rPr>
          <w:del w:id="254" w:author="Larissa Goh" w:date="2025-10-08T02:56:00Z" w16du:dateUtc="2025-10-07T13:56:00Z"/>
          <w:rFonts w:ascii="Times New Roman" w:hAnsi="Times New Roman" w:cs="Times New Roman"/>
          <w:lang w:eastAsia="en-US"/>
        </w:rPr>
      </w:pPr>
    </w:p>
    <w:p w14:paraId="485DC196" w14:textId="77777777" w:rsidR="00452201" w:rsidRPr="00032A5A" w:rsidRDefault="00452201" w:rsidP="00184C72">
      <w:pPr>
        <w:rPr>
          <w:del w:id="255" w:author="Larissa Goh" w:date="2025-10-08T02:56:00Z" w16du:dateUtc="2025-10-07T13:56:00Z"/>
          <w:rFonts w:ascii="Times New Roman" w:hAnsi="Times New Roman" w:cs="Times New Roman"/>
          <w:lang w:eastAsia="en-US"/>
        </w:rPr>
      </w:pPr>
    </w:p>
    <w:p w14:paraId="62EB195B" w14:textId="77777777" w:rsidR="00452201" w:rsidRPr="00032A5A" w:rsidRDefault="00452201" w:rsidP="00184C72">
      <w:pPr>
        <w:rPr>
          <w:del w:id="256" w:author="Larissa Goh" w:date="2025-10-08T02:56:00Z" w16du:dateUtc="2025-10-07T13:56:00Z"/>
          <w:rFonts w:ascii="Times New Roman" w:hAnsi="Times New Roman" w:cs="Times New Roman"/>
          <w:lang w:eastAsia="en-US"/>
        </w:rPr>
      </w:pPr>
    </w:p>
    <w:p w14:paraId="2F221067" w14:textId="217EFA1A" w:rsidR="00C34814" w:rsidRPr="00032A5A" w:rsidRDefault="00452201" w:rsidP="00184C72">
      <w:pPr>
        <w:rPr>
          <w:del w:id="257" w:author="Larissa Goh" w:date="2025-10-08T02:56:00Z" w16du:dateUtc="2025-10-07T13:56:00Z"/>
          <w:rFonts w:ascii="Times New Roman" w:hAnsi="Times New Roman" w:cs="Times New Roman"/>
          <w:lang w:eastAsia="en-US"/>
        </w:rPr>
      </w:pPr>
      <w:del w:id="258" w:author="Larissa Goh" w:date="2025-10-08T02:56:00Z" w16du:dateUtc="2025-10-07T13:56:00Z">
        <w:r w:rsidRPr="00032A5A">
          <w:rPr>
            <w:rFonts w:ascii="Times New Roman" w:hAnsi="Times New Roman" w:cs="Times New Roman"/>
            <w:noProof/>
          </w:rPr>
          <w:drawing>
            <wp:inline distT="0" distB="0" distL="0" distR="0" wp14:anchorId="63FA12A1" wp14:editId="48AAF7FB">
              <wp:extent cx="10057958" cy="3840009"/>
              <wp:effectExtent l="0" t="0" r="635" b="8255"/>
              <wp:docPr id="124400086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del>
    </w:p>
    <w:p w14:paraId="3F62C368" w14:textId="77777777" w:rsidR="00C34814" w:rsidRPr="00032A5A" w:rsidRDefault="00C34814" w:rsidP="00184C72">
      <w:pPr>
        <w:rPr>
          <w:rFonts w:ascii="Times New Roman" w:hAnsi="Times New Roman" w:cs="Times New Roman"/>
          <w:lang w:eastAsia="en-US"/>
        </w:rPr>
      </w:pPr>
    </w:p>
    <w:p w14:paraId="584CD53E" w14:textId="77777777" w:rsidR="00C34814" w:rsidRPr="00032A5A" w:rsidRDefault="00C34814" w:rsidP="00184C72">
      <w:pPr>
        <w:rPr>
          <w:rFonts w:ascii="Times New Roman" w:hAnsi="Times New Roman" w:cs="Times New Roman"/>
          <w:lang w:eastAsia="en-US"/>
        </w:rPr>
      </w:pPr>
    </w:p>
    <w:p w14:paraId="169D983F" w14:textId="2916B41C" w:rsidR="00C34814" w:rsidRPr="00032A5A" w:rsidRDefault="00C34814" w:rsidP="00C34814">
      <w:pPr>
        <w:rPr>
          <w:rFonts w:ascii="Times New Roman" w:hAnsi="Times New Roman" w:cs="Times New Roman"/>
          <w:lang w:eastAsia="en-US"/>
        </w:rPr>
      </w:pPr>
      <w:r w:rsidRPr="00032A5A">
        <w:rPr>
          <w:rFonts w:ascii="Times New Roman" w:hAnsi="Times New Roman" w:cs="Times New Roman"/>
          <w:lang w:eastAsia="en-US"/>
        </w:rPr>
        <w:t xml:space="preserve">For the complete and detailed version of the WBS and Gantt Chart, please refer to the Appendix </w:t>
      </w:r>
      <w:r w:rsidR="00767624">
        <w:rPr>
          <w:rFonts w:ascii="Times New Roman" w:hAnsi="Times New Roman" w:cs="Times New Roman"/>
          <w:lang w:eastAsia="en-US"/>
        </w:rPr>
        <w:t>G</w:t>
      </w:r>
      <w:r w:rsidRPr="00032A5A">
        <w:rPr>
          <w:rFonts w:ascii="Times New Roman" w:hAnsi="Times New Roman" w:cs="Times New Roman"/>
          <w:lang w:eastAsia="en-US"/>
        </w:rPr>
        <w:t xml:space="preserve"> and Appendix </w:t>
      </w:r>
      <w:r w:rsidR="00767624">
        <w:rPr>
          <w:rFonts w:ascii="Times New Roman" w:hAnsi="Times New Roman" w:cs="Times New Roman"/>
          <w:lang w:eastAsia="en-US"/>
        </w:rPr>
        <w:t>H</w:t>
      </w:r>
      <w:r w:rsidRPr="00032A5A">
        <w:rPr>
          <w:rFonts w:ascii="Times New Roman" w:hAnsi="Times New Roman" w:cs="Times New Roman"/>
          <w:lang w:eastAsia="en-US"/>
        </w:rPr>
        <w:t>, respectively.</w:t>
      </w:r>
    </w:p>
    <w:p w14:paraId="36E671DE" w14:textId="77777777" w:rsidR="00C34814" w:rsidRPr="00032A5A" w:rsidRDefault="00C34814" w:rsidP="00C34814">
      <w:pPr>
        <w:rPr>
          <w:rFonts w:ascii="Times New Roman" w:hAnsi="Times New Roman" w:cs="Times New Roman"/>
          <w:lang w:eastAsia="en-US"/>
        </w:rPr>
      </w:pPr>
    </w:p>
    <w:p w14:paraId="3F24C073" w14:textId="01BE24FF" w:rsidR="00C34814" w:rsidRPr="00032A5A" w:rsidRDefault="00C34814" w:rsidP="00184C72">
      <w:pPr>
        <w:rPr>
          <w:rFonts w:ascii="Times New Roman" w:hAnsi="Times New Roman" w:cs="Times New Roman"/>
          <w:lang w:eastAsia="en-US"/>
        </w:rPr>
        <w:sectPr w:rsidR="00C34814" w:rsidRPr="00032A5A" w:rsidSect="00452201">
          <w:pgSz w:w="16838" w:h="11906" w:orient="landscape"/>
          <w:pgMar w:top="720" w:right="720" w:bottom="720" w:left="720" w:header="708" w:footer="708" w:gutter="0"/>
          <w:cols w:space="708"/>
          <w:docGrid w:linePitch="360"/>
        </w:sectPr>
      </w:pPr>
    </w:p>
    <w:p w14:paraId="143B25C6" w14:textId="77777777" w:rsidR="00DF5B2E" w:rsidRPr="00032A5A" w:rsidRDefault="00DF5B2E" w:rsidP="00E1181A">
      <w:pPr>
        <w:pStyle w:val="Heading2"/>
        <w:rPr>
          <w:rFonts w:cs="Times New Roman"/>
        </w:rPr>
      </w:pPr>
      <w:bookmarkStart w:id="259" w:name="_Toc194879459"/>
      <w:bookmarkStart w:id="260" w:name="_Toc195128337"/>
      <w:bookmarkStart w:id="261" w:name="_Toc195128854"/>
      <w:r w:rsidRPr="00032A5A">
        <w:rPr>
          <w:rFonts w:cs="Times New Roman"/>
        </w:rPr>
        <w:lastRenderedPageBreak/>
        <w:t>Estimated Costs</w:t>
      </w:r>
      <w:bookmarkEnd w:id="259"/>
      <w:bookmarkEnd w:id="260"/>
      <w:bookmarkEnd w:id="261"/>
    </w:p>
    <w:p w14:paraId="49778D08" w14:textId="7F046F96" w:rsidR="00D510A4" w:rsidRPr="00032A5A" w:rsidRDefault="00DF5B2E" w:rsidP="00FC48A4">
      <w:pPr>
        <w:spacing w:after="240"/>
        <w:rPr>
          <w:rFonts w:ascii="Times New Roman" w:hAnsi="Times New Roman" w:cs="Times New Roman"/>
        </w:rPr>
      </w:pPr>
      <w:r w:rsidRPr="00032A5A">
        <w:rPr>
          <w:rFonts w:ascii="Times New Roman" w:hAnsi="Times New Roman" w:cs="Times New Roman"/>
        </w:rPr>
        <w:t>The table below shows the estimated cost of the project.</w:t>
      </w:r>
    </w:p>
    <w:tbl>
      <w:tblPr>
        <w:tblStyle w:val="TableGrid"/>
        <w:tblW w:w="0" w:type="auto"/>
        <w:tblLook w:val="04A0" w:firstRow="1" w:lastRow="0" w:firstColumn="1" w:lastColumn="0" w:noHBand="0" w:noVBand="1"/>
      </w:tblPr>
      <w:tblGrid>
        <w:gridCol w:w="1618"/>
        <w:gridCol w:w="3555"/>
        <w:gridCol w:w="1060"/>
        <w:gridCol w:w="1233"/>
        <w:gridCol w:w="1550"/>
      </w:tblGrid>
      <w:tr w:rsidR="00F70B41" w:rsidRPr="00032A5A" w14:paraId="2BAA6140" w14:textId="77777777" w:rsidTr="005B09F2">
        <w:tc>
          <w:tcPr>
            <w:tcW w:w="0" w:type="auto"/>
            <w:shd w:val="clear" w:color="auto" w:fill="BFBFBF" w:themeFill="background1" w:themeFillShade="BF"/>
          </w:tcPr>
          <w:p w14:paraId="0A6A563C"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Cost Category</w:t>
            </w:r>
          </w:p>
        </w:tc>
        <w:tc>
          <w:tcPr>
            <w:tcW w:w="3555" w:type="dxa"/>
            <w:shd w:val="clear" w:color="auto" w:fill="BFBFBF" w:themeFill="background1" w:themeFillShade="BF"/>
          </w:tcPr>
          <w:p w14:paraId="2C7AE59C"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Description</w:t>
            </w:r>
          </w:p>
        </w:tc>
        <w:tc>
          <w:tcPr>
            <w:tcW w:w="1060" w:type="dxa"/>
            <w:shd w:val="clear" w:color="auto" w:fill="BFBFBF" w:themeFill="background1" w:themeFillShade="BF"/>
          </w:tcPr>
          <w:p w14:paraId="01C752CA"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Quantity</w:t>
            </w:r>
          </w:p>
        </w:tc>
        <w:tc>
          <w:tcPr>
            <w:tcW w:w="0" w:type="auto"/>
            <w:shd w:val="clear" w:color="auto" w:fill="BFBFBF" w:themeFill="background1" w:themeFillShade="BF"/>
          </w:tcPr>
          <w:p w14:paraId="56BFBCF0"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Unit Cost (NZD)</w:t>
            </w:r>
          </w:p>
        </w:tc>
        <w:tc>
          <w:tcPr>
            <w:tcW w:w="0" w:type="auto"/>
            <w:shd w:val="clear" w:color="auto" w:fill="BFBFBF" w:themeFill="background1" w:themeFillShade="BF"/>
          </w:tcPr>
          <w:p w14:paraId="14C02DD1"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Total Cost (NZD)</w:t>
            </w:r>
          </w:p>
        </w:tc>
      </w:tr>
      <w:tr w:rsidR="00F70B41" w:rsidRPr="00032A5A" w14:paraId="40C1762C" w14:textId="77777777" w:rsidTr="005B09F2">
        <w:tc>
          <w:tcPr>
            <w:tcW w:w="0" w:type="auto"/>
            <w:vAlign w:val="center"/>
          </w:tcPr>
          <w:p w14:paraId="4261A22D"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36976E97" w14:textId="7C17BB3A" w:rsidR="00F70B41" w:rsidRPr="00032A5A" w:rsidRDefault="00E60FC9" w:rsidP="00D510A4">
            <w:pPr>
              <w:rPr>
                <w:rFonts w:ascii="Times New Roman" w:hAnsi="Times New Roman" w:cs="Times New Roman"/>
              </w:rPr>
            </w:pPr>
            <w:r w:rsidRPr="00032A5A">
              <w:rPr>
                <w:rFonts w:ascii="Times New Roman" w:hAnsi="Times New Roman" w:cs="Times New Roman"/>
              </w:rPr>
              <w:t>HP Z420 Tower Workstation</w:t>
            </w:r>
            <w:r w:rsidR="003E6B1C" w:rsidRPr="00032A5A">
              <w:rPr>
                <w:rFonts w:ascii="Times New Roman" w:hAnsi="Times New Roman" w:cs="Times New Roman"/>
              </w:rPr>
              <w:br/>
              <w:t xml:space="preserve">(CORE Technology Brokers, </w:t>
            </w:r>
            <w:r w:rsidR="00015C65" w:rsidRPr="00032A5A">
              <w:rPr>
                <w:rFonts w:ascii="Times New Roman" w:hAnsi="Times New Roman" w:cs="Times New Roman"/>
              </w:rPr>
              <w:t>n.d.</w:t>
            </w:r>
            <w:r w:rsidR="003E6B1C" w:rsidRPr="00032A5A">
              <w:rPr>
                <w:rFonts w:ascii="Times New Roman" w:hAnsi="Times New Roman" w:cs="Times New Roman"/>
              </w:rPr>
              <w:t>).</w:t>
            </w:r>
          </w:p>
        </w:tc>
        <w:tc>
          <w:tcPr>
            <w:tcW w:w="1060" w:type="dxa"/>
            <w:vAlign w:val="center"/>
          </w:tcPr>
          <w:p w14:paraId="6A7A7351" w14:textId="1FD32DE0" w:rsidR="00F70B41" w:rsidRPr="00032A5A" w:rsidRDefault="005B09F2"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76A6C9CE" w14:textId="0DB1B321" w:rsidR="00F70B41" w:rsidRPr="00032A5A" w:rsidRDefault="00F70B41" w:rsidP="00D510A4">
            <w:pPr>
              <w:jc w:val="right"/>
              <w:rPr>
                <w:rFonts w:ascii="Times New Roman" w:hAnsi="Times New Roman" w:cs="Times New Roman"/>
              </w:rPr>
            </w:pPr>
            <w:r w:rsidRPr="00032A5A">
              <w:rPr>
                <w:rFonts w:ascii="Times New Roman" w:hAnsi="Times New Roman" w:cs="Times New Roman"/>
              </w:rPr>
              <w:t>$</w:t>
            </w:r>
            <w:r w:rsidR="000560CD" w:rsidRPr="00032A5A">
              <w:rPr>
                <w:rFonts w:ascii="Times New Roman" w:hAnsi="Times New Roman" w:cs="Times New Roman"/>
              </w:rPr>
              <w:t>950</w:t>
            </w:r>
          </w:p>
        </w:tc>
        <w:tc>
          <w:tcPr>
            <w:tcW w:w="0" w:type="auto"/>
            <w:vAlign w:val="center"/>
          </w:tcPr>
          <w:p w14:paraId="7798ECCD" w14:textId="3A3CE135" w:rsidR="00F70B41" w:rsidRPr="00032A5A" w:rsidRDefault="007E3CB8"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=PRODUCT(C2:D2) \#"$#,##0.00</w:instrText>
            </w:r>
            <w:r w:rsidR="005B3F20" w:rsidRPr="00032A5A">
              <w:rPr>
                <w:rFonts w:ascii="Times New Roman" w:hAnsi="Times New Roman" w:cs="Times New Roman"/>
              </w:rPr>
              <w:instrText>;</w:instrText>
            </w:r>
            <w:r w:rsidRPr="00032A5A">
              <w:rPr>
                <w:rFonts w:ascii="Times New Roman" w:hAnsi="Times New Roman" w:cs="Times New Roman"/>
              </w:rPr>
              <w:instrText xml:space="preserve">($#,##0.00)" </w:instrText>
            </w:r>
            <w:r w:rsidRPr="00032A5A">
              <w:rPr>
                <w:rFonts w:ascii="Times New Roman" w:hAnsi="Times New Roman" w:cs="Times New Roman"/>
              </w:rPr>
              <w:fldChar w:fldCharType="separate"/>
            </w:r>
            <w:r w:rsidR="005B09F2" w:rsidRPr="00032A5A">
              <w:rPr>
                <w:rFonts w:ascii="Times New Roman" w:hAnsi="Times New Roman" w:cs="Times New Roman"/>
              </w:rPr>
              <w:t>$3,800.00</w:t>
            </w:r>
            <w:r w:rsidRPr="00032A5A">
              <w:rPr>
                <w:rFonts w:ascii="Times New Roman" w:hAnsi="Times New Roman" w:cs="Times New Roman"/>
              </w:rPr>
              <w:fldChar w:fldCharType="end"/>
            </w:r>
          </w:p>
        </w:tc>
      </w:tr>
      <w:tr w:rsidR="00F70B41" w:rsidRPr="00032A5A" w14:paraId="0D6A4324" w14:textId="77777777" w:rsidTr="005B09F2">
        <w:trPr>
          <w:trHeight w:val="300"/>
        </w:trPr>
        <w:tc>
          <w:tcPr>
            <w:tcW w:w="0" w:type="auto"/>
            <w:vAlign w:val="center"/>
          </w:tcPr>
          <w:p w14:paraId="58DF6002"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0C730765"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Philips 243V7QJAB/79 Monitor</w:t>
            </w:r>
          </w:p>
        </w:tc>
        <w:tc>
          <w:tcPr>
            <w:tcW w:w="1060" w:type="dxa"/>
            <w:vAlign w:val="center"/>
          </w:tcPr>
          <w:p w14:paraId="33EF58ED"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00334E86"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$161</w:t>
            </w:r>
          </w:p>
        </w:tc>
        <w:tc>
          <w:tcPr>
            <w:tcW w:w="0" w:type="auto"/>
            <w:vAlign w:val="center"/>
          </w:tcPr>
          <w:p w14:paraId="4B5816AA" w14:textId="16EAE685"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3</w:instrText>
            </w:r>
            <w:r w:rsidRPr="00032A5A">
              <w:rPr>
                <w:rFonts w:ascii="Times New Roman" w:hAnsi="Times New Roman" w:cs="Times New Roman"/>
              </w:rPr>
              <w:instrText>:D</w:instrText>
            </w:r>
            <w:r w:rsidR="005B09F2" w:rsidRPr="00032A5A">
              <w:rPr>
                <w:rFonts w:ascii="Times New Roman" w:hAnsi="Times New Roman" w:cs="Times New Roman"/>
              </w:rPr>
              <w:instrText>3</w:instrText>
            </w:r>
            <w:r w:rsidRPr="00032A5A">
              <w:rPr>
                <w:rFonts w:ascii="Times New Roman" w:hAnsi="Times New Roman" w:cs="Times New Roman"/>
              </w:rPr>
              <w:instrText>)</w:instrText>
            </w:r>
            <w:r w:rsidR="00CC3709"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$ 644.00</w:t>
            </w:r>
            <w:r w:rsidRPr="00032A5A">
              <w:rPr>
                <w:rFonts w:ascii="Times New Roman" w:hAnsi="Times New Roman" w:cs="Times New Roman"/>
              </w:rPr>
              <w:fldChar w:fldCharType="end"/>
            </w:r>
          </w:p>
        </w:tc>
      </w:tr>
      <w:tr w:rsidR="00F70B41" w:rsidRPr="00032A5A" w14:paraId="300BA06A" w14:textId="77777777" w:rsidTr="005B09F2">
        <w:tc>
          <w:tcPr>
            <w:tcW w:w="0" w:type="auto"/>
            <w:vAlign w:val="center"/>
          </w:tcPr>
          <w:p w14:paraId="409E739A"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19C5A547"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ASUS Vivobook Go 15 L510KA-EJ599W Laptop</w:t>
            </w:r>
          </w:p>
        </w:tc>
        <w:tc>
          <w:tcPr>
            <w:tcW w:w="1060" w:type="dxa"/>
            <w:vAlign w:val="center"/>
          </w:tcPr>
          <w:p w14:paraId="4E624F76"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7</w:t>
            </w:r>
          </w:p>
        </w:tc>
        <w:tc>
          <w:tcPr>
            <w:tcW w:w="0" w:type="auto"/>
            <w:vAlign w:val="center"/>
          </w:tcPr>
          <w:p w14:paraId="2C8F4453"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$667</w:t>
            </w:r>
          </w:p>
        </w:tc>
        <w:tc>
          <w:tcPr>
            <w:tcW w:w="0" w:type="auto"/>
            <w:vAlign w:val="center"/>
          </w:tcPr>
          <w:p w14:paraId="0F3CF18E" w14:textId="41FA9931"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4</w:instrText>
            </w:r>
            <w:r w:rsidRPr="00032A5A">
              <w:rPr>
                <w:rFonts w:ascii="Times New Roman" w:hAnsi="Times New Roman" w:cs="Times New Roman"/>
              </w:rPr>
              <w:instrText>:D</w:instrText>
            </w:r>
            <w:r w:rsidR="005B09F2" w:rsidRPr="00032A5A">
              <w:rPr>
                <w:rFonts w:ascii="Times New Roman" w:hAnsi="Times New Roman" w:cs="Times New Roman"/>
              </w:rPr>
              <w:instrText>4</w:instrText>
            </w:r>
            <w:r w:rsidRPr="00032A5A">
              <w:rPr>
                <w:rFonts w:ascii="Times New Roman" w:hAnsi="Times New Roman" w:cs="Times New Roman"/>
              </w:rPr>
              <w:instrText>)</w:instrText>
            </w:r>
            <w:r w:rsidR="00977547"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$4,669.00</w:t>
            </w:r>
            <w:r w:rsidRPr="00032A5A">
              <w:rPr>
                <w:rFonts w:ascii="Times New Roman" w:hAnsi="Times New Roman" w:cs="Times New Roman"/>
              </w:rPr>
              <w:fldChar w:fldCharType="end"/>
            </w:r>
          </w:p>
        </w:tc>
      </w:tr>
      <w:tr w:rsidR="00F70B41" w:rsidRPr="00032A5A" w14:paraId="6D284414" w14:textId="77777777" w:rsidTr="005B09F2">
        <w:tc>
          <w:tcPr>
            <w:tcW w:w="0" w:type="auto"/>
            <w:vAlign w:val="center"/>
          </w:tcPr>
          <w:p w14:paraId="4915D574"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65AA9FE6"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Rapoo X130PRO wired keyboard and mouse combo</w:t>
            </w:r>
          </w:p>
        </w:tc>
        <w:tc>
          <w:tcPr>
            <w:tcW w:w="1060" w:type="dxa"/>
            <w:vAlign w:val="center"/>
          </w:tcPr>
          <w:p w14:paraId="5DC535CF"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71AE3EAE"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$23.14</w:t>
            </w:r>
          </w:p>
        </w:tc>
        <w:tc>
          <w:tcPr>
            <w:tcW w:w="0" w:type="auto"/>
            <w:vAlign w:val="center"/>
          </w:tcPr>
          <w:p w14:paraId="44A79C69" w14:textId="6247C614"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5</w:instrText>
            </w:r>
            <w:r w:rsidRPr="00032A5A">
              <w:rPr>
                <w:rFonts w:ascii="Times New Roman" w:hAnsi="Times New Roman" w:cs="Times New Roman"/>
              </w:rPr>
              <w:instrText>:D</w:instrText>
            </w:r>
            <w:r w:rsidR="005B09F2" w:rsidRPr="00032A5A">
              <w:rPr>
                <w:rFonts w:ascii="Times New Roman" w:hAnsi="Times New Roman" w:cs="Times New Roman"/>
              </w:rPr>
              <w:instrText>5</w:instrText>
            </w:r>
            <w:r w:rsidRPr="00032A5A">
              <w:rPr>
                <w:rFonts w:ascii="Times New Roman" w:hAnsi="Times New Roman" w:cs="Times New Roman"/>
              </w:rPr>
              <w:instrText>)</w:instrText>
            </w:r>
            <w:r w:rsidR="006C4144"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92.56</w:t>
            </w:r>
            <w:r w:rsidRPr="00032A5A">
              <w:rPr>
                <w:rFonts w:ascii="Times New Roman" w:hAnsi="Times New Roman" w:cs="Times New Roman"/>
              </w:rPr>
              <w:fldChar w:fldCharType="end"/>
            </w:r>
          </w:p>
        </w:tc>
      </w:tr>
      <w:tr w:rsidR="00F70B41" w:rsidRPr="00032A5A" w14:paraId="0260A093" w14:textId="77777777" w:rsidTr="005B09F2">
        <w:tc>
          <w:tcPr>
            <w:tcW w:w="0" w:type="auto"/>
            <w:vAlign w:val="center"/>
          </w:tcPr>
          <w:p w14:paraId="3CC8AE99"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Network Equipment</w:t>
            </w:r>
          </w:p>
        </w:tc>
        <w:tc>
          <w:tcPr>
            <w:tcW w:w="3555" w:type="dxa"/>
            <w:vAlign w:val="center"/>
          </w:tcPr>
          <w:p w14:paraId="79DEFCD2"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Cruxtec 0.5m Cat7 Ethernet Cable RS7-005-BK</w:t>
            </w:r>
          </w:p>
        </w:tc>
        <w:tc>
          <w:tcPr>
            <w:tcW w:w="1060" w:type="dxa"/>
            <w:vAlign w:val="center"/>
          </w:tcPr>
          <w:p w14:paraId="7A95EAF0"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3</w:t>
            </w:r>
          </w:p>
        </w:tc>
        <w:tc>
          <w:tcPr>
            <w:tcW w:w="0" w:type="auto"/>
            <w:vAlign w:val="center"/>
          </w:tcPr>
          <w:p w14:paraId="6462F3B2"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$5.45</w:t>
            </w:r>
          </w:p>
        </w:tc>
        <w:tc>
          <w:tcPr>
            <w:tcW w:w="0" w:type="auto"/>
            <w:vAlign w:val="center"/>
          </w:tcPr>
          <w:p w14:paraId="432BCCE7" w14:textId="6D5F1EAA"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6</w:instrText>
            </w:r>
            <w:r w:rsidRPr="00032A5A">
              <w:rPr>
                <w:rFonts w:ascii="Times New Roman" w:hAnsi="Times New Roman" w:cs="Times New Roman"/>
              </w:rPr>
              <w:instrText>:D</w:instrText>
            </w:r>
            <w:r w:rsidR="005B09F2" w:rsidRPr="00032A5A">
              <w:rPr>
                <w:rFonts w:ascii="Times New Roman" w:hAnsi="Times New Roman" w:cs="Times New Roman"/>
              </w:rPr>
              <w:instrText>6</w:instrText>
            </w:r>
            <w:r w:rsidRPr="00032A5A">
              <w:rPr>
                <w:rFonts w:ascii="Times New Roman" w:hAnsi="Times New Roman" w:cs="Times New Roman"/>
              </w:rPr>
              <w:instrText>)</w:instrText>
            </w:r>
            <w:r w:rsidR="00DE2B5C"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16.35</w:t>
            </w:r>
            <w:r w:rsidRPr="00032A5A">
              <w:rPr>
                <w:rFonts w:ascii="Times New Roman" w:hAnsi="Times New Roman" w:cs="Times New Roman"/>
              </w:rPr>
              <w:fldChar w:fldCharType="end"/>
            </w:r>
          </w:p>
        </w:tc>
      </w:tr>
      <w:tr w:rsidR="00F70B41" w:rsidRPr="00032A5A" w14:paraId="66799EDA" w14:textId="77777777" w:rsidTr="005B09F2">
        <w:tc>
          <w:tcPr>
            <w:tcW w:w="0" w:type="auto"/>
            <w:vAlign w:val="center"/>
          </w:tcPr>
          <w:p w14:paraId="4FFCD508"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Network Equipment</w:t>
            </w:r>
          </w:p>
        </w:tc>
        <w:tc>
          <w:tcPr>
            <w:tcW w:w="3555" w:type="dxa"/>
            <w:vAlign w:val="center"/>
          </w:tcPr>
          <w:p w14:paraId="31858580"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TP-Link TG-3468 32-bit Gigabit PCIe Network Adapter</w:t>
            </w:r>
          </w:p>
        </w:tc>
        <w:tc>
          <w:tcPr>
            <w:tcW w:w="1060" w:type="dxa"/>
            <w:vAlign w:val="center"/>
          </w:tcPr>
          <w:p w14:paraId="6A5F5810"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6</w:t>
            </w:r>
          </w:p>
        </w:tc>
        <w:tc>
          <w:tcPr>
            <w:tcW w:w="0" w:type="auto"/>
            <w:vAlign w:val="center"/>
          </w:tcPr>
          <w:p w14:paraId="66C25279"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$22</w:t>
            </w:r>
          </w:p>
        </w:tc>
        <w:tc>
          <w:tcPr>
            <w:tcW w:w="0" w:type="auto"/>
            <w:vAlign w:val="center"/>
          </w:tcPr>
          <w:p w14:paraId="47E2E50A" w14:textId="2BD74487"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A57515" w:rsidRPr="00032A5A">
              <w:rPr>
                <w:rFonts w:ascii="Times New Roman" w:hAnsi="Times New Roman" w:cs="Times New Roman"/>
              </w:rPr>
              <w:instrText>7</w:instrText>
            </w:r>
            <w:r w:rsidRPr="00032A5A">
              <w:rPr>
                <w:rFonts w:ascii="Times New Roman" w:hAnsi="Times New Roman" w:cs="Times New Roman"/>
              </w:rPr>
              <w:instrText>:D</w:instrText>
            </w:r>
            <w:r w:rsidR="00A57515" w:rsidRPr="00032A5A">
              <w:rPr>
                <w:rFonts w:ascii="Times New Roman" w:hAnsi="Times New Roman" w:cs="Times New Roman"/>
              </w:rPr>
              <w:instrText>7</w:instrText>
            </w:r>
            <w:r w:rsidRPr="00032A5A">
              <w:rPr>
                <w:rFonts w:ascii="Times New Roman" w:hAnsi="Times New Roman" w:cs="Times New Roman"/>
              </w:rPr>
              <w:instrText>)</w:instrText>
            </w:r>
            <w:r w:rsidR="006F59D8"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$ 132.00</w:t>
            </w:r>
            <w:r w:rsidRPr="00032A5A">
              <w:rPr>
                <w:rFonts w:ascii="Times New Roman" w:hAnsi="Times New Roman" w:cs="Times New Roman"/>
              </w:rPr>
              <w:fldChar w:fldCharType="end"/>
            </w:r>
          </w:p>
        </w:tc>
      </w:tr>
      <w:tr w:rsidR="00F70B41" w:rsidRPr="00032A5A" w14:paraId="111D0814" w14:textId="77777777" w:rsidTr="005B09F2">
        <w:tc>
          <w:tcPr>
            <w:tcW w:w="0" w:type="auto"/>
            <w:vAlign w:val="center"/>
          </w:tcPr>
          <w:p w14:paraId="62CFF273"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Labour</w:t>
            </w:r>
          </w:p>
        </w:tc>
        <w:tc>
          <w:tcPr>
            <w:tcW w:w="3555" w:type="dxa"/>
            <w:vAlign w:val="center"/>
          </w:tcPr>
          <w:p w14:paraId="5E951D23"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Refer to labour breakdown table</w:t>
            </w:r>
          </w:p>
        </w:tc>
        <w:tc>
          <w:tcPr>
            <w:tcW w:w="1060" w:type="dxa"/>
            <w:vAlign w:val="center"/>
          </w:tcPr>
          <w:p w14:paraId="198BAF1E"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w:t>
            </w:r>
          </w:p>
        </w:tc>
        <w:tc>
          <w:tcPr>
            <w:tcW w:w="0" w:type="auto"/>
            <w:vAlign w:val="center"/>
          </w:tcPr>
          <w:p w14:paraId="1EC9DEDA"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w:t>
            </w:r>
          </w:p>
        </w:tc>
        <w:tc>
          <w:tcPr>
            <w:tcW w:w="0" w:type="auto"/>
            <w:vAlign w:val="center"/>
          </w:tcPr>
          <w:p w14:paraId="41771994" w14:textId="46D44948"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=109420.80  \# "$#,##0.00;($#,##0.00)" </w:instrText>
            </w:r>
            <w:r w:rsidRPr="00032A5A">
              <w:rPr>
                <w:rFonts w:ascii="Times New Roman" w:hAnsi="Times New Roman" w:cs="Times New Roman"/>
              </w:rPr>
              <w:fldChar w:fldCharType="separate"/>
            </w:r>
            <w:r w:rsidR="005B09F2" w:rsidRPr="00032A5A">
              <w:rPr>
                <w:rFonts w:ascii="Times New Roman" w:hAnsi="Times New Roman" w:cs="Times New Roman"/>
              </w:rPr>
              <w:t>$109,420.80</w:t>
            </w:r>
            <w:r w:rsidRPr="00032A5A">
              <w:rPr>
                <w:rFonts w:ascii="Times New Roman" w:hAnsi="Times New Roman" w:cs="Times New Roman"/>
              </w:rPr>
              <w:fldChar w:fldCharType="end"/>
            </w:r>
          </w:p>
        </w:tc>
      </w:tr>
      <w:tr w:rsidR="00F70B41" w:rsidRPr="00032A5A" w14:paraId="233A1910" w14:textId="77777777" w:rsidTr="005B09F2">
        <w:tc>
          <w:tcPr>
            <w:tcW w:w="0" w:type="auto"/>
            <w:vAlign w:val="center"/>
          </w:tcPr>
          <w:p w14:paraId="21CB9B6B"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Software Tools</w:t>
            </w:r>
          </w:p>
        </w:tc>
        <w:tc>
          <w:tcPr>
            <w:tcW w:w="3555" w:type="dxa"/>
            <w:vAlign w:val="center"/>
          </w:tcPr>
          <w:p w14:paraId="1B161B89" w14:textId="2173DEE9" w:rsidR="00F70B41" w:rsidRPr="00032A5A" w:rsidRDefault="007A3C4A" w:rsidP="00D510A4">
            <w:pPr>
              <w:rPr>
                <w:rFonts w:ascii="Times New Roman" w:hAnsi="Times New Roman" w:cs="Times New Roman"/>
              </w:rPr>
            </w:pPr>
            <w:r w:rsidRPr="00032A5A">
              <w:rPr>
                <w:rFonts w:ascii="Times New Roman" w:hAnsi="Times New Roman" w:cs="Times New Roman"/>
              </w:rPr>
              <w:t>D-ITG</w:t>
            </w:r>
          </w:p>
        </w:tc>
        <w:tc>
          <w:tcPr>
            <w:tcW w:w="1060" w:type="dxa"/>
            <w:vAlign w:val="center"/>
          </w:tcPr>
          <w:p w14:paraId="3A2B0B12"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20548323"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$0</w:t>
            </w:r>
          </w:p>
        </w:tc>
        <w:tc>
          <w:tcPr>
            <w:tcW w:w="0" w:type="auto"/>
            <w:vAlign w:val="center"/>
          </w:tcPr>
          <w:p w14:paraId="6537A822" w14:textId="4D6DAA91"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9</w:instrText>
            </w:r>
            <w:r w:rsidRPr="00032A5A">
              <w:rPr>
                <w:rFonts w:ascii="Times New Roman" w:hAnsi="Times New Roman" w:cs="Times New Roman"/>
              </w:rPr>
              <w:instrText>:D</w:instrText>
            </w:r>
            <w:r w:rsidR="005B09F2" w:rsidRPr="00032A5A">
              <w:rPr>
                <w:rFonts w:ascii="Times New Roman" w:hAnsi="Times New Roman" w:cs="Times New Roman"/>
              </w:rPr>
              <w:instrText>9</w:instrText>
            </w:r>
            <w:r w:rsidRPr="00032A5A">
              <w:rPr>
                <w:rFonts w:ascii="Times New Roman" w:hAnsi="Times New Roman" w:cs="Times New Roman"/>
              </w:rPr>
              <w:instrText>)</w:instrText>
            </w:r>
            <w:r w:rsidR="007A3C4A"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5B09F2" w:rsidRPr="00032A5A">
              <w:rPr>
                <w:rFonts w:ascii="Times New Roman" w:hAnsi="Times New Roman" w:cs="Times New Roman"/>
              </w:rPr>
              <w:t>$   0.00</w:t>
            </w:r>
            <w:r w:rsidRPr="00032A5A">
              <w:rPr>
                <w:rFonts w:ascii="Times New Roman" w:hAnsi="Times New Roman" w:cs="Times New Roman"/>
              </w:rPr>
              <w:fldChar w:fldCharType="end"/>
            </w:r>
          </w:p>
        </w:tc>
      </w:tr>
      <w:tr w:rsidR="00F70B41" w:rsidRPr="00032A5A" w14:paraId="549E86AB" w14:textId="77777777" w:rsidTr="000B15F4">
        <w:tc>
          <w:tcPr>
            <w:tcW w:w="0" w:type="auto"/>
            <w:vAlign w:val="center"/>
          </w:tcPr>
          <w:p w14:paraId="06E04632"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Software Tools</w:t>
            </w:r>
          </w:p>
        </w:tc>
        <w:tc>
          <w:tcPr>
            <w:tcW w:w="3555" w:type="dxa"/>
            <w:tcBorders>
              <w:bottom w:val="single" w:sz="4" w:space="0" w:color="auto"/>
            </w:tcBorders>
            <w:vAlign w:val="center"/>
          </w:tcPr>
          <w:p w14:paraId="64F1954C" w14:textId="7620D65A" w:rsidR="00F70B41" w:rsidRPr="00032A5A" w:rsidRDefault="007A3C4A" w:rsidP="00D510A4">
            <w:pPr>
              <w:rPr>
                <w:rFonts w:ascii="Times New Roman" w:hAnsi="Times New Roman" w:cs="Times New Roman"/>
              </w:rPr>
            </w:pPr>
            <w:r w:rsidRPr="00032A5A">
              <w:rPr>
                <w:rFonts w:ascii="Times New Roman" w:hAnsi="Times New Roman" w:cs="Times New Roman"/>
              </w:rPr>
              <w:t>Linux OS (Ubuntu, Fedora, Kali)</w:t>
            </w:r>
          </w:p>
        </w:tc>
        <w:tc>
          <w:tcPr>
            <w:tcW w:w="1060" w:type="dxa"/>
            <w:tcBorders>
              <w:bottom w:val="single" w:sz="4" w:space="0" w:color="auto"/>
            </w:tcBorders>
            <w:vAlign w:val="center"/>
          </w:tcPr>
          <w:p w14:paraId="22F97A19" w14:textId="5446DE1D" w:rsidR="00F70B41" w:rsidRPr="00032A5A" w:rsidRDefault="00BA6FD5" w:rsidP="00D510A4">
            <w:pPr>
              <w:jc w:val="right"/>
              <w:rPr>
                <w:rFonts w:ascii="Times New Roman" w:hAnsi="Times New Roman" w:cs="Times New Roman"/>
              </w:rPr>
            </w:pPr>
            <w:r w:rsidRPr="00032A5A">
              <w:rPr>
                <w:rFonts w:ascii="Times New Roman" w:hAnsi="Times New Roman" w:cs="Times New Roman"/>
              </w:rPr>
              <w:t>3</w:t>
            </w:r>
          </w:p>
        </w:tc>
        <w:tc>
          <w:tcPr>
            <w:tcW w:w="0" w:type="auto"/>
            <w:tcBorders>
              <w:bottom w:val="single" w:sz="4" w:space="0" w:color="auto"/>
            </w:tcBorders>
            <w:vAlign w:val="center"/>
          </w:tcPr>
          <w:p w14:paraId="57CDE3BA"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$0</w:t>
            </w:r>
          </w:p>
        </w:tc>
        <w:tc>
          <w:tcPr>
            <w:tcW w:w="0" w:type="auto"/>
            <w:vAlign w:val="center"/>
          </w:tcPr>
          <w:p w14:paraId="10A63DD3" w14:textId="302AFE7D"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=PRODUCT(C1</w:instrText>
            </w:r>
            <w:r w:rsidR="005B09F2" w:rsidRPr="00032A5A">
              <w:rPr>
                <w:rFonts w:ascii="Times New Roman" w:hAnsi="Times New Roman" w:cs="Times New Roman"/>
              </w:rPr>
              <w:instrText>0</w:instrText>
            </w:r>
            <w:r w:rsidRPr="00032A5A">
              <w:rPr>
                <w:rFonts w:ascii="Times New Roman" w:hAnsi="Times New Roman" w:cs="Times New Roman"/>
              </w:rPr>
              <w:instrText>:D1</w:instrText>
            </w:r>
            <w:r w:rsidR="005B09F2" w:rsidRPr="00032A5A">
              <w:rPr>
                <w:rFonts w:ascii="Times New Roman" w:hAnsi="Times New Roman" w:cs="Times New Roman"/>
              </w:rPr>
              <w:instrText>0</w:instrText>
            </w:r>
            <w:r w:rsidRPr="00032A5A">
              <w:rPr>
                <w:rFonts w:ascii="Times New Roman" w:hAnsi="Times New Roman" w:cs="Times New Roman"/>
              </w:rPr>
              <w:instrText>)</w:instrText>
            </w:r>
            <w:r w:rsidR="007A3C4A"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5B09F2" w:rsidRPr="00032A5A">
              <w:rPr>
                <w:rFonts w:ascii="Times New Roman" w:hAnsi="Times New Roman" w:cs="Times New Roman"/>
              </w:rPr>
              <w:t>$   0.00</w:t>
            </w:r>
            <w:r w:rsidRPr="00032A5A">
              <w:rPr>
                <w:rFonts w:ascii="Times New Roman" w:hAnsi="Times New Roman" w:cs="Times New Roman"/>
              </w:rPr>
              <w:fldChar w:fldCharType="end"/>
            </w:r>
          </w:p>
        </w:tc>
      </w:tr>
      <w:tr w:rsidR="00F70B41" w:rsidRPr="00032A5A" w14:paraId="01F87643" w14:textId="77777777" w:rsidTr="000B15F4">
        <w:tc>
          <w:tcPr>
            <w:tcW w:w="0" w:type="auto"/>
            <w:tcBorders>
              <w:right w:val="single" w:sz="4" w:space="0" w:color="auto"/>
            </w:tcBorders>
            <w:vAlign w:val="center"/>
          </w:tcPr>
          <w:p w14:paraId="60A11EBE" w14:textId="77777777" w:rsidR="00F70B41" w:rsidRPr="00032A5A" w:rsidRDefault="00F70B41" w:rsidP="00D510A4">
            <w:pPr>
              <w:rPr>
                <w:rFonts w:ascii="Times New Roman" w:hAnsi="Times New Roman" w:cs="Times New Roman"/>
                <w:b/>
                <w:bCs/>
              </w:rPr>
            </w:pPr>
            <w:r w:rsidRPr="00032A5A">
              <w:rPr>
                <w:rFonts w:ascii="Times New Roman" w:hAnsi="Times New Roman" w:cs="Times New Roman"/>
                <w:b/>
                <w:bCs/>
              </w:rPr>
              <w:t>Total Estimated Cost</w:t>
            </w:r>
          </w:p>
        </w:tc>
        <w:tc>
          <w:tcPr>
            <w:tcW w:w="3555" w:type="dxa"/>
            <w:tcBorders>
              <w:top w:val="single" w:sz="4" w:space="0" w:color="auto"/>
              <w:left w:val="single" w:sz="4" w:space="0" w:color="auto"/>
              <w:bottom w:val="single" w:sz="4" w:space="0" w:color="auto"/>
              <w:right w:val="nil"/>
            </w:tcBorders>
            <w:shd w:val="clear" w:color="auto" w:fill="A6A6A6" w:themeFill="background1" w:themeFillShade="A6"/>
            <w:vAlign w:val="center"/>
          </w:tcPr>
          <w:p w14:paraId="202549F3" w14:textId="77777777" w:rsidR="00F70B41" w:rsidRPr="00032A5A" w:rsidRDefault="00F70B41" w:rsidP="00D510A4">
            <w:pPr>
              <w:rPr>
                <w:rFonts w:ascii="Times New Roman" w:hAnsi="Times New Roman" w:cs="Times New Roman"/>
              </w:rPr>
            </w:pPr>
          </w:p>
        </w:tc>
        <w:tc>
          <w:tcPr>
            <w:tcW w:w="1060" w:type="dxa"/>
            <w:tcBorders>
              <w:top w:val="single" w:sz="4" w:space="0" w:color="auto"/>
              <w:left w:val="nil"/>
              <w:bottom w:val="single" w:sz="4" w:space="0" w:color="auto"/>
              <w:right w:val="nil"/>
            </w:tcBorders>
            <w:shd w:val="clear" w:color="auto" w:fill="A6A6A6" w:themeFill="background1" w:themeFillShade="A6"/>
            <w:vAlign w:val="center"/>
          </w:tcPr>
          <w:p w14:paraId="5192AA78" w14:textId="77777777" w:rsidR="00F70B41" w:rsidRPr="00032A5A" w:rsidRDefault="00F70B41" w:rsidP="00D510A4">
            <w:pPr>
              <w:jc w:val="right"/>
              <w:rPr>
                <w:rFonts w:ascii="Times New Roman" w:hAnsi="Times New Roman" w:cs="Times New Roman"/>
              </w:rPr>
            </w:pPr>
          </w:p>
        </w:tc>
        <w:tc>
          <w:tcPr>
            <w:tcW w:w="0" w:type="auto"/>
            <w:tcBorders>
              <w:top w:val="single" w:sz="4" w:space="0" w:color="auto"/>
              <w:left w:val="nil"/>
              <w:bottom w:val="single" w:sz="4" w:space="0" w:color="auto"/>
              <w:right w:val="single" w:sz="4" w:space="0" w:color="auto"/>
            </w:tcBorders>
            <w:shd w:val="clear" w:color="auto" w:fill="A6A6A6" w:themeFill="background1" w:themeFillShade="A6"/>
            <w:vAlign w:val="center"/>
          </w:tcPr>
          <w:p w14:paraId="02A2AA78" w14:textId="77777777" w:rsidR="00F70B41" w:rsidRPr="00032A5A" w:rsidRDefault="00F70B41" w:rsidP="00D510A4">
            <w:pPr>
              <w:jc w:val="right"/>
              <w:rPr>
                <w:rFonts w:ascii="Times New Roman" w:hAnsi="Times New Roman" w:cs="Times New Roman"/>
              </w:rPr>
            </w:pPr>
          </w:p>
        </w:tc>
        <w:tc>
          <w:tcPr>
            <w:tcW w:w="0" w:type="auto"/>
            <w:tcBorders>
              <w:left w:val="single" w:sz="4" w:space="0" w:color="auto"/>
            </w:tcBorders>
            <w:vAlign w:val="center"/>
          </w:tcPr>
          <w:p w14:paraId="35726E26" w14:textId="55E2B29E" w:rsidR="00F70B41" w:rsidRPr="00032A5A" w:rsidRDefault="00F70B41" w:rsidP="00D510A4">
            <w:pPr>
              <w:jc w:val="right"/>
              <w:rPr>
                <w:rFonts w:ascii="Times New Roman" w:hAnsi="Times New Roman" w:cs="Times New Roman"/>
                <w:b/>
                <w:bCs/>
              </w:rPr>
            </w:pPr>
            <w:r w:rsidRPr="00032A5A">
              <w:rPr>
                <w:rFonts w:ascii="Times New Roman" w:hAnsi="Times New Roman" w:cs="Times New Roman"/>
                <w:b/>
                <w:bCs/>
              </w:rPr>
              <w:fldChar w:fldCharType="begin"/>
            </w:r>
            <w:r w:rsidRPr="00032A5A">
              <w:rPr>
                <w:rFonts w:ascii="Times New Roman" w:hAnsi="Times New Roman" w:cs="Times New Roman"/>
                <w:b/>
                <w:bCs/>
              </w:rPr>
              <w:instrText xml:space="preserve"> =SUM(E2:E10) </w:instrText>
            </w:r>
            <w:r w:rsidRPr="00032A5A">
              <w:rPr>
                <w:rFonts w:ascii="Times New Roman" w:hAnsi="Times New Roman" w:cs="Times New Roman"/>
                <w:b/>
                <w:bCs/>
              </w:rPr>
              <w:fldChar w:fldCharType="separate"/>
            </w:r>
            <w:r w:rsidR="00FD4F00" w:rsidRPr="00032A5A">
              <w:rPr>
                <w:rFonts w:ascii="Times New Roman" w:hAnsi="Times New Roman" w:cs="Times New Roman"/>
                <w:b/>
                <w:bCs/>
              </w:rPr>
              <w:t>$118,774.71</w:t>
            </w:r>
            <w:r w:rsidRPr="00032A5A">
              <w:rPr>
                <w:rFonts w:ascii="Times New Roman" w:hAnsi="Times New Roman" w:cs="Times New Roman"/>
                <w:b/>
                <w:bCs/>
              </w:rPr>
              <w:fldChar w:fldCharType="end"/>
            </w:r>
          </w:p>
        </w:tc>
      </w:tr>
    </w:tbl>
    <w:p w14:paraId="1E6D60DB" w14:textId="77777777" w:rsidR="00F70B41" w:rsidRPr="00032A5A" w:rsidRDefault="00F70B41" w:rsidP="00F70B41">
      <w:pPr>
        <w:rPr>
          <w:rFonts w:ascii="Times New Roman" w:hAnsi="Times New Roman" w:cs="Times New Roman"/>
        </w:rPr>
      </w:pPr>
      <w:r w:rsidRPr="00032A5A">
        <w:rPr>
          <w:rFonts w:ascii="Times New Roman" w:hAnsi="Times New Roman" w:cs="Times New Roman"/>
          <w:lang w:eastAsia="en-US"/>
        </w:rPr>
        <w:t>(PB Technologies, 2025).</w:t>
      </w:r>
    </w:p>
    <w:p w14:paraId="128053CD" w14:textId="3845CCC3" w:rsidR="002C17B9" w:rsidRPr="00032A5A" w:rsidRDefault="00DF5B2E" w:rsidP="005A3ABE">
      <w:pPr>
        <w:pStyle w:val="Heading2"/>
        <w:rPr>
          <w:rFonts w:cs="Times New Roman"/>
        </w:rPr>
      </w:pPr>
      <w:bookmarkStart w:id="262" w:name="_Toc194879460"/>
      <w:bookmarkStart w:id="263" w:name="_Toc195128338"/>
      <w:bookmarkStart w:id="264" w:name="_Toc195128855"/>
      <w:r w:rsidRPr="00032A5A">
        <w:rPr>
          <w:rFonts w:cs="Times New Roman"/>
        </w:rPr>
        <w:t>Labour Breakdown</w:t>
      </w:r>
      <w:bookmarkEnd w:id="262"/>
      <w:bookmarkEnd w:id="263"/>
      <w:bookmarkEnd w:id="264"/>
    </w:p>
    <w:p w14:paraId="562A1AE3" w14:textId="2CF09073" w:rsidR="00C94BD3" w:rsidRPr="00032A5A" w:rsidRDefault="00DF5B2E" w:rsidP="00DF5B2E">
      <w:pPr>
        <w:spacing w:after="240"/>
        <w:rPr>
          <w:rFonts w:ascii="Times New Roman" w:hAnsi="Times New Roman" w:cs="Times New Roman"/>
        </w:rPr>
      </w:pPr>
      <w:r w:rsidRPr="00032A5A">
        <w:rPr>
          <w:rFonts w:ascii="Times New Roman" w:hAnsi="Times New Roman" w:cs="Times New Roman"/>
        </w:rPr>
        <w:t xml:space="preserve">We have included a full breakdown of labour costs for this project in </w:t>
      </w:r>
      <w:r w:rsidR="00A61AB8" w:rsidRPr="00032A5A">
        <w:rPr>
          <w:rFonts w:ascii="Times New Roman" w:hAnsi="Times New Roman" w:cs="Times New Roman"/>
        </w:rPr>
        <w:fldChar w:fldCharType="begin"/>
      </w:r>
      <w:r w:rsidR="00A61AB8" w:rsidRPr="00032A5A">
        <w:rPr>
          <w:rFonts w:ascii="Times New Roman" w:hAnsi="Times New Roman" w:cs="Times New Roman"/>
        </w:rPr>
        <w:instrText xml:space="preserve"> REF _Ref194807133 \h </w:instrText>
      </w:r>
      <w:r w:rsidR="00B059F4" w:rsidRPr="00032A5A">
        <w:rPr>
          <w:rFonts w:ascii="Times New Roman" w:hAnsi="Times New Roman" w:cs="Times New Roman"/>
        </w:rPr>
        <w:instrText xml:space="preserve"> \* MERGEFORMAT </w:instrText>
      </w:r>
      <w:r w:rsidR="00A61AB8" w:rsidRPr="00032A5A">
        <w:rPr>
          <w:rFonts w:ascii="Times New Roman" w:hAnsi="Times New Roman" w:cs="Times New Roman"/>
        </w:rPr>
      </w:r>
      <w:r w:rsidR="00A61AB8" w:rsidRPr="00032A5A">
        <w:rPr>
          <w:rFonts w:ascii="Times New Roman" w:hAnsi="Times New Roman" w:cs="Times New Roman"/>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I</w:t>
      </w:r>
      <w:r w:rsidR="00A61AB8" w:rsidRPr="00032A5A">
        <w:rPr>
          <w:rFonts w:ascii="Times New Roman" w:hAnsi="Times New Roman" w:cs="Times New Roman"/>
        </w:rPr>
        <w:fldChar w:fldCharType="end"/>
      </w:r>
      <w:r w:rsidRPr="00032A5A">
        <w:rPr>
          <w:rFonts w:ascii="Times New Roman" w:hAnsi="Times New Roman" w:cs="Times New Roman"/>
        </w:rPr>
        <w:t xml:space="preserve">. It covers each role needed in the project, including a </w:t>
      </w:r>
      <w:r w:rsidR="00BE60DA" w:rsidRPr="00032A5A">
        <w:rPr>
          <w:rFonts w:ascii="Times New Roman" w:hAnsi="Times New Roman" w:cs="Times New Roman"/>
        </w:rPr>
        <w:t>supervisor</w:t>
      </w:r>
      <w:r w:rsidRPr="00032A5A">
        <w:rPr>
          <w:rFonts w:ascii="Times New Roman" w:hAnsi="Times New Roman" w:cs="Times New Roman"/>
        </w:rPr>
        <w:t xml:space="preserve">, project manager, network engineers, and system architects, along with how many hours they will contribute and the associated costs. Based on current industry rates </w:t>
      </w:r>
      <w:r w:rsidRPr="00032A5A">
        <w:rPr>
          <w:rFonts w:ascii="Times New Roman" w:hAnsi="Times New Roman" w:cs="Times New Roman"/>
          <w:color w:val="000000"/>
          <w:szCs w:val="22"/>
        </w:rPr>
        <w:t>(PayScale, 2025)</w:t>
      </w:r>
      <w:r w:rsidRPr="00032A5A">
        <w:rPr>
          <w:rFonts w:ascii="Times New Roman" w:hAnsi="Times New Roman" w:cs="Times New Roman"/>
        </w:rPr>
        <w:t xml:space="preserve">, the total cost for labour sums up to </w:t>
      </w:r>
      <w:r w:rsidRPr="00032A5A">
        <w:rPr>
          <w:rFonts w:ascii="Times New Roman" w:hAnsi="Times New Roman" w:cs="Times New Roman"/>
          <w:b/>
          <w:bCs/>
        </w:rPr>
        <w:t>NZD$109,420.80.</w:t>
      </w:r>
      <w:r w:rsidRPr="00032A5A">
        <w:rPr>
          <w:rFonts w:ascii="Times New Roman" w:hAnsi="Times New Roman" w:cs="Times New Roman"/>
        </w:rPr>
        <w:t xml:space="preserve"> </w:t>
      </w:r>
    </w:p>
    <w:p w14:paraId="1B254115" w14:textId="21BA4581" w:rsidR="005F4102" w:rsidRPr="00032A5A" w:rsidRDefault="005F4102" w:rsidP="00184C72">
      <w:pPr>
        <w:pStyle w:val="Heading2"/>
        <w:spacing w:before="0"/>
        <w:rPr>
          <w:rFonts w:cs="Times New Roman"/>
        </w:rPr>
      </w:pPr>
      <w:bookmarkStart w:id="265" w:name="_Toc195128339"/>
      <w:bookmarkStart w:id="266" w:name="_Toc195128856"/>
      <w:r w:rsidRPr="00032A5A">
        <w:rPr>
          <w:rFonts w:cs="Times New Roman"/>
        </w:rPr>
        <w:t>Skills Analysis</w:t>
      </w:r>
      <w:bookmarkEnd w:id="265"/>
      <w:bookmarkEnd w:id="266"/>
    </w:p>
    <w:p w14:paraId="054415B5" w14:textId="5762FFE3" w:rsidR="00EC69AB" w:rsidRPr="00032A5A" w:rsidRDefault="00067440" w:rsidP="00184C72">
      <w:pPr>
        <w:rPr>
          <w:rFonts w:ascii="Times New Roman" w:hAnsi="Times New Roman" w:cs="Times New Roman"/>
        </w:rPr>
      </w:pPr>
      <w:r w:rsidRPr="00032A5A">
        <w:rPr>
          <w:rFonts w:ascii="Times New Roman" w:hAnsi="Times New Roman" w:cs="Times New Roman"/>
        </w:rPr>
        <w:t>All team members have existing Linux and networking experience</w:t>
      </w:r>
      <w:r w:rsidR="00CF3532" w:rsidRPr="00032A5A">
        <w:rPr>
          <w:rFonts w:ascii="Times New Roman" w:hAnsi="Times New Roman" w:cs="Times New Roman"/>
        </w:rPr>
        <w:t xml:space="preserve"> </w:t>
      </w:r>
      <w:r w:rsidRPr="00032A5A">
        <w:rPr>
          <w:rFonts w:ascii="Times New Roman" w:hAnsi="Times New Roman" w:cs="Times New Roman"/>
        </w:rPr>
        <w:t>but will need to upskill in specific networking tools such as iPerf and D-ITG</w:t>
      </w:r>
      <w:r w:rsidR="00CF3532" w:rsidRPr="00032A5A">
        <w:rPr>
          <w:rFonts w:ascii="Times New Roman" w:hAnsi="Times New Roman" w:cs="Times New Roman"/>
        </w:rPr>
        <w:t xml:space="preserve">. Some team members will need to upskill in certain </w:t>
      </w:r>
      <w:r w:rsidR="00E71C11" w:rsidRPr="00032A5A">
        <w:rPr>
          <w:rFonts w:ascii="Times New Roman" w:hAnsi="Times New Roman" w:cs="Times New Roman"/>
        </w:rPr>
        <w:t>Linux skill areas such as BASH scripting</w:t>
      </w:r>
      <w:r w:rsidR="00125DDB" w:rsidRPr="00032A5A">
        <w:rPr>
          <w:rFonts w:ascii="Times New Roman" w:hAnsi="Times New Roman" w:cs="Times New Roman"/>
        </w:rPr>
        <w:t>.</w:t>
      </w:r>
      <w:r w:rsidR="001A74DF" w:rsidRPr="00032A5A">
        <w:rPr>
          <w:rFonts w:ascii="Times New Roman" w:hAnsi="Times New Roman" w:cs="Times New Roman"/>
        </w:rPr>
        <w:t xml:space="preserve"> Therefore, an upskilling plan schedule has been </w:t>
      </w:r>
      <w:r w:rsidR="00086C32" w:rsidRPr="00032A5A">
        <w:rPr>
          <w:rFonts w:ascii="Times New Roman" w:hAnsi="Times New Roman" w:cs="Times New Roman"/>
        </w:rPr>
        <w:t>created.</w:t>
      </w:r>
      <w:r w:rsidRPr="00032A5A">
        <w:rPr>
          <w:rFonts w:ascii="Times New Roman" w:hAnsi="Times New Roman" w:cs="Times New Roman"/>
        </w:rPr>
        <w:br/>
      </w:r>
      <w:r w:rsidR="0073354B" w:rsidRPr="00032A5A">
        <w:rPr>
          <w:rFonts w:ascii="Times New Roman" w:hAnsi="Times New Roman" w:cs="Times New Roman"/>
        </w:rPr>
        <w:t xml:space="preserve">For </w:t>
      </w:r>
      <w:r w:rsidR="00125DDB" w:rsidRPr="00032A5A">
        <w:rPr>
          <w:rFonts w:ascii="Times New Roman" w:hAnsi="Times New Roman" w:cs="Times New Roman"/>
        </w:rPr>
        <w:t xml:space="preserve">a </w:t>
      </w:r>
      <w:r w:rsidR="0060795E" w:rsidRPr="00032A5A">
        <w:rPr>
          <w:rFonts w:ascii="Times New Roman" w:hAnsi="Times New Roman" w:cs="Times New Roman"/>
        </w:rPr>
        <w:t>complete skill</w:t>
      </w:r>
      <w:r w:rsidR="00000671" w:rsidRPr="00032A5A">
        <w:rPr>
          <w:rFonts w:ascii="Times New Roman" w:hAnsi="Times New Roman" w:cs="Times New Roman"/>
        </w:rPr>
        <w:t>s</w:t>
      </w:r>
      <w:r w:rsidR="0060795E" w:rsidRPr="00032A5A">
        <w:rPr>
          <w:rFonts w:ascii="Times New Roman" w:hAnsi="Times New Roman" w:cs="Times New Roman"/>
        </w:rPr>
        <w:t xml:space="preserve"> analysis matrix</w:t>
      </w:r>
      <w:r w:rsidR="00800D2C" w:rsidRPr="00032A5A">
        <w:rPr>
          <w:rFonts w:ascii="Times New Roman" w:hAnsi="Times New Roman" w:cs="Times New Roman"/>
        </w:rPr>
        <w:t xml:space="preserve">, please refer to </w:t>
      </w:r>
      <w:r w:rsidR="00B12C44" w:rsidRPr="00032A5A">
        <w:rPr>
          <w:rFonts w:ascii="Times New Roman" w:hAnsi="Times New Roman" w:cs="Times New Roman"/>
        </w:rPr>
        <w:fldChar w:fldCharType="begin"/>
      </w:r>
      <w:r w:rsidR="00B12C44" w:rsidRPr="00032A5A">
        <w:rPr>
          <w:rFonts w:ascii="Times New Roman" w:hAnsi="Times New Roman" w:cs="Times New Roman"/>
        </w:rPr>
        <w:instrText xml:space="preserve"> REF _Ref194809808 \h  \* MERGEFORMAT </w:instrText>
      </w:r>
      <w:r w:rsidR="00B12C44" w:rsidRPr="00032A5A">
        <w:rPr>
          <w:rFonts w:ascii="Times New Roman" w:hAnsi="Times New Roman" w:cs="Times New Roman"/>
        </w:rPr>
      </w:r>
      <w:r w:rsidR="00B12C44" w:rsidRPr="00032A5A">
        <w:rPr>
          <w:rFonts w:ascii="Times New Roman" w:hAnsi="Times New Roman" w:cs="Times New Roman"/>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J</w:t>
      </w:r>
      <w:r w:rsidR="00B12C44" w:rsidRPr="00032A5A">
        <w:rPr>
          <w:rFonts w:ascii="Times New Roman" w:hAnsi="Times New Roman" w:cs="Times New Roman"/>
        </w:rPr>
        <w:fldChar w:fldCharType="end"/>
      </w:r>
      <w:r w:rsidR="00246537" w:rsidRPr="00032A5A">
        <w:rPr>
          <w:rFonts w:ascii="Times New Roman" w:hAnsi="Times New Roman" w:cs="Times New Roman"/>
        </w:rPr>
        <w:t>.</w:t>
      </w:r>
    </w:p>
    <w:p w14:paraId="5F7FAC25" w14:textId="36D5B605" w:rsidR="00C94BD3" w:rsidRPr="00032A5A" w:rsidRDefault="00BB4BAB" w:rsidP="003961F0">
      <w:pPr>
        <w:pStyle w:val="Heading2"/>
        <w:rPr>
          <w:rFonts w:cs="Times New Roman"/>
        </w:rPr>
      </w:pPr>
      <w:bookmarkStart w:id="267" w:name="_Toc195128340"/>
      <w:bookmarkStart w:id="268" w:name="_Toc195128857"/>
      <w:r w:rsidRPr="00032A5A">
        <w:rPr>
          <w:rFonts w:cs="Times New Roman"/>
        </w:rPr>
        <w:t>Upskilling Plan Schedule</w:t>
      </w:r>
      <w:bookmarkEnd w:id="267"/>
      <w:bookmarkEnd w:id="268"/>
    </w:p>
    <w:p w14:paraId="31F0F53F" w14:textId="1E522BA6" w:rsidR="00086C32" w:rsidRPr="00032A5A" w:rsidRDefault="00C91706" w:rsidP="00184C72">
      <w:pPr>
        <w:spacing w:after="160"/>
        <w:rPr>
          <w:rFonts w:ascii="Times New Roman" w:hAnsi="Times New Roman" w:cs="Times New Roman"/>
        </w:rPr>
      </w:pPr>
      <w:r w:rsidRPr="00032A5A">
        <w:rPr>
          <w:rFonts w:ascii="Times New Roman" w:hAnsi="Times New Roman" w:cs="Times New Roman"/>
        </w:rPr>
        <w:t xml:space="preserve">After the proposal is submitted on </w:t>
      </w:r>
      <w:r w:rsidR="00FD2BFF" w:rsidRPr="00032A5A">
        <w:rPr>
          <w:rFonts w:ascii="Times New Roman" w:hAnsi="Times New Roman" w:cs="Times New Roman"/>
        </w:rPr>
        <w:t>Sunday</w:t>
      </w:r>
      <w:r w:rsidRPr="00032A5A">
        <w:rPr>
          <w:rFonts w:ascii="Times New Roman" w:hAnsi="Times New Roman" w:cs="Times New Roman"/>
        </w:rPr>
        <w:t xml:space="preserve"> </w:t>
      </w:r>
      <w:r w:rsidR="00FD2BFF" w:rsidRPr="00032A5A">
        <w:rPr>
          <w:rFonts w:ascii="Times New Roman" w:hAnsi="Times New Roman" w:cs="Times New Roman"/>
        </w:rPr>
        <w:t>6</w:t>
      </w:r>
      <w:r w:rsidRPr="00032A5A">
        <w:rPr>
          <w:rFonts w:ascii="Times New Roman" w:hAnsi="Times New Roman" w:cs="Times New Roman"/>
          <w:vertAlign w:val="superscript"/>
        </w:rPr>
        <w:t>th</w:t>
      </w:r>
      <w:r w:rsidRPr="00032A5A">
        <w:rPr>
          <w:rFonts w:ascii="Times New Roman" w:hAnsi="Times New Roman" w:cs="Times New Roman"/>
        </w:rPr>
        <w:t xml:space="preserve"> April 2025, and assuming it is accepted at the proposal presentation during the following week, the team will have approximately two weeks of uninterrupted time for upskilling. During that time, it is expected that team members self-study using the resources provided and help each other learn where </w:t>
      </w:r>
      <w:r w:rsidR="00241F24" w:rsidRPr="00032A5A">
        <w:rPr>
          <w:rFonts w:ascii="Times New Roman" w:hAnsi="Times New Roman" w:cs="Times New Roman"/>
        </w:rPr>
        <w:t>individual expertise exists</w:t>
      </w:r>
      <w:r w:rsidRPr="00032A5A">
        <w:rPr>
          <w:rFonts w:ascii="Times New Roman" w:hAnsi="Times New Roman" w:cs="Times New Roman"/>
        </w:rPr>
        <w:t xml:space="preserve">. For the complete upskilling plan schedule, please see </w:t>
      </w:r>
      <w:r w:rsidR="00B059F4" w:rsidRPr="00032A5A">
        <w:rPr>
          <w:rFonts w:ascii="Times New Roman" w:hAnsi="Times New Roman" w:cs="Times New Roman"/>
        </w:rPr>
        <w:fldChar w:fldCharType="begin"/>
      </w:r>
      <w:r w:rsidR="00B059F4" w:rsidRPr="00032A5A">
        <w:rPr>
          <w:rFonts w:ascii="Times New Roman" w:hAnsi="Times New Roman" w:cs="Times New Roman"/>
        </w:rPr>
        <w:instrText xml:space="preserve"> REF _Ref194807278 \h  \* MERGEFORMAT </w:instrText>
      </w:r>
      <w:r w:rsidR="00B059F4" w:rsidRPr="00032A5A">
        <w:rPr>
          <w:rFonts w:ascii="Times New Roman" w:hAnsi="Times New Roman" w:cs="Times New Roman"/>
        </w:rPr>
      </w:r>
      <w:r w:rsidR="00B059F4" w:rsidRPr="00032A5A">
        <w:rPr>
          <w:rFonts w:ascii="Times New Roman" w:hAnsi="Times New Roman" w:cs="Times New Roman"/>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K</w:t>
      </w:r>
      <w:r w:rsidR="00B059F4" w:rsidRPr="00032A5A">
        <w:rPr>
          <w:rFonts w:ascii="Times New Roman" w:hAnsi="Times New Roman" w:cs="Times New Roman"/>
        </w:rPr>
        <w:fldChar w:fldCharType="end"/>
      </w:r>
      <w:r w:rsidRPr="00032A5A">
        <w:rPr>
          <w:rFonts w:ascii="Times New Roman" w:hAnsi="Times New Roman" w:cs="Times New Roman"/>
        </w:rPr>
        <w:t>.</w:t>
      </w:r>
    </w:p>
    <w:p w14:paraId="16A40FA8" w14:textId="1B3589C7" w:rsidR="009C4D13" w:rsidRPr="00032A5A" w:rsidRDefault="009C4D13" w:rsidP="009C4D13">
      <w:pPr>
        <w:pStyle w:val="Heading2"/>
        <w:rPr>
          <w:rFonts w:cs="Times New Roman"/>
        </w:rPr>
      </w:pPr>
      <w:bookmarkStart w:id="269" w:name="_Toc195128341"/>
      <w:bookmarkStart w:id="270" w:name="_Toc195128858"/>
      <w:r w:rsidRPr="00032A5A">
        <w:rPr>
          <w:rFonts w:cs="Times New Roman"/>
        </w:rPr>
        <w:t>Requirement Traceability Matrix</w:t>
      </w:r>
      <w:bookmarkEnd w:id="269"/>
      <w:bookmarkEnd w:id="270"/>
    </w:p>
    <w:p w14:paraId="3F8748CA" w14:textId="3BFB638C" w:rsidR="0007515C" w:rsidRPr="00032A5A" w:rsidRDefault="009D5841" w:rsidP="009C4D13">
      <w:pPr>
        <w:rPr>
          <w:rFonts w:ascii="Times New Roman" w:hAnsi="Times New Roman" w:cs="Times New Roman"/>
          <w:lang w:eastAsia="en-US"/>
        </w:rPr>
      </w:pPr>
      <w:r w:rsidRPr="00032A5A">
        <w:rPr>
          <w:rFonts w:ascii="Times New Roman" w:hAnsi="Times New Roman" w:cs="Times New Roman"/>
          <w:lang w:eastAsia="en-US"/>
        </w:rPr>
        <w:t>The Requirement Traceability Matrix</w:t>
      </w:r>
      <w:r w:rsidR="00766C7B" w:rsidRPr="00032A5A">
        <w:rPr>
          <w:rFonts w:ascii="Times New Roman" w:hAnsi="Times New Roman" w:cs="Times New Roman"/>
          <w:lang w:eastAsia="en-US"/>
        </w:rPr>
        <w:t xml:space="preserve"> provides a distinct link between </w:t>
      </w:r>
      <w:r w:rsidR="002D294B" w:rsidRPr="00032A5A">
        <w:rPr>
          <w:rFonts w:ascii="Times New Roman" w:hAnsi="Times New Roman" w:cs="Times New Roman"/>
          <w:lang w:eastAsia="en-US"/>
        </w:rPr>
        <w:t>each project requirement</w:t>
      </w:r>
      <w:r w:rsidR="00293270" w:rsidRPr="00032A5A">
        <w:rPr>
          <w:rFonts w:ascii="Times New Roman" w:hAnsi="Times New Roman" w:cs="Times New Roman"/>
          <w:lang w:eastAsia="en-US"/>
        </w:rPr>
        <w:t xml:space="preserve"> and its corresponding </w:t>
      </w:r>
      <w:r w:rsidR="00A713E9" w:rsidRPr="00032A5A">
        <w:rPr>
          <w:rFonts w:ascii="Times New Roman" w:hAnsi="Times New Roman" w:cs="Times New Roman"/>
          <w:lang w:eastAsia="en-US"/>
        </w:rPr>
        <w:t>evaluation</w:t>
      </w:r>
      <w:r w:rsidR="00D454C8" w:rsidRPr="00032A5A">
        <w:rPr>
          <w:rFonts w:ascii="Times New Roman" w:hAnsi="Times New Roman" w:cs="Times New Roman"/>
          <w:lang w:eastAsia="en-US"/>
        </w:rPr>
        <w:t xml:space="preserve"> case. </w:t>
      </w:r>
      <w:r w:rsidR="007661FA" w:rsidRPr="00032A5A">
        <w:rPr>
          <w:rFonts w:ascii="Times New Roman" w:hAnsi="Times New Roman" w:cs="Times New Roman"/>
          <w:lang w:eastAsia="en-US"/>
        </w:rPr>
        <w:t>This helps us stay organised and ensures</w:t>
      </w:r>
      <w:r w:rsidR="00CC2044" w:rsidRPr="00032A5A">
        <w:rPr>
          <w:rFonts w:ascii="Times New Roman" w:hAnsi="Times New Roman" w:cs="Times New Roman"/>
          <w:lang w:eastAsia="en-US"/>
        </w:rPr>
        <w:t xml:space="preserve"> all requirements are</w:t>
      </w:r>
      <w:r w:rsidR="005014D4" w:rsidRPr="00032A5A">
        <w:rPr>
          <w:rFonts w:ascii="Times New Roman" w:hAnsi="Times New Roman" w:cs="Times New Roman"/>
          <w:lang w:eastAsia="en-US"/>
        </w:rPr>
        <w:t xml:space="preserve"> </w:t>
      </w:r>
      <w:r w:rsidR="00994A3B" w:rsidRPr="00032A5A">
        <w:rPr>
          <w:rFonts w:ascii="Times New Roman" w:hAnsi="Times New Roman" w:cs="Times New Roman"/>
          <w:lang w:eastAsia="en-US"/>
        </w:rPr>
        <w:t xml:space="preserve">complete and thoroughly </w:t>
      </w:r>
      <w:r w:rsidR="00443BCE" w:rsidRPr="00032A5A">
        <w:rPr>
          <w:rFonts w:ascii="Times New Roman" w:hAnsi="Times New Roman" w:cs="Times New Roman"/>
          <w:lang w:eastAsia="en-US"/>
        </w:rPr>
        <w:t>evaluated.</w:t>
      </w:r>
      <w:r w:rsidR="00994A3B" w:rsidRPr="00032A5A">
        <w:rPr>
          <w:rFonts w:ascii="Times New Roman" w:hAnsi="Times New Roman" w:cs="Times New Roman"/>
          <w:lang w:eastAsia="en-US"/>
        </w:rPr>
        <w:t xml:space="preserve"> </w:t>
      </w:r>
      <w:r w:rsidR="00443BCE" w:rsidRPr="00032A5A">
        <w:rPr>
          <w:rFonts w:ascii="Times New Roman" w:hAnsi="Times New Roman" w:cs="Times New Roman"/>
          <w:lang w:eastAsia="en-US"/>
        </w:rPr>
        <w:t xml:space="preserve">It </w:t>
      </w:r>
      <w:r w:rsidR="004D0065" w:rsidRPr="00032A5A">
        <w:rPr>
          <w:rFonts w:ascii="Times New Roman" w:hAnsi="Times New Roman" w:cs="Times New Roman"/>
          <w:lang w:eastAsia="en-US"/>
        </w:rPr>
        <w:t xml:space="preserve">also supports </w:t>
      </w:r>
      <w:r w:rsidR="00990811" w:rsidRPr="00032A5A">
        <w:rPr>
          <w:rFonts w:ascii="Times New Roman" w:hAnsi="Times New Roman" w:cs="Times New Roman"/>
          <w:lang w:eastAsia="en-US"/>
        </w:rPr>
        <w:t xml:space="preserve">progress </w:t>
      </w:r>
      <w:r w:rsidR="004D0065" w:rsidRPr="00032A5A">
        <w:rPr>
          <w:rFonts w:ascii="Times New Roman" w:hAnsi="Times New Roman" w:cs="Times New Roman"/>
          <w:lang w:eastAsia="en-US"/>
        </w:rPr>
        <w:t>tracking</w:t>
      </w:r>
      <w:r w:rsidR="00990811" w:rsidRPr="00032A5A">
        <w:rPr>
          <w:rFonts w:ascii="Times New Roman" w:hAnsi="Times New Roman" w:cs="Times New Roman"/>
          <w:lang w:eastAsia="en-US"/>
        </w:rPr>
        <w:t xml:space="preserve"> and</w:t>
      </w:r>
      <w:r w:rsidR="006306EC" w:rsidRPr="00032A5A">
        <w:rPr>
          <w:rFonts w:ascii="Times New Roman" w:hAnsi="Times New Roman" w:cs="Times New Roman"/>
          <w:lang w:eastAsia="en-US"/>
        </w:rPr>
        <w:t xml:space="preserve"> confirms </w:t>
      </w:r>
      <w:r w:rsidR="003924E0" w:rsidRPr="00032A5A">
        <w:rPr>
          <w:rFonts w:ascii="Times New Roman" w:hAnsi="Times New Roman" w:cs="Times New Roman"/>
          <w:lang w:eastAsia="en-US"/>
        </w:rPr>
        <w:t>that</w:t>
      </w:r>
      <w:r w:rsidR="006306EC" w:rsidRPr="00032A5A">
        <w:rPr>
          <w:rFonts w:ascii="Times New Roman" w:hAnsi="Times New Roman" w:cs="Times New Roman"/>
          <w:lang w:eastAsia="en-US"/>
        </w:rPr>
        <w:t xml:space="preserve"> all evaluation </w:t>
      </w:r>
      <w:r w:rsidR="00D94EA8" w:rsidRPr="00032A5A">
        <w:rPr>
          <w:rFonts w:ascii="Times New Roman" w:hAnsi="Times New Roman" w:cs="Times New Roman"/>
          <w:lang w:eastAsia="en-US"/>
        </w:rPr>
        <w:t xml:space="preserve">objectives are met. </w:t>
      </w:r>
      <w:r w:rsidR="0007515C" w:rsidRPr="00032A5A">
        <w:rPr>
          <w:rFonts w:ascii="Times New Roman" w:hAnsi="Times New Roman" w:cs="Times New Roman"/>
          <w:lang w:eastAsia="en-US"/>
        </w:rPr>
        <w:t xml:space="preserve">Please refer to </w:t>
      </w:r>
      <w:r w:rsidR="00822D88" w:rsidRPr="00032A5A">
        <w:rPr>
          <w:rFonts w:ascii="Times New Roman" w:hAnsi="Times New Roman" w:cs="Times New Roman"/>
          <w:lang w:eastAsia="en-US"/>
        </w:rPr>
        <w:fldChar w:fldCharType="begin"/>
      </w:r>
      <w:r w:rsidR="00822D88" w:rsidRPr="00032A5A">
        <w:rPr>
          <w:rFonts w:ascii="Times New Roman" w:hAnsi="Times New Roman" w:cs="Times New Roman"/>
          <w:lang w:eastAsia="en-US"/>
        </w:rPr>
        <w:instrText xml:space="preserve"> REF _Ref194813917 \h  \* MERGEFORMAT </w:instrText>
      </w:r>
      <w:r w:rsidR="00822D88" w:rsidRPr="00032A5A">
        <w:rPr>
          <w:rFonts w:ascii="Times New Roman" w:hAnsi="Times New Roman" w:cs="Times New Roman"/>
          <w:lang w:eastAsia="en-US"/>
        </w:rPr>
      </w:r>
      <w:r w:rsidR="00822D88" w:rsidRPr="00032A5A">
        <w:rPr>
          <w:rFonts w:ascii="Times New Roman" w:hAnsi="Times New Roman" w:cs="Times New Roman"/>
          <w:lang w:eastAsia="en-US"/>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L</w:t>
      </w:r>
      <w:r w:rsidR="00822D88" w:rsidRPr="00032A5A">
        <w:rPr>
          <w:rFonts w:ascii="Times New Roman" w:hAnsi="Times New Roman" w:cs="Times New Roman"/>
          <w:lang w:eastAsia="en-US"/>
        </w:rPr>
        <w:fldChar w:fldCharType="end"/>
      </w:r>
      <w:r w:rsidR="00822D88" w:rsidRPr="00032A5A">
        <w:rPr>
          <w:rFonts w:ascii="Times New Roman" w:hAnsi="Times New Roman" w:cs="Times New Roman"/>
          <w:lang w:eastAsia="en-US"/>
        </w:rPr>
        <w:t xml:space="preserve"> </w:t>
      </w:r>
      <w:r w:rsidR="0007515C" w:rsidRPr="00032A5A">
        <w:rPr>
          <w:rFonts w:ascii="Times New Roman" w:hAnsi="Times New Roman" w:cs="Times New Roman"/>
          <w:lang w:eastAsia="en-US"/>
        </w:rPr>
        <w:t>for the complete Requirement Traceability Matrix.</w:t>
      </w:r>
    </w:p>
    <w:p w14:paraId="1BE902E1" w14:textId="77777777" w:rsidR="006516DB" w:rsidRPr="00032A5A" w:rsidRDefault="006516DB" w:rsidP="006516DB">
      <w:pPr>
        <w:pStyle w:val="Heading2"/>
        <w:spacing w:before="0"/>
        <w:rPr>
          <w:rFonts w:cs="Times New Roman"/>
        </w:rPr>
      </w:pPr>
      <w:bookmarkStart w:id="271" w:name="_Toc195128342"/>
      <w:bookmarkStart w:id="272" w:name="_Toc195128859"/>
      <w:r w:rsidRPr="00032A5A">
        <w:rPr>
          <w:rFonts w:cs="Times New Roman"/>
        </w:rPr>
        <w:lastRenderedPageBreak/>
        <w:t>Deliverables</w:t>
      </w:r>
      <w:bookmarkEnd w:id="271"/>
      <w:bookmarkEnd w:id="272"/>
    </w:p>
    <w:p w14:paraId="55202F1B" w14:textId="77777777" w:rsidR="006516DB" w:rsidRPr="00032A5A" w:rsidRDefault="006516DB" w:rsidP="006516DB">
      <w:pPr>
        <w:rPr>
          <w:rFonts w:ascii="Times New Roman" w:hAnsi="Times New Roman" w:cs="Times New Roman"/>
        </w:rPr>
      </w:pPr>
      <w:r w:rsidRPr="00032A5A">
        <w:rPr>
          <w:rFonts w:ascii="Times New Roman" w:hAnsi="Times New Roman" w:cs="Times New Roman"/>
        </w:rPr>
        <w:t xml:space="preserve">For project-related documents, please refer to the scope statement in </w:t>
      </w:r>
      <w:r w:rsidRPr="00032A5A">
        <w:rPr>
          <w:rFonts w:ascii="Times New Roman" w:hAnsi="Times New Roman" w:cs="Times New Roman"/>
        </w:rPr>
        <w:fldChar w:fldCharType="begin"/>
      </w:r>
      <w:r w:rsidRPr="00032A5A">
        <w:rPr>
          <w:rFonts w:ascii="Times New Roman" w:hAnsi="Times New Roman" w:cs="Times New Roman"/>
        </w:rPr>
        <w:instrText xml:space="preserve"> REF _Ref194806759 \h  \* MERGEFORMAT </w:instrText>
      </w:r>
      <w:r w:rsidRPr="00032A5A">
        <w:rPr>
          <w:rFonts w:ascii="Times New Roman" w:hAnsi="Times New Roman" w:cs="Times New Roman"/>
        </w:rPr>
      </w:r>
      <w:r w:rsidRPr="00032A5A">
        <w:rPr>
          <w:rFonts w:ascii="Times New Roman" w:hAnsi="Times New Roman" w:cs="Times New Roman"/>
        </w:rPr>
        <w:fldChar w:fldCharType="separate"/>
      </w:r>
      <w:r w:rsidRPr="00032A5A">
        <w:rPr>
          <w:rFonts w:ascii="Times New Roman" w:hAnsi="Times New Roman" w:cs="Times New Roman"/>
        </w:rPr>
        <w:t>Appendix B</w:t>
      </w:r>
      <w:r w:rsidRPr="00032A5A">
        <w:rPr>
          <w:rFonts w:ascii="Times New Roman" w:hAnsi="Times New Roman" w:cs="Times New Roman"/>
        </w:rPr>
        <w:fldChar w:fldCharType="end"/>
      </w:r>
      <w:r w:rsidRPr="00032A5A">
        <w:rPr>
          <w:rFonts w:ascii="Times New Roman" w:hAnsi="Times New Roman" w:cs="Times New Roman"/>
        </w:rPr>
        <w:t xml:space="preserve">. </w:t>
      </w:r>
    </w:p>
    <w:p w14:paraId="4EBBEF95" w14:textId="77777777" w:rsidR="006516DB" w:rsidRPr="00032A5A" w:rsidRDefault="006516DB" w:rsidP="006516DB">
      <w:pPr>
        <w:rPr>
          <w:rFonts w:ascii="Times New Roman" w:hAnsi="Times New Roman" w:cs="Times New Roman"/>
        </w:rPr>
      </w:pPr>
      <w:r w:rsidRPr="00032A5A">
        <w:rPr>
          <w:rFonts w:ascii="Times New Roman" w:hAnsi="Times New Roman" w:cs="Times New Roman"/>
        </w:rPr>
        <w:t xml:space="preserve">The product-related deliverables include: </w:t>
      </w:r>
    </w:p>
    <w:p w14:paraId="1AE2F9A1" w14:textId="77777777" w:rsidR="006516DB" w:rsidRPr="00032A5A" w:rsidRDefault="006516DB" w:rsidP="006516DB">
      <w:pPr>
        <w:pStyle w:val="SHTB"/>
        <w:numPr>
          <w:ilvl w:val="0"/>
          <w:numId w:val="3"/>
        </w:numPr>
        <w:pBdr>
          <w:bottom w:val="none" w:sz="0" w:space="0" w:color="auto"/>
        </w:pBdr>
        <w:spacing w:before="0" w:line="240" w:lineRule="auto"/>
        <w:rPr>
          <w:rFonts w:ascii="Times New Roman" w:hAnsi="Times New Roman"/>
          <w:sz w:val="22"/>
          <w:szCs w:val="22"/>
          <w:lang w:val="en-NZ"/>
        </w:rPr>
      </w:pPr>
      <w:r w:rsidRPr="00032A5A">
        <w:rPr>
          <w:rFonts w:ascii="Times New Roman" w:hAnsi="Times New Roman"/>
          <w:sz w:val="22"/>
          <w:szCs w:val="22"/>
          <w:lang w:val="en-NZ"/>
        </w:rPr>
        <w:t xml:space="preserve">Results of the evaluation for each Linux OS in a spreadsheet.  </w:t>
      </w:r>
    </w:p>
    <w:p w14:paraId="108F4871" w14:textId="77777777" w:rsidR="006516DB" w:rsidRPr="00032A5A" w:rsidRDefault="006516DB" w:rsidP="006516DB">
      <w:pPr>
        <w:pStyle w:val="SHTB"/>
        <w:numPr>
          <w:ilvl w:val="0"/>
          <w:numId w:val="3"/>
        </w:numPr>
        <w:pBdr>
          <w:bottom w:val="none" w:sz="0" w:space="0" w:color="auto"/>
        </w:pBdr>
        <w:spacing w:before="0" w:line="240" w:lineRule="auto"/>
        <w:rPr>
          <w:rFonts w:ascii="Times New Roman" w:hAnsi="Times New Roman"/>
          <w:sz w:val="22"/>
          <w:szCs w:val="22"/>
          <w:lang w:val="en-NZ"/>
        </w:rPr>
      </w:pPr>
      <w:r w:rsidRPr="00032A5A">
        <w:rPr>
          <w:rFonts w:ascii="Times New Roman" w:hAnsi="Times New Roman"/>
          <w:sz w:val="22"/>
          <w:szCs w:val="22"/>
          <w:lang w:val="en-NZ"/>
        </w:rPr>
        <w:t xml:space="preserve">Logs for the evaluation </w:t>
      </w:r>
    </w:p>
    <w:p w14:paraId="63DADE4E" w14:textId="77777777" w:rsidR="006516DB" w:rsidRPr="00032A5A" w:rsidRDefault="006516DB" w:rsidP="006516DB">
      <w:pPr>
        <w:numPr>
          <w:ilvl w:val="0"/>
          <w:numId w:val="3"/>
        </w:numPr>
        <w:rPr>
          <w:rFonts w:ascii="Times New Roman" w:hAnsi="Times New Roman" w:cs="Times New Roman"/>
          <w:szCs w:val="28"/>
        </w:rPr>
      </w:pPr>
      <w:r w:rsidRPr="00032A5A">
        <w:rPr>
          <w:rFonts w:ascii="Times New Roman" w:hAnsi="Times New Roman" w:cs="Times New Roman"/>
          <w:szCs w:val="28"/>
        </w:rPr>
        <w:t>Results comparison document</w:t>
      </w:r>
    </w:p>
    <w:p w14:paraId="6844DE98" w14:textId="027F40A9" w:rsidR="009C5614" w:rsidRPr="00032A5A" w:rsidRDefault="009C5614" w:rsidP="00184C72">
      <w:pPr>
        <w:pStyle w:val="Heading2"/>
        <w:spacing w:before="0"/>
        <w:rPr>
          <w:rFonts w:cs="Times New Roman"/>
        </w:rPr>
      </w:pPr>
      <w:bookmarkStart w:id="273" w:name="_Toc195128343"/>
      <w:bookmarkStart w:id="274" w:name="_Toc195128860"/>
      <w:r w:rsidRPr="00032A5A">
        <w:rPr>
          <w:rFonts w:cs="Times New Roman"/>
        </w:rPr>
        <w:t>Success Criteria</w:t>
      </w:r>
      <w:bookmarkEnd w:id="273"/>
      <w:bookmarkEnd w:id="274"/>
    </w:p>
    <w:p w14:paraId="27B5DB8B" w14:textId="70E07A57" w:rsidR="009E70D2" w:rsidRPr="00032A5A" w:rsidRDefault="0099653E" w:rsidP="009E70D2">
      <w:pPr>
        <w:rPr>
          <w:rFonts w:ascii="Times New Roman" w:hAnsi="Times New Roman" w:cs="Times New Roman"/>
          <w:lang w:eastAsia="en-US"/>
        </w:rPr>
      </w:pPr>
      <w:r w:rsidRPr="00032A5A">
        <w:rPr>
          <w:rFonts w:ascii="Times New Roman" w:hAnsi="Times New Roman" w:cs="Times New Roman"/>
          <w:lang w:eastAsia="en-US"/>
        </w:rPr>
        <w:t>The project will be considered successful upon delivery of valid performance data for all three operating systems, using both TCP and UDP protocols over IPv4 and IPv6, with all evaluation results falling within the 95% confidence interval. Success includes comprehensive documentation of methodology, complete raw data logs, and a final analysis comparing performance across all evaluated configurations.</w:t>
      </w:r>
    </w:p>
    <w:p w14:paraId="72DED29F" w14:textId="2932C677" w:rsidR="007F14E8" w:rsidRPr="00032A5A" w:rsidRDefault="005F4102" w:rsidP="00DC3210">
      <w:pPr>
        <w:pStyle w:val="Heading1"/>
        <w:rPr>
          <w:rFonts w:cs="Times New Roman"/>
        </w:rPr>
      </w:pPr>
      <w:bookmarkStart w:id="275" w:name="_Toc195128344"/>
      <w:bookmarkStart w:id="276" w:name="_Toc195128861"/>
      <w:r w:rsidRPr="00032A5A">
        <w:rPr>
          <w:rFonts w:cs="Times New Roman"/>
        </w:rPr>
        <w:t>Project Management Methodology</w:t>
      </w:r>
      <w:bookmarkEnd w:id="275"/>
      <w:bookmarkEnd w:id="276"/>
    </w:p>
    <w:tbl>
      <w:tblPr>
        <w:tblStyle w:val="TableGrid"/>
        <w:tblW w:w="9640" w:type="dxa"/>
        <w:tblInd w:w="-292"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18"/>
        <w:gridCol w:w="1985"/>
        <w:gridCol w:w="3251"/>
        <w:gridCol w:w="2986"/>
      </w:tblGrid>
      <w:tr w:rsidR="00B8131C" w:rsidRPr="00032A5A" w14:paraId="7036AD16" w14:textId="77777777" w:rsidTr="67925E7E">
        <w:trPr>
          <w:trHeight w:val="300"/>
        </w:trPr>
        <w:tc>
          <w:tcPr>
            <w:tcW w:w="1418" w:type="dxa"/>
            <w:tcBorders>
              <w:top w:val="single" w:sz="6" w:space="0" w:color="auto"/>
              <w:left w:val="single" w:sz="6" w:space="0" w:color="auto"/>
            </w:tcBorders>
            <w:tcMar>
              <w:left w:w="90" w:type="dxa"/>
              <w:right w:w="90" w:type="dxa"/>
            </w:tcMar>
          </w:tcPr>
          <w:p w14:paraId="47F1A58C" w14:textId="7CF53F71" w:rsidR="4841A271" w:rsidRPr="00032A5A" w:rsidRDefault="4841A271" w:rsidP="4841A271">
            <w:pPr>
              <w:rPr>
                <w:rFonts w:ascii="Times New Roman" w:eastAsia="Aptos" w:hAnsi="Times New Roman" w:cs="Times New Roman"/>
                <w:color w:val="000000" w:themeColor="text1"/>
                <w:szCs w:val="22"/>
              </w:rPr>
            </w:pPr>
            <w:r w:rsidRPr="00032A5A">
              <w:rPr>
                <w:rFonts w:ascii="Times New Roman" w:eastAsia="Aptos" w:hAnsi="Times New Roman" w:cs="Times New Roman"/>
                <w:b/>
                <w:bCs/>
                <w:color w:val="000000" w:themeColor="text1"/>
                <w:szCs w:val="22"/>
              </w:rPr>
              <w:t>Methodolo</w:t>
            </w:r>
            <w:r w:rsidR="00706ADA" w:rsidRPr="00032A5A">
              <w:rPr>
                <w:rFonts w:ascii="Times New Roman" w:eastAsia="Aptos" w:hAnsi="Times New Roman" w:cs="Times New Roman"/>
                <w:b/>
                <w:bCs/>
                <w:color w:val="000000" w:themeColor="text1"/>
                <w:szCs w:val="22"/>
              </w:rPr>
              <w:t>gy</w:t>
            </w:r>
          </w:p>
        </w:tc>
        <w:tc>
          <w:tcPr>
            <w:tcW w:w="1985" w:type="dxa"/>
            <w:tcBorders>
              <w:top w:val="single" w:sz="6" w:space="0" w:color="auto"/>
            </w:tcBorders>
            <w:tcMar>
              <w:left w:w="90" w:type="dxa"/>
              <w:right w:w="90" w:type="dxa"/>
            </w:tcMar>
          </w:tcPr>
          <w:p w14:paraId="173B924D" w14:textId="1159F232" w:rsidR="4841A271" w:rsidRPr="00032A5A" w:rsidRDefault="4841A271" w:rsidP="4841A271">
            <w:pPr>
              <w:rPr>
                <w:rFonts w:ascii="Times New Roman" w:eastAsia="Aptos" w:hAnsi="Times New Roman" w:cs="Times New Roman"/>
                <w:color w:val="000000" w:themeColor="text1"/>
                <w:szCs w:val="22"/>
              </w:rPr>
            </w:pPr>
            <w:r w:rsidRPr="00032A5A">
              <w:rPr>
                <w:rFonts w:ascii="Times New Roman" w:eastAsia="Aptos" w:hAnsi="Times New Roman" w:cs="Times New Roman"/>
                <w:b/>
                <w:bCs/>
                <w:color w:val="000000" w:themeColor="text1"/>
                <w:szCs w:val="22"/>
              </w:rPr>
              <w:t xml:space="preserve">Core </w:t>
            </w:r>
            <w:r w:rsidR="00706ADA" w:rsidRPr="00032A5A">
              <w:rPr>
                <w:rFonts w:ascii="Times New Roman" w:eastAsia="Aptos" w:hAnsi="Times New Roman" w:cs="Times New Roman"/>
                <w:b/>
                <w:bCs/>
                <w:color w:val="000000" w:themeColor="text1"/>
                <w:szCs w:val="22"/>
              </w:rPr>
              <w:t>A</w:t>
            </w:r>
            <w:r w:rsidRPr="00032A5A">
              <w:rPr>
                <w:rFonts w:ascii="Times New Roman" w:eastAsia="Aptos" w:hAnsi="Times New Roman" w:cs="Times New Roman"/>
                <w:b/>
                <w:bCs/>
                <w:color w:val="000000" w:themeColor="text1"/>
                <w:szCs w:val="22"/>
              </w:rPr>
              <w:t xml:space="preserve">pproach </w:t>
            </w:r>
          </w:p>
        </w:tc>
        <w:tc>
          <w:tcPr>
            <w:tcW w:w="3251" w:type="dxa"/>
            <w:tcBorders>
              <w:top w:val="single" w:sz="6" w:space="0" w:color="auto"/>
            </w:tcBorders>
            <w:tcMar>
              <w:left w:w="90" w:type="dxa"/>
              <w:right w:w="90" w:type="dxa"/>
            </w:tcMar>
          </w:tcPr>
          <w:p w14:paraId="320657AC" w14:textId="0991F085" w:rsidR="4841A271" w:rsidRPr="00032A5A" w:rsidRDefault="4841A271" w:rsidP="4841A271">
            <w:pPr>
              <w:rPr>
                <w:rFonts w:ascii="Times New Roman" w:eastAsia="Aptos" w:hAnsi="Times New Roman" w:cs="Times New Roman"/>
                <w:color w:val="000000" w:themeColor="text1"/>
                <w:szCs w:val="22"/>
              </w:rPr>
            </w:pPr>
            <w:r w:rsidRPr="00032A5A">
              <w:rPr>
                <w:rFonts w:ascii="Times New Roman" w:eastAsia="Aptos" w:hAnsi="Times New Roman" w:cs="Times New Roman"/>
                <w:b/>
                <w:bCs/>
                <w:color w:val="000000" w:themeColor="text1"/>
                <w:szCs w:val="22"/>
              </w:rPr>
              <w:t>Pros</w:t>
            </w:r>
          </w:p>
        </w:tc>
        <w:tc>
          <w:tcPr>
            <w:tcW w:w="2986" w:type="dxa"/>
            <w:tcBorders>
              <w:top w:val="single" w:sz="6" w:space="0" w:color="auto"/>
              <w:right w:val="single" w:sz="6" w:space="0" w:color="auto"/>
            </w:tcBorders>
            <w:tcMar>
              <w:left w:w="90" w:type="dxa"/>
              <w:right w:w="90" w:type="dxa"/>
            </w:tcMar>
          </w:tcPr>
          <w:p w14:paraId="65952E02" w14:textId="3A49BC83" w:rsidR="4841A271" w:rsidRPr="00032A5A" w:rsidRDefault="4841A271" w:rsidP="4841A271">
            <w:pPr>
              <w:rPr>
                <w:rFonts w:ascii="Times New Roman" w:eastAsia="Aptos" w:hAnsi="Times New Roman" w:cs="Times New Roman"/>
                <w:color w:val="000000" w:themeColor="text1"/>
                <w:szCs w:val="22"/>
              </w:rPr>
            </w:pPr>
            <w:r w:rsidRPr="00032A5A">
              <w:rPr>
                <w:rFonts w:ascii="Times New Roman" w:eastAsia="Aptos" w:hAnsi="Times New Roman" w:cs="Times New Roman"/>
                <w:b/>
                <w:bCs/>
                <w:color w:val="000000" w:themeColor="text1"/>
                <w:szCs w:val="22"/>
              </w:rPr>
              <w:t>Cons</w:t>
            </w:r>
          </w:p>
        </w:tc>
      </w:tr>
      <w:tr w:rsidR="00B8131C" w:rsidRPr="00032A5A" w14:paraId="21BD9EF6" w14:textId="77777777" w:rsidTr="67925E7E">
        <w:trPr>
          <w:trHeight w:val="300"/>
        </w:trPr>
        <w:tc>
          <w:tcPr>
            <w:tcW w:w="1418" w:type="dxa"/>
            <w:tcBorders>
              <w:left w:val="single" w:sz="6" w:space="0" w:color="auto"/>
            </w:tcBorders>
            <w:tcMar>
              <w:left w:w="90" w:type="dxa"/>
              <w:right w:w="90" w:type="dxa"/>
            </w:tcMar>
            <w:vAlign w:val="center"/>
          </w:tcPr>
          <w:p w14:paraId="0B4CF3F0" w14:textId="10DDC303" w:rsidR="4841A271" w:rsidRPr="00032A5A" w:rsidRDefault="4841A271" w:rsidP="00893FB9">
            <w:pPr>
              <w:rPr>
                <w:rFonts w:ascii="Times New Roman" w:eastAsia="Aptos" w:hAnsi="Times New Roman" w:cs="Times New Roman"/>
                <w:color w:val="000000" w:themeColor="text1"/>
                <w:szCs w:val="22"/>
              </w:rPr>
            </w:pPr>
            <w:r w:rsidRPr="00032A5A">
              <w:rPr>
                <w:rFonts w:ascii="Times New Roman" w:eastAsia="Aptos" w:hAnsi="Times New Roman" w:cs="Times New Roman"/>
                <w:color w:val="000000" w:themeColor="text1"/>
                <w:szCs w:val="22"/>
              </w:rPr>
              <w:t xml:space="preserve">Waterfall </w:t>
            </w:r>
          </w:p>
        </w:tc>
        <w:tc>
          <w:tcPr>
            <w:tcW w:w="1985" w:type="dxa"/>
            <w:tcMar>
              <w:left w:w="90" w:type="dxa"/>
              <w:right w:w="90" w:type="dxa"/>
            </w:tcMar>
          </w:tcPr>
          <w:p w14:paraId="351676B4" w14:textId="70FA27A2" w:rsidR="4841A271"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A fixed set of phases, where each phase must be completed before moving to the next phase</w:t>
            </w:r>
            <w:r w:rsidR="00893FB9" w:rsidRPr="00032A5A">
              <w:rPr>
                <w:rFonts w:ascii="Times New Roman" w:eastAsia="Aptos" w:hAnsi="Times New Roman" w:cs="Times New Roman"/>
                <w:color w:val="000000" w:themeColor="text1"/>
                <w:sz w:val="18"/>
                <w:szCs w:val="18"/>
              </w:rPr>
              <w:t>.</w:t>
            </w:r>
            <w:r w:rsidR="0890A6E1" w:rsidRPr="00032A5A">
              <w:rPr>
                <w:rFonts w:ascii="Times New Roman" w:eastAsia="Aptos" w:hAnsi="Times New Roman" w:cs="Times New Roman"/>
                <w:color w:val="000000" w:themeColor="text1"/>
                <w:sz w:val="18"/>
                <w:szCs w:val="18"/>
              </w:rPr>
              <w:t xml:space="preserve"> (Atlassian, n.d.)</w:t>
            </w:r>
          </w:p>
        </w:tc>
        <w:tc>
          <w:tcPr>
            <w:tcW w:w="3251" w:type="dxa"/>
            <w:tcMar>
              <w:left w:w="90" w:type="dxa"/>
              <w:right w:w="90" w:type="dxa"/>
            </w:tcMar>
          </w:tcPr>
          <w:p w14:paraId="6789E6A5" w14:textId="6ABFE518" w:rsidR="4841A271"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Waterfall outlines a clear project structure</w:t>
            </w:r>
            <w:r w:rsidR="00886F34" w:rsidRPr="00032A5A">
              <w:rPr>
                <w:rFonts w:ascii="Times New Roman" w:eastAsia="Aptos" w:hAnsi="Times New Roman" w:cs="Times New Roman"/>
                <w:color w:val="000000" w:themeColor="text1"/>
                <w:sz w:val="18"/>
                <w:szCs w:val="18"/>
              </w:rPr>
              <w:t xml:space="preserve"> -</w:t>
            </w:r>
            <w:r w:rsidRPr="00032A5A">
              <w:rPr>
                <w:rFonts w:ascii="Times New Roman" w:eastAsia="Aptos" w:hAnsi="Times New Roman" w:cs="Times New Roman"/>
                <w:color w:val="000000" w:themeColor="text1"/>
                <w:sz w:val="18"/>
                <w:szCs w:val="18"/>
              </w:rPr>
              <w:t xml:space="preserve"> this demonstrates clear cost and goals. Due to the fixed nature of the methodology, tracking is lin</w:t>
            </w:r>
            <w:r w:rsidR="00B73CF9" w:rsidRPr="00032A5A">
              <w:rPr>
                <w:rFonts w:ascii="Times New Roman" w:eastAsia="Aptos" w:hAnsi="Times New Roman" w:cs="Times New Roman"/>
                <w:color w:val="000000" w:themeColor="text1"/>
                <w:sz w:val="18"/>
                <w:szCs w:val="18"/>
              </w:rPr>
              <w:t>ea</w:t>
            </w:r>
            <w:r w:rsidRPr="00032A5A">
              <w:rPr>
                <w:rFonts w:ascii="Times New Roman" w:eastAsia="Aptos" w:hAnsi="Times New Roman" w:cs="Times New Roman"/>
                <w:color w:val="000000" w:themeColor="text1"/>
                <w:sz w:val="18"/>
                <w:szCs w:val="18"/>
              </w:rPr>
              <w:t>r and easier. The upfront planning approach also minimises risk factors as most of them are accounted for in the initial planning phase. Waterfall approach also expects fewer delays that can occur from additional requirements.</w:t>
            </w:r>
            <w:r w:rsidR="006F5416" w:rsidRPr="00032A5A">
              <w:rPr>
                <w:rFonts w:ascii="Times New Roman" w:eastAsia="Aptos" w:hAnsi="Times New Roman" w:cs="Times New Roman"/>
                <w:color w:val="000000" w:themeColor="text1"/>
                <w:sz w:val="18"/>
                <w:szCs w:val="18"/>
              </w:rPr>
              <w:t xml:space="preserve"> </w:t>
            </w:r>
            <w:r w:rsidR="42DB2A62" w:rsidRPr="00032A5A">
              <w:rPr>
                <w:rFonts w:ascii="Times New Roman" w:eastAsia="Aptos" w:hAnsi="Times New Roman" w:cs="Times New Roman"/>
                <w:color w:val="000000" w:themeColor="text1"/>
                <w:sz w:val="18"/>
                <w:szCs w:val="18"/>
              </w:rPr>
              <w:t>(Atlassian, n.d.)</w:t>
            </w:r>
          </w:p>
        </w:tc>
        <w:tc>
          <w:tcPr>
            <w:tcW w:w="2986" w:type="dxa"/>
            <w:tcBorders>
              <w:right w:val="single" w:sz="6" w:space="0" w:color="auto"/>
            </w:tcBorders>
            <w:tcMar>
              <w:left w:w="90" w:type="dxa"/>
              <w:right w:w="90" w:type="dxa"/>
            </w:tcMar>
          </w:tcPr>
          <w:p w14:paraId="76EE2A1D" w14:textId="52A35D9F" w:rsidR="4841A271"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Due to the fixed nature of the methodology</w:t>
            </w:r>
            <w:r w:rsidR="006F5416" w:rsidRPr="00032A5A">
              <w:rPr>
                <w:rFonts w:ascii="Times New Roman" w:eastAsia="Aptos" w:hAnsi="Times New Roman" w:cs="Times New Roman"/>
                <w:color w:val="000000" w:themeColor="text1"/>
                <w:sz w:val="18"/>
                <w:szCs w:val="18"/>
              </w:rPr>
              <w:t>,</w:t>
            </w:r>
            <w:r w:rsidRPr="00032A5A">
              <w:rPr>
                <w:rFonts w:ascii="Times New Roman" w:eastAsia="Aptos" w:hAnsi="Times New Roman" w:cs="Times New Roman"/>
                <w:color w:val="000000" w:themeColor="text1"/>
                <w:sz w:val="18"/>
                <w:szCs w:val="18"/>
              </w:rPr>
              <w:t xml:space="preserve"> its benefit can also be a drawback depending on the nature of the project. Projects that </w:t>
            </w:r>
            <w:r w:rsidR="00D214F5" w:rsidRPr="00032A5A">
              <w:rPr>
                <w:rFonts w:ascii="Times New Roman" w:eastAsia="Aptos" w:hAnsi="Times New Roman" w:cs="Times New Roman"/>
                <w:color w:val="000000" w:themeColor="text1"/>
                <w:sz w:val="18"/>
                <w:szCs w:val="18"/>
              </w:rPr>
              <w:t>require</w:t>
            </w:r>
            <w:r w:rsidRPr="00032A5A">
              <w:rPr>
                <w:rFonts w:ascii="Times New Roman" w:eastAsia="Aptos" w:hAnsi="Times New Roman" w:cs="Times New Roman"/>
                <w:color w:val="000000" w:themeColor="text1"/>
                <w:sz w:val="18"/>
                <w:szCs w:val="18"/>
              </w:rPr>
              <w:t xml:space="preserve"> continual interactions with end users and the team to review current direction and course correction do not fit in the waterfall approach. Its fixed approach ultimatel</w:t>
            </w:r>
            <w:r w:rsidR="00710B52" w:rsidRPr="00032A5A">
              <w:rPr>
                <w:rFonts w:ascii="Times New Roman" w:eastAsia="Aptos" w:hAnsi="Times New Roman" w:cs="Times New Roman"/>
                <w:color w:val="000000" w:themeColor="text1"/>
                <w:sz w:val="18"/>
                <w:szCs w:val="18"/>
              </w:rPr>
              <w:t>y</w:t>
            </w:r>
            <w:r w:rsidRPr="00032A5A">
              <w:rPr>
                <w:rFonts w:ascii="Times New Roman" w:eastAsia="Aptos" w:hAnsi="Times New Roman" w:cs="Times New Roman"/>
                <w:color w:val="000000" w:themeColor="text1"/>
                <w:sz w:val="18"/>
                <w:szCs w:val="18"/>
              </w:rPr>
              <w:t xml:space="preserve"> limit</w:t>
            </w:r>
            <w:r w:rsidR="00710B52" w:rsidRPr="00032A5A">
              <w:rPr>
                <w:rFonts w:ascii="Times New Roman" w:eastAsia="Aptos" w:hAnsi="Times New Roman" w:cs="Times New Roman"/>
                <w:color w:val="000000" w:themeColor="text1"/>
                <w:sz w:val="18"/>
                <w:szCs w:val="18"/>
              </w:rPr>
              <w:t>s</w:t>
            </w:r>
            <w:r w:rsidRPr="00032A5A">
              <w:rPr>
                <w:rFonts w:ascii="Times New Roman" w:eastAsia="Aptos" w:hAnsi="Times New Roman" w:cs="Times New Roman"/>
                <w:color w:val="000000" w:themeColor="text1"/>
                <w:sz w:val="18"/>
                <w:szCs w:val="18"/>
              </w:rPr>
              <w:t xml:space="preserve"> flexibility. </w:t>
            </w:r>
            <w:r w:rsidR="7EDCC7DA" w:rsidRPr="00032A5A">
              <w:rPr>
                <w:rFonts w:ascii="Times New Roman" w:eastAsia="Aptos" w:hAnsi="Times New Roman" w:cs="Times New Roman"/>
                <w:color w:val="000000" w:themeColor="text1"/>
                <w:sz w:val="18"/>
                <w:szCs w:val="18"/>
              </w:rPr>
              <w:t>(Atlassian, n.d.)</w:t>
            </w:r>
            <w:r w:rsidRPr="00032A5A">
              <w:rPr>
                <w:rFonts w:ascii="Times New Roman" w:eastAsia="Aptos" w:hAnsi="Times New Roman" w:cs="Times New Roman"/>
                <w:color w:val="000000" w:themeColor="text1"/>
                <w:sz w:val="18"/>
                <w:szCs w:val="18"/>
              </w:rPr>
              <w:t xml:space="preserve"> </w:t>
            </w:r>
          </w:p>
        </w:tc>
      </w:tr>
      <w:tr w:rsidR="00B8131C" w:rsidRPr="00032A5A" w14:paraId="75148549" w14:textId="77777777" w:rsidTr="67925E7E">
        <w:trPr>
          <w:trHeight w:val="300"/>
        </w:trPr>
        <w:tc>
          <w:tcPr>
            <w:tcW w:w="1418" w:type="dxa"/>
            <w:tcBorders>
              <w:left w:val="single" w:sz="6" w:space="0" w:color="auto"/>
            </w:tcBorders>
            <w:tcMar>
              <w:left w:w="90" w:type="dxa"/>
              <w:right w:w="90" w:type="dxa"/>
            </w:tcMar>
            <w:vAlign w:val="center"/>
          </w:tcPr>
          <w:p w14:paraId="2B1547A2" w14:textId="39F74F7F" w:rsidR="4841A271" w:rsidRPr="00032A5A" w:rsidRDefault="4841A271" w:rsidP="00893FB9">
            <w:pPr>
              <w:rPr>
                <w:rFonts w:ascii="Times New Roman" w:eastAsia="Aptos" w:hAnsi="Times New Roman" w:cs="Times New Roman"/>
                <w:color w:val="000000" w:themeColor="text1"/>
                <w:szCs w:val="22"/>
              </w:rPr>
            </w:pPr>
            <w:r w:rsidRPr="00032A5A">
              <w:rPr>
                <w:rFonts w:ascii="Times New Roman" w:eastAsia="Aptos" w:hAnsi="Times New Roman" w:cs="Times New Roman"/>
                <w:color w:val="000000" w:themeColor="text1"/>
                <w:szCs w:val="22"/>
              </w:rPr>
              <w:t xml:space="preserve">Scrum  </w:t>
            </w:r>
          </w:p>
        </w:tc>
        <w:tc>
          <w:tcPr>
            <w:tcW w:w="1985" w:type="dxa"/>
            <w:tcMar>
              <w:left w:w="90" w:type="dxa"/>
              <w:right w:w="90" w:type="dxa"/>
            </w:tcMar>
          </w:tcPr>
          <w:p w14:paraId="3DE1E225" w14:textId="0D68BACC" w:rsidR="4841A271"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Working quickly and collaboratively while promoting an environment that allows changes during the development cycle</w:t>
            </w:r>
            <w:r w:rsidR="00706ADA" w:rsidRPr="00032A5A">
              <w:rPr>
                <w:rFonts w:ascii="Times New Roman" w:eastAsia="Aptos" w:hAnsi="Times New Roman" w:cs="Times New Roman"/>
                <w:color w:val="000000" w:themeColor="text1"/>
                <w:sz w:val="18"/>
                <w:szCs w:val="18"/>
              </w:rPr>
              <w:t xml:space="preserve">. </w:t>
            </w:r>
            <w:r w:rsidR="35B2967E" w:rsidRPr="00032A5A">
              <w:rPr>
                <w:rFonts w:ascii="Times New Roman" w:eastAsia="Aptos" w:hAnsi="Times New Roman" w:cs="Times New Roman"/>
                <w:color w:val="000000" w:themeColor="text1"/>
                <w:sz w:val="18"/>
                <w:szCs w:val="18"/>
              </w:rPr>
              <w:t>(</w:t>
            </w:r>
            <w:r w:rsidR="00706ADA" w:rsidRPr="00032A5A">
              <w:rPr>
                <w:rFonts w:ascii="Times New Roman" w:eastAsia="Aptos" w:hAnsi="Times New Roman" w:cs="Times New Roman"/>
                <w:color w:val="000000" w:themeColor="text1"/>
                <w:sz w:val="18"/>
                <w:szCs w:val="18"/>
              </w:rPr>
              <w:t>A</w:t>
            </w:r>
            <w:r w:rsidR="35B2967E" w:rsidRPr="00032A5A">
              <w:rPr>
                <w:rFonts w:ascii="Times New Roman" w:eastAsia="Aptos" w:hAnsi="Times New Roman" w:cs="Times New Roman"/>
                <w:color w:val="000000" w:themeColor="text1"/>
                <w:sz w:val="18"/>
                <w:szCs w:val="18"/>
              </w:rPr>
              <w:t>sana,</w:t>
            </w:r>
            <w:r w:rsidR="00706ADA" w:rsidRPr="00032A5A">
              <w:rPr>
                <w:rFonts w:ascii="Times New Roman" w:eastAsia="Aptos" w:hAnsi="Times New Roman" w:cs="Times New Roman"/>
                <w:color w:val="000000" w:themeColor="text1"/>
                <w:sz w:val="18"/>
                <w:szCs w:val="18"/>
              </w:rPr>
              <w:t xml:space="preserve"> </w:t>
            </w:r>
            <w:r w:rsidR="35B2967E" w:rsidRPr="00032A5A">
              <w:rPr>
                <w:rFonts w:ascii="Times New Roman" w:eastAsia="Aptos" w:hAnsi="Times New Roman" w:cs="Times New Roman"/>
                <w:color w:val="000000" w:themeColor="text1"/>
                <w:sz w:val="18"/>
                <w:szCs w:val="18"/>
              </w:rPr>
              <w:t>2025)</w:t>
            </w:r>
          </w:p>
          <w:p w14:paraId="551CF3C6" w14:textId="03AB9D3A" w:rsidR="4841A271" w:rsidRPr="00032A5A" w:rsidRDefault="4841A271" w:rsidP="4841A271">
            <w:pPr>
              <w:rPr>
                <w:rFonts w:ascii="Times New Roman" w:eastAsia="Aptos" w:hAnsi="Times New Roman" w:cs="Times New Roman"/>
                <w:color w:val="000000" w:themeColor="text1"/>
                <w:szCs w:val="22"/>
              </w:rPr>
            </w:pPr>
          </w:p>
        </w:tc>
        <w:tc>
          <w:tcPr>
            <w:tcW w:w="3251" w:type="dxa"/>
            <w:tcMar>
              <w:left w:w="90" w:type="dxa"/>
              <w:right w:w="90" w:type="dxa"/>
            </w:tcMar>
          </w:tcPr>
          <w:p w14:paraId="78D6E402" w14:textId="59852036" w:rsidR="4841A271"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 xml:space="preserve">The </w:t>
            </w:r>
            <w:r w:rsidR="00EF3D9B" w:rsidRPr="00032A5A">
              <w:rPr>
                <w:rFonts w:ascii="Times New Roman" w:eastAsia="Aptos" w:hAnsi="Times New Roman" w:cs="Times New Roman"/>
                <w:color w:val="000000" w:themeColor="text1"/>
                <w:sz w:val="18"/>
                <w:szCs w:val="18"/>
              </w:rPr>
              <w:t>S</w:t>
            </w:r>
            <w:r w:rsidRPr="00032A5A">
              <w:rPr>
                <w:rFonts w:ascii="Times New Roman" w:eastAsia="Aptos" w:hAnsi="Times New Roman" w:cs="Times New Roman"/>
                <w:color w:val="000000" w:themeColor="text1"/>
                <w:sz w:val="18"/>
                <w:szCs w:val="18"/>
              </w:rPr>
              <w:t xml:space="preserve">crum framework is the suggested approach for software development projects that prioritise customer needs constantly changing throughout the development lifecycle. </w:t>
            </w:r>
            <w:r w:rsidRPr="00032A5A">
              <w:rPr>
                <w:rFonts w:ascii="Times New Roman" w:hAnsi="Times New Roman" w:cs="Times New Roman"/>
              </w:rPr>
              <w:br/>
            </w:r>
            <w:r w:rsidRPr="00032A5A">
              <w:rPr>
                <w:rFonts w:ascii="Times New Roman" w:eastAsia="Aptos" w:hAnsi="Times New Roman" w:cs="Times New Roman"/>
                <w:color w:val="000000" w:themeColor="text1"/>
                <w:sz w:val="18"/>
                <w:szCs w:val="18"/>
              </w:rPr>
              <w:t>The phases of this approach are broken down into sprints. Once a sprint is completed</w:t>
            </w:r>
            <w:r w:rsidR="009A0CC5" w:rsidRPr="00032A5A">
              <w:rPr>
                <w:rFonts w:ascii="Times New Roman" w:eastAsia="Aptos" w:hAnsi="Times New Roman" w:cs="Times New Roman"/>
                <w:color w:val="000000" w:themeColor="text1"/>
                <w:sz w:val="18"/>
                <w:szCs w:val="18"/>
              </w:rPr>
              <w:t>,</w:t>
            </w:r>
            <w:r w:rsidRPr="00032A5A">
              <w:rPr>
                <w:rFonts w:ascii="Times New Roman" w:eastAsia="Aptos" w:hAnsi="Times New Roman" w:cs="Times New Roman"/>
                <w:color w:val="000000" w:themeColor="text1"/>
                <w:sz w:val="18"/>
                <w:szCs w:val="18"/>
              </w:rPr>
              <w:t xml:space="preserve"> review and feedback commence to improve the efficiency of the next sprint. </w:t>
            </w:r>
            <w:r w:rsidR="29AD230D" w:rsidRPr="00032A5A">
              <w:rPr>
                <w:rFonts w:ascii="Times New Roman" w:eastAsia="Aptos" w:hAnsi="Times New Roman" w:cs="Times New Roman"/>
                <w:color w:val="000000" w:themeColor="text1"/>
                <w:sz w:val="18"/>
                <w:szCs w:val="18"/>
              </w:rPr>
              <w:t>(</w:t>
            </w:r>
            <w:r w:rsidR="00706ADA" w:rsidRPr="00032A5A">
              <w:rPr>
                <w:rFonts w:ascii="Times New Roman" w:eastAsia="Aptos" w:hAnsi="Times New Roman" w:cs="Times New Roman"/>
                <w:color w:val="000000" w:themeColor="text1"/>
                <w:sz w:val="18"/>
                <w:szCs w:val="18"/>
              </w:rPr>
              <w:t>A</w:t>
            </w:r>
            <w:r w:rsidR="29AD230D" w:rsidRPr="00032A5A">
              <w:rPr>
                <w:rFonts w:ascii="Times New Roman" w:eastAsia="Aptos" w:hAnsi="Times New Roman" w:cs="Times New Roman"/>
                <w:color w:val="000000" w:themeColor="text1"/>
                <w:sz w:val="18"/>
                <w:szCs w:val="18"/>
              </w:rPr>
              <w:t>sana,</w:t>
            </w:r>
            <w:r w:rsidR="00D214F5" w:rsidRPr="00032A5A">
              <w:rPr>
                <w:rFonts w:ascii="Times New Roman" w:eastAsia="Aptos" w:hAnsi="Times New Roman" w:cs="Times New Roman"/>
                <w:color w:val="000000" w:themeColor="text1"/>
                <w:sz w:val="18"/>
                <w:szCs w:val="18"/>
              </w:rPr>
              <w:t xml:space="preserve"> </w:t>
            </w:r>
            <w:r w:rsidR="29AD230D" w:rsidRPr="00032A5A">
              <w:rPr>
                <w:rFonts w:ascii="Times New Roman" w:eastAsia="Aptos" w:hAnsi="Times New Roman" w:cs="Times New Roman"/>
                <w:color w:val="000000" w:themeColor="text1"/>
                <w:sz w:val="18"/>
                <w:szCs w:val="18"/>
              </w:rPr>
              <w:t>2025)</w:t>
            </w:r>
          </w:p>
        </w:tc>
        <w:tc>
          <w:tcPr>
            <w:tcW w:w="2986" w:type="dxa"/>
            <w:tcBorders>
              <w:right w:val="single" w:sz="6" w:space="0" w:color="auto"/>
            </w:tcBorders>
            <w:tcMar>
              <w:left w:w="90" w:type="dxa"/>
              <w:right w:w="90" w:type="dxa"/>
            </w:tcMar>
          </w:tcPr>
          <w:p w14:paraId="3C55275A" w14:textId="77777777" w:rsidR="009A0CC5"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Due to the agile approach being constantly chang</w:t>
            </w:r>
            <w:r w:rsidR="00B1190C" w:rsidRPr="00032A5A">
              <w:rPr>
                <w:rFonts w:ascii="Times New Roman" w:eastAsia="Aptos" w:hAnsi="Times New Roman" w:cs="Times New Roman"/>
                <w:color w:val="000000" w:themeColor="text1"/>
                <w:sz w:val="18"/>
                <w:szCs w:val="18"/>
              </w:rPr>
              <w:t>ed</w:t>
            </w:r>
            <w:r w:rsidRPr="00032A5A">
              <w:rPr>
                <w:rFonts w:ascii="Times New Roman" w:eastAsia="Aptos" w:hAnsi="Times New Roman" w:cs="Times New Roman"/>
                <w:color w:val="000000" w:themeColor="text1"/>
                <w:sz w:val="18"/>
                <w:szCs w:val="18"/>
              </w:rPr>
              <w:t xml:space="preserve"> and reviewed after each sprint, limitation on resource planning can occur due to the unclear end object</w:t>
            </w:r>
            <w:r w:rsidR="00B1190C" w:rsidRPr="00032A5A">
              <w:rPr>
                <w:rFonts w:ascii="Times New Roman" w:eastAsia="Aptos" w:hAnsi="Times New Roman" w:cs="Times New Roman"/>
                <w:color w:val="000000" w:themeColor="text1"/>
                <w:sz w:val="18"/>
                <w:szCs w:val="18"/>
              </w:rPr>
              <w:t>ive</w:t>
            </w:r>
            <w:r w:rsidRPr="00032A5A">
              <w:rPr>
                <w:rFonts w:ascii="Times New Roman" w:eastAsia="Aptos" w:hAnsi="Times New Roman" w:cs="Times New Roman"/>
                <w:color w:val="000000" w:themeColor="text1"/>
                <w:sz w:val="18"/>
                <w:szCs w:val="18"/>
              </w:rPr>
              <w:t xml:space="preserve">. </w:t>
            </w:r>
          </w:p>
          <w:p w14:paraId="359514B5" w14:textId="51C637BD" w:rsidR="4841A271" w:rsidRPr="00032A5A" w:rsidRDefault="4841A271" w:rsidP="4841A271">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 xml:space="preserve">In most cases, the dev team can only have sight on a few sprints ahead. </w:t>
            </w:r>
            <w:r w:rsidRPr="00032A5A">
              <w:rPr>
                <w:rFonts w:ascii="Times New Roman" w:hAnsi="Times New Roman" w:cs="Times New Roman"/>
              </w:rPr>
              <w:br/>
            </w:r>
            <w:r w:rsidRPr="00032A5A">
              <w:rPr>
                <w:rFonts w:ascii="Times New Roman" w:eastAsia="Aptos" w:hAnsi="Times New Roman" w:cs="Times New Roman"/>
                <w:color w:val="000000" w:themeColor="text1"/>
                <w:sz w:val="18"/>
                <w:szCs w:val="18"/>
              </w:rPr>
              <w:t xml:space="preserve">Agile is also difficult to measure due to its nature of change which can also result in scope creep. </w:t>
            </w:r>
            <w:r w:rsidR="642E8C8D" w:rsidRPr="00032A5A">
              <w:rPr>
                <w:rFonts w:ascii="Times New Roman" w:eastAsia="Aptos" w:hAnsi="Times New Roman" w:cs="Times New Roman"/>
                <w:color w:val="000000" w:themeColor="text1"/>
                <w:sz w:val="18"/>
                <w:szCs w:val="18"/>
              </w:rPr>
              <w:t>(</w:t>
            </w:r>
            <w:r w:rsidR="00706ADA" w:rsidRPr="00032A5A">
              <w:rPr>
                <w:rFonts w:ascii="Times New Roman" w:eastAsia="Aptos" w:hAnsi="Times New Roman" w:cs="Times New Roman"/>
                <w:color w:val="000000" w:themeColor="text1"/>
                <w:sz w:val="18"/>
                <w:szCs w:val="18"/>
              </w:rPr>
              <w:t>A</w:t>
            </w:r>
            <w:r w:rsidR="642E8C8D" w:rsidRPr="00032A5A">
              <w:rPr>
                <w:rFonts w:ascii="Times New Roman" w:eastAsia="Aptos" w:hAnsi="Times New Roman" w:cs="Times New Roman"/>
                <w:color w:val="000000" w:themeColor="text1"/>
                <w:sz w:val="18"/>
                <w:szCs w:val="18"/>
              </w:rPr>
              <w:t>sana,</w:t>
            </w:r>
            <w:r w:rsidR="00D214F5" w:rsidRPr="00032A5A">
              <w:rPr>
                <w:rFonts w:ascii="Times New Roman" w:eastAsia="Aptos" w:hAnsi="Times New Roman" w:cs="Times New Roman"/>
                <w:color w:val="000000" w:themeColor="text1"/>
                <w:sz w:val="18"/>
                <w:szCs w:val="18"/>
              </w:rPr>
              <w:t xml:space="preserve"> </w:t>
            </w:r>
            <w:r w:rsidR="642E8C8D" w:rsidRPr="00032A5A">
              <w:rPr>
                <w:rFonts w:ascii="Times New Roman" w:eastAsia="Aptos" w:hAnsi="Times New Roman" w:cs="Times New Roman"/>
                <w:color w:val="000000" w:themeColor="text1"/>
                <w:sz w:val="18"/>
                <w:szCs w:val="18"/>
              </w:rPr>
              <w:t>2025)</w:t>
            </w:r>
            <w:r w:rsidRPr="00032A5A">
              <w:rPr>
                <w:rFonts w:ascii="Times New Roman" w:eastAsia="Aptos" w:hAnsi="Times New Roman" w:cs="Times New Roman"/>
                <w:color w:val="000000" w:themeColor="text1"/>
                <w:sz w:val="18"/>
                <w:szCs w:val="18"/>
              </w:rPr>
              <w:t xml:space="preserve">   </w:t>
            </w:r>
          </w:p>
        </w:tc>
      </w:tr>
      <w:tr w:rsidR="00B8131C" w:rsidRPr="00032A5A" w14:paraId="0AE112BD" w14:textId="77777777" w:rsidTr="67925E7E">
        <w:trPr>
          <w:trHeight w:val="300"/>
        </w:trPr>
        <w:tc>
          <w:tcPr>
            <w:tcW w:w="1418" w:type="dxa"/>
            <w:tcBorders>
              <w:left w:val="single" w:sz="6" w:space="0" w:color="auto"/>
              <w:bottom w:val="single" w:sz="6" w:space="0" w:color="auto"/>
            </w:tcBorders>
            <w:tcMar>
              <w:left w:w="90" w:type="dxa"/>
              <w:right w:w="90" w:type="dxa"/>
            </w:tcMar>
            <w:vAlign w:val="center"/>
          </w:tcPr>
          <w:p w14:paraId="3BD75BF1" w14:textId="4ACB6E17" w:rsidR="4841A271" w:rsidRPr="00032A5A" w:rsidRDefault="4269AADF" w:rsidP="407B4B2A">
            <w:pPr>
              <w:rPr>
                <w:rFonts w:ascii="Times New Roman" w:hAnsi="Times New Roman" w:cs="Times New Roman"/>
              </w:rPr>
            </w:pPr>
            <w:r w:rsidRPr="00032A5A">
              <w:rPr>
                <w:rFonts w:ascii="Times New Roman" w:eastAsia="Aptos" w:hAnsi="Times New Roman" w:cs="Times New Roman"/>
                <w:color w:val="000000" w:themeColor="text1"/>
              </w:rPr>
              <w:t xml:space="preserve">Software testing </w:t>
            </w:r>
            <w:r w:rsidR="2DF7E6E1" w:rsidRPr="00032A5A">
              <w:rPr>
                <w:rFonts w:ascii="Times New Roman" w:eastAsia="Aptos" w:hAnsi="Times New Roman" w:cs="Times New Roman"/>
                <w:color w:val="000000" w:themeColor="text1"/>
              </w:rPr>
              <w:t>lifecycle</w:t>
            </w:r>
            <w:r w:rsidRPr="00032A5A">
              <w:rPr>
                <w:rFonts w:ascii="Times New Roman" w:eastAsia="Aptos" w:hAnsi="Times New Roman" w:cs="Times New Roman"/>
                <w:color w:val="000000" w:themeColor="text1"/>
              </w:rPr>
              <w:t xml:space="preserve"> </w:t>
            </w:r>
          </w:p>
        </w:tc>
        <w:tc>
          <w:tcPr>
            <w:tcW w:w="1985" w:type="dxa"/>
            <w:tcBorders>
              <w:bottom w:val="single" w:sz="6" w:space="0" w:color="auto"/>
            </w:tcBorders>
            <w:tcMar>
              <w:left w:w="90" w:type="dxa"/>
              <w:right w:w="90" w:type="dxa"/>
            </w:tcMar>
          </w:tcPr>
          <w:p w14:paraId="371F32CD" w14:textId="5F11B512" w:rsidR="4841A271" w:rsidRPr="00032A5A" w:rsidRDefault="0AD3610A" w:rsidP="67925E7E">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 xml:space="preserve">The core approach </w:t>
            </w:r>
            <w:r w:rsidR="1F685789" w:rsidRPr="00032A5A">
              <w:rPr>
                <w:rFonts w:ascii="Times New Roman" w:eastAsia="Aptos" w:hAnsi="Times New Roman" w:cs="Times New Roman"/>
                <w:color w:val="000000" w:themeColor="text1"/>
                <w:sz w:val="18"/>
                <w:szCs w:val="18"/>
              </w:rPr>
              <w:t>(</w:t>
            </w:r>
            <w:r w:rsidR="00E52ACF" w:rsidRPr="00032A5A">
              <w:rPr>
                <w:rFonts w:ascii="Times New Roman" w:eastAsia="Aptos" w:hAnsi="Times New Roman" w:cs="Times New Roman"/>
                <w:color w:val="000000" w:themeColor="text1"/>
                <w:sz w:val="18"/>
                <w:szCs w:val="18"/>
              </w:rPr>
              <w:t>STLC</w:t>
            </w:r>
            <w:r w:rsidR="07300755" w:rsidRPr="00032A5A">
              <w:rPr>
                <w:rFonts w:ascii="Times New Roman" w:eastAsia="Aptos" w:hAnsi="Times New Roman" w:cs="Times New Roman"/>
                <w:color w:val="000000" w:themeColor="text1"/>
                <w:sz w:val="18"/>
                <w:szCs w:val="18"/>
              </w:rPr>
              <w:t>)</w:t>
            </w:r>
            <w:r w:rsidRPr="00032A5A">
              <w:rPr>
                <w:rFonts w:ascii="Times New Roman" w:eastAsia="Aptos" w:hAnsi="Times New Roman" w:cs="Times New Roman"/>
                <w:color w:val="000000" w:themeColor="text1"/>
                <w:sz w:val="18"/>
                <w:szCs w:val="18"/>
              </w:rPr>
              <w:t xml:space="preserve"> showcases the sequences of phases </w:t>
            </w:r>
            <w:r w:rsidR="03A62CF5" w:rsidRPr="00032A5A">
              <w:rPr>
                <w:rFonts w:ascii="Times New Roman" w:eastAsia="Aptos" w:hAnsi="Times New Roman" w:cs="Times New Roman"/>
                <w:color w:val="000000" w:themeColor="text1"/>
                <w:sz w:val="18"/>
                <w:szCs w:val="18"/>
              </w:rPr>
              <w:t xml:space="preserve">that occur during the </w:t>
            </w:r>
            <w:r w:rsidR="008F3CDB" w:rsidRPr="00032A5A">
              <w:rPr>
                <w:rFonts w:ascii="Times New Roman" w:hAnsi="Times New Roman" w:cs="Times New Roman"/>
                <w:sz w:val="18"/>
                <w:szCs w:val="20"/>
              </w:rPr>
              <w:t>evaluating</w:t>
            </w:r>
            <w:r w:rsidR="03A62CF5" w:rsidRPr="00032A5A">
              <w:rPr>
                <w:rFonts w:ascii="Times New Roman" w:eastAsia="Aptos" w:hAnsi="Times New Roman" w:cs="Times New Roman"/>
                <w:color w:val="000000" w:themeColor="text1"/>
                <w:sz w:val="14"/>
                <w:szCs w:val="14"/>
              </w:rPr>
              <w:t xml:space="preserve"> </w:t>
            </w:r>
            <w:r w:rsidR="03A62CF5" w:rsidRPr="00032A5A">
              <w:rPr>
                <w:rFonts w:ascii="Times New Roman" w:eastAsia="Aptos" w:hAnsi="Times New Roman" w:cs="Times New Roman"/>
                <w:color w:val="000000" w:themeColor="text1"/>
                <w:sz w:val="18"/>
                <w:szCs w:val="18"/>
              </w:rPr>
              <w:t>process of software.</w:t>
            </w:r>
            <w:r w:rsidR="2C17383B" w:rsidRPr="00032A5A">
              <w:rPr>
                <w:rFonts w:ascii="Times New Roman" w:eastAsia="Aptos" w:hAnsi="Times New Roman" w:cs="Times New Roman"/>
                <w:color w:val="000000" w:themeColor="text1"/>
                <w:sz w:val="18"/>
                <w:szCs w:val="18"/>
              </w:rPr>
              <w:t xml:space="preserve"> Its main focuses are </w:t>
            </w:r>
            <w:r w:rsidR="00E52ACF" w:rsidRPr="00032A5A">
              <w:rPr>
                <w:rFonts w:ascii="Times New Roman" w:eastAsia="Aptos" w:hAnsi="Times New Roman" w:cs="Times New Roman"/>
                <w:color w:val="000000" w:themeColor="text1"/>
                <w:sz w:val="18"/>
                <w:szCs w:val="18"/>
              </w:rPr>
              <w:t>evaluating</w:t>
            </w:r>
            <w:r w:rsidR="2C17383B" w:rsidRPr="00032A5A">
              <w:rPr>
                <w:rFonts w:ascii="Times New Roman" w:eastAsia="Aptos" w:hAnsi="Times New Roman" w:cs="Times New Roman"/>
                <w:color w:val="000000" w:themeColor="text1"/>
                <w:sz w:val="18"/>
                <w:szCs w:val="18"/>
              </w:rPr>
              <w:t xml:space="preserve"> and understanding the product to ensure its working as expected</w:t>
            </w:r>
            <w:r w:rsidR="03A62CF5" w:rsidRPr="00032A5A">
              <w:rPr>
                <w:rFonts w:ascii="Times New Roman" w:eastAsia="Aptos" w:hAnsi="Times New Roman" w:cs="Times New Roman"/>
                <w:color w:val="000000" w:themeColor="text1"/>
                <w:sz w:val="18"/>
                <w:szCs w:val="18"/>
              </w:rPr>
              <w:t xml:space="preserve"> </w:t>
            </w:r>
          </w:p>
          <w:p w14:paraId="472087C3" w14:textId="7A0AED3D" w:rsidR="4841A271" w:rsidRPr="00032A5A" w:rsidRDefault="3E23E80D" w:rsidP="4841A271">
            <w:pPr>
              <w:rPr>
                <w:rFonts w:ascii="Times New Roman" w:eastAsia="Aptos" w:hAnsi="Times New Roman" w:cs="Times New Roman"/>
                <w:color w:val="000000" w:themeColor="text1"/>
                <w:sz w:val="18"/>
                <w:szCs w:val="18"/>
              </w:rPr>
            </w:pPr>
            <w:r w:rsidRPr="00032A5A">
              <w:rPr>
                <w:rFonts w:ascii="Times New Roman" w:eastAsia="Times New Roman" w:hAnsi="Times New Roman" w:cs="Times New Roman"/>
                <w:sz w:val="18"/>
                <w:szCs w:val="18"/>
              </w:rPr>
              <w:t>(Testim, 2025)</w:t>
            </w:r>
          </w:p>
        </w:tc>
        <w:tc>
          <w:tcPr>
            <w:tcW w:w="3251" w:type="dxa"/>
            <w:tcBorders>
              <w:bottom w:val="single" w:sz="6" w:space="0" w:color="auto"/>
            </w:tcBorders>
            <w:tcMar>
              <w:left w:w="90" w:type="dxa"/>
              <w:right w:w="90" w:type="dxa"/>
            </w:tcMar>
          </w:tcPr>
          <w:p w14:paraId="71729313" w14:textId="0FFB178A" w:rsidR="4841A271" w:rsidRPr="00032A5A" w:rsidRDefault="71B068D0" w:rsidP="67925E7E">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STLC prioritises identifying early flaws to prevent them becoming serious issues down the line.</w:t>
            </w:r>
            <w:r w:rsidR="13C1B19D" w:rsidRPr="00032A5A">
              <w:rPr>
                <w:rFonts w:ascii="Times New Roman" w:eastAsia="Aptos" w:hAnsi="Times New Roman" w:cs="Times New Roman"/>
                <w:color w:val="000000" w:themeColor="text1"/>
                <w:sz w:val="18"/>
                <w:szCs w:val="18"/>
              </w:rPr>
              <w:t xml:space="preserve"> This reduces the end user faults making the software more stable. Due to the </w:t>
            </w:r>
            <w:r w:rsidR="1A8CFBBD" w:rsidRPr="00032A5A">
              <w:rPr>
                <w:rFonts w:ascii="Times New Roman" w:eastAsia="Aptos" w:hAnsi="Times New Roman" w:cs="Times New Roman"/>
                <w:color w:val="000000" w:themeColor="text1"/>
                <w:sz w:val="18"/>
                <w:szCs w:val="18"/>
              </w:rPr>
              <w:t>nature</w:t>
            </w:r>
            <w:r w:rsidR="13C1B19D" w:rsidRPr="00032A5A">
              <w:rPr>
                <w:rFonts w:ascii="Times New Roman" w:eastAsia="Aptos" w:hAnsi="Times New Roman" w:cs="Times New Roman"/>
                <w:color w:val="000000" w:themeColor="text1"/>
                <w:sz w:val="18"/>
                <w:szCs w:val="18"/>
              </w:rPr>
              <w:t xml:space="preserve"> of </w:t>
            </w:r>
            <w:r w:rsidR="6C1FE5CF" w:rsidRPr="00032A5A">
              <w:rPr>
                <w:rFonts w:ascii="Times New Roman" w:eastAsia="Aptos" w:hAnsi="Times New Roman" w:cs="Times New Roman"/>
                <w:color w:val="000000" w:themeColor="text1"/>
                <w:sz w:val="18"/>
                <w:szCs w:val="18"/>
              </w:rPr>
              <w:t>capturing</w:t>
            </w:r>
            <w:r w:rsidR="13C1B19D" w:rsidRPr="00032A5A">
              <w:rPr>
                <w:rFonts w:ascii="Times New Roman" w:eastAsia="Aptos" w:hAnsi="Times New Roman" w:cs="Times New Roman"/>
                <w:color w:val="000000" w:themeColor="text1"/>
                <w:sz w:val="18"/>
                <w:szCs w:val="18"/>
              </w:rPr>
              <w:t xml:space="preserve"> faults early in </w:t>
            </w:r>
            <w:r w:rsidR="57E2C7CF" w:rsidRPr="00032A5A">
              <w:rPr>
                <w:rFonts w:ascii="Times New Roman" w:eastAsia="Aptos" w:hAnsi="Times New Roman" w:cs="Times New Roman"/>
                <w:color w:val="000000" w:themeColor="text1"/>
                <w:sz w:val="18"/>
                <w:szCs w:val="18"/>
              </w:rPr>
              <w:t>development</w:t>
            </w:r>
            <w:r w:rsidR="13C1B19D" w:rsidRPr="00032A5A">
              <w:rPr>
                <w:rFonts w:ascii="Times New Roman" w:eastAsia="Aptos" w:hAnsi="Times New Roman" w:cs="Times New Roman"/>
                <w:color w:val="000000" w:themeColor="text1"/>
                <w:sz w:val="18"/>
                <w:szCs w:val="18"/>
              </w:rPr>
              <w:t xml:space="preserve"> results in </w:t>
            </w:r>
            <w:r w:rsidR="10FD7C03" w:rsidRPr="00032A5A">
              <w:rPr>
                <w:rFonts w:ascii="Times New Roman" w:eastAsia="Aptos" w:hAnsi="Times New Roman" w:cs="Times New Roman"/>
                <w:color w:val="000000" w:themeColor="text1"/>
                <w:sz w:val="18"/>
                <w:szCs w:val="18"/>
              </w:rPr>
              <w:t>reduced</w:t>
            </w:r>
            <w:r w:rsidR="13C1B19D" w:rsidRPr="00032A5A">
              <w:rPr>
                <w:rFonts w:ascii="Times New Roman" w:eastAsia="Aptos" w:hAnsi="Times New Roman" w:cs="Times New Roman"/>
                <w:color w:val="000000" w:themeColor="text1"/>
                <w:sz w:val="18"/>
                <w:szCs w:val="18"/>
              </w:rPr>
              <w:t xml:space="preserve"> co</w:t>
            </w:r>
            <w:r w:rsidR="478CE2AF" w:rsidRPr="00032A5A">
              <w:rPr>
                <w:rFonts w:ascii="Times New Roman" w:eastAsia="Aptos" w:hAnsi="Times New Roman" w:cs="Times New Roman"/>
                <w:color w:val="000000" w:themeColor="text1"/>
                <w:sz w:val="18"/>
                <w:szCs w:val="18"/>
              </w:rPr>
              <w:t xml:space="preserve">st to fix issues as </w:t>
            </w:r>
            <w:r w:rsidR="004C776C" w:rsidRPr="00032A5A">
              <w:rPr>
                <w:rFonts w:ascii="Times New Roman" w:eastAsia="Aptos" w:hAnsi="Times New Roman" w:cs="Times New Roman"/>
                <w:color w:val="000000" w:themeColor="text1"/>
                <w:sz w:val="18"/>
                <w:szCs w:val="18"/>
              </w:rPr>
              <w:t>opposed</w:t>
            </w:r>
            <w:r w:rsidR="478CE2AF" w:rsidRPr="00032A5A">
              <w:rPr>
                <w:rFonts w:ascii="Times New Roman" w:eastAsia="Aptos" w:hAnsi="Times New Roman" w:cs="Times New Roman"/>
                <w:color w:val="000000" w:themeColor="text1"/>
                <w:sz w:val="18"/>
                <w:szCs w:val="18"/>
              </w:rPr>
              <w:t xml:space="preserve"> to </w:t>
            </w:r>
            <w:r w:rsidR="543711B8" w:rsidRPr="00032A5A">
              <w:rPr>
                <w:rFonts w:ascii="Times New Roman" w:eastAsia="Aptos" w:hAnsi="Times New Roman" w:cs="Times New Roman"/>
                <w:color w:val="000000" w:themeColor="text1"/>
                <w:sz w:val="18"/>
                <w:szCs w:val="18"/>
              </w:rPr>
              <w:t>addressing</w:t>
            </w:r>
            <w:r w:rsidR="478CE2AF" w:rsidRPr="00032A5A">
              <w:rPr>
                <w:rFonts w:ascii="Times New Roman" w:eastAsia="Aptos" w:hAnsi="Times New Roman" w:cs="Times New Roman"/>
                <w:color w:val="000000" w:themeColor="text1"/>
                <w:sz w:val="18"/>
                <w:szCs w:val="18"/>
              </w:rPr>
              <w:t xml:space="preserve"> the issues </w:t>
            </w:r>
            <w:r w:rsidR="4ACE87C5" w:rsidRPr="00032A5A">
              <w:rPr>
                <w:rFonts w:ascii="Times New Roman" w:eastAsia="Aptos" w:hAnsi="Times New Roman" w:cs="Times New Roman"/>
                <w:color w:val="000000" w:themeColor="text1"/>
                <w:sz w:val="18"/>
                <w:szCs w:val="18"/>
              </w:rPr>
              <w:t>later</w:t>
            </w:r>
            <w:r w:rsidR="478CE2AF" w:rsidRPr="00032A5A">
              <w:rPr>
                <w:rFonts w:ascii="Times New Roman" w:eastAsia="Aptos" w:hAnsi="Times New Roman" w:cs="Times New Roman"/>
                <w:color w:val="000000" w:themeColor="text1"/>
                <w:sz w:val="18"/>
                <w:szCs w:val="18"/>
              </w:rPr>
              <w:t xml:space="preserve"> in the development.</w:t>
            </w:r>
            <w:r w:rsidR="756E9656" w:rsidRPr="00032A5A">
              <w:rPr>
                <w:rFonts w:ascii="Times New Roman" w:eastAsia="Aptos" w:hAnsi="Times New Roman" w:cs="Times New Roman"/>
                <w:color w:val="000000" w:themeColor="text1"/>
                <w:sz w:val="18"/>
                <w:szCs w:val="18"/>
              </w:rPr>
              <w:t xml:space="preserve"> Due to a solid </w:t>
            </w:r>
            <w:r w:rsidR="008F3CDB" w:rsidRPr="00032A5A">
              <w:rPr>
                <w:rFonts w:ascii="Times New Roman" w:eastAsia="Aptos" w:hAnsi="Times New Roman" w:cs="Times New Roman"/>
                <w:color w:val="000000" w:themeColor="text1"/>
                <w:sz w:val="18"/>
                <w:szCs w:val="18"/>
              </w:rPr>
              <w:t>evaluating</w:t>
            </w:r>
            <w:r w:rsidR="756E9656" w:rsidRPr="00032A5A">
              <w:rPr>
                <w:rFonts w:ascii="Times New Roman" w:eastAsia="Aptos" w:hAnsi="Times New Roman" w:cs="Times New Roman"/>
                <w:color w:val="000000" w:themeColor="text1"/>
                <w:sz w:val="18"/>
                <w:szCs w:val="18"/>
              </w:rPr>
              <w:t xml:space="preserve"> foundation, a greater user satisfaction can be achieved. </w:t>
            </w:r>
          </w:p>
          <w:p w14:paraId="46E9C9A5" w14:textId="2233BF65" w:rsidR="4841A271" w:rsidRPr="00032A5A" w:rsidRDefault="343A71D1" w:rsidP="4841A271">
            <w:pPr>
              <w:rPr>
                <w:rFonts w:ascii="Times New Roman" w:eastAsia="Aptos" w:hAnsi="Times New Roman" w:cs="Times New Roman"/>
                <w:color w:val="000000" w:themeColor="text1"/>
                <w:sz w:val="18"/>
                <w:szCs w:val="18"/>
              </w:rPr>
            </w:pPr>
            <w:r w:rsidRPr="00032A5A">
              <w:rPr>
                <w:rFonts w:ascii="Times New Roman" w:eastAsia="Times New Roman" w:hAnsi="Times New Roman" w:cs="Times New Roman"/>
                <w:sz w:val="18"/>
                <w:szCs w:val="18"/>
              </w:rPr>
              <w:t>(Dang, 2024)</w:t>
            </w:r>
            <w:r w:rsidR="478CE2AF" w:rsidRPr="00032A5A">
              <w:rPr>
                <w:rFonts w:ascii="Times New Roman" w:eastAsia="Aptos" w:hAnsi="Times New Roman" w:cs="Times New Roman"/>
                <w:color w:val="000000" w:themeColor="text1"/>
                <w:sz w:val="18"/>
                <w:szCs w:val="18"/>
              </w:rPr>
              <w:t xml:space="preserve"> </w:t>
            </w:r>
            <w:r w:rsidR="13C1B19D" w:rsidRPr="00032A5A">
              <w:rPr>
                <w:rFonts w:ascii="Times New Roman" w:eastAsia="Aptos" w:hAnsi="Times New Roman" w:cs="Times New Roman"/>
                <w:color w:val="000000" w:themeColor="text1"/>
                <w:sz w:val="18"/>
                <w:szCs w:val="18"/>
              </w:rPr>
              <w:t xml:space="preserve"> </w:t>
            </w:r>
            <w:r w:rsidR="71B068D0" w:rsidRPr="00032A5A">
              <w:rPr>
                <w:rFonts w:ascii="Times New Roman" w:eastAsia="Aptos" w:hAnsi="Times New Roman" w:cs="Times New Roman"/>
                <w:color w:val="000000" w:themeColor="text1"/>
                <w:sz w:val="18"/>
                <w:szCs w:val="18"/>
              </w:rPr>
              <w:t xml:space="preserve"> </w:t>
            </w:r>
          </w:p>
        </w:tc>
        <w:tc>
          <w:tcPr>
            <w:tcW w:w="2986" w:type="dxa"/>
            <w:tcBorders>
              <w:bottom w:val="single" w:sz="6" w:space="0" w:color="auto"/>
              <w:right w:val="single" w:sz="6" w:space="0" w:color="auto"/>
            </w:tcBorders>
            <w:tcMar>
              <w:left w:w="90" w:type="dxa"/>
              <w:right w:w="90" w:type="dxa"/>
            </w:tcMar>
          </w:tcPr>
          <w:p w14:paraId="1D118AB8" w14:textId="786AA813" w:rsidR="4841A271" w:rsidRPr="00032A5A" w:rsidRDefault="48457709" w:rsidP="00893FB9">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 xml:space="preserve">The STLC process can pan out to be quite resource intensive, these include all the tools, </w:t>
            </w:r>
            <w:r w:rsidR="47696C13" w:rsidRPr="00032A5A">
              <w:rPr>
                <w:rFonts w:ascii="Times New Roman" w:eastAsia="Aptos" w:hAnsi="Times New Roman" w:cs="Times New Roman"/>
                <w:color w:val="000000" w:themeColor="text1"/>
                <w:sz w:val="18"/>
                <w:szCs w:val="18"/>
              </w:rPr>
              <w:t>infostructure</w:t>
            </w:r>
            <w:r w:rsidRPr="00032A5A">
              <w:rPr>
                <w:rFonts w:ascii="Times New Roman" w:eastAsia="Aptos" w:hAnsi="Times New Roman" w:cs="Times New Roman"/>
                <w:color w:val="000000" w:themeColor="text1"/>
                <w:sz w:val="18"/>
                <w:szCs w:val="18"/>
              </w:rPr>
              <w:t xml:space="preserve"> and personal. </w:t>
            </w:r>
            <w:r w:rsidR="29C1FEF6" w:rsidRPr="00032A5A">
              <w:rPr>
                <w:rFonts w:ascii="Times New Roman" w:eastAsia="Aptos" w:hAnsi="Times New Roman" w:cs="Times New Roman"/>
                <w:color w:val="000000" w:themeColor="text1"/>
                <w:sz w:val="18"/>
                <w:szCs w:val="18"/>
              </w:rPr>
              <w:t xml:space="preserve">There is also a possibility of over documentation which can result in slowing the </w:t>
            </w:r>
            <w:r w:rsidR="4331C8C2" w:rsidRPr="00032A5A">
              <w:rPr>
                <w:rFonts w:ascii="Times New Roman" w:eastAsia="Aptos" w:hAnsi="Times New Roman" w:cs="Times New Roman"/>
                <w:color w:val="000000" w:themeColor="text1"/>
                <w:sz w:val="18"/>
                <w:szCs w:val="18"/>
              </w:rPr>
              <w:t>development</w:t>
            </w:r>
            <w:r w:rsidR="29C1FEF6" w:rsidRPr="00032A5A">
              <w:rPr>
                <w:rFonts w:ascii="Times New Roman" w:eastAsia="Aptos" w:hAnsi="Times New Roman" w:cs="Times New Roman"/>
                <w:color w:val="000000" w:themeColor="text1"/>
                <w:sz w:val="18"/>
                <w:szCs w:val="18"/>
              </w:rPr>
              <w:t xml:space="preserve"> process down. </w:t>
            </w:r>
            <w:r w:rsidR="16A42A83" w:rsidRPr="00032A5A">
              <w:rPr>
                <w:rFonts w:ascii="Times New Roman" w:eastAsia="Aptos" w:hAnsi="Times New Roman" w:cs="Times New Roman"/>
                <w:color w:val="000000" w:themeColor="text1"/>
                <w:sz w:val="18"/>
                <w:szCs w:val="18"/>
              </w:rPr>
              <w:t xml:space="preserve">STLC can also become difficult to implement for larger scale complex projects. </w:t>
            </w:r>
            <w:r w:rsidR="16A42A83" w:rsidRPr="00032A5A">
              <w:rPr>
                <w:rFonts w:ascii="Times New Roman" w:eastAsia="Times New Roman" w:hAnsi="Times New Roman" w:cs="Times New Roman"/>
                <w:sz w:val="18"/>
                <w:szCs w:val="18"/>
              </w:rPr>
              <w:t>(Just Academy, 2024)</w:t>
            </w:r>
          </w:p>
        </w:tc>
      </w:tr>
    </w:tbl>
    <w:p w14:paraId="299F9B59" w14:textId="0754054A" w:rsidR="0F542A4F" w:rsidRPr="00032A5A" w:rsidRDefault="00C014B6" w:rsidP="00D63F15">
      <w:pPr>
        <w:spacing w:before="240"/>
        <w:rPr>
          <w:rFonts w:ascii="Times New Roman" w:hAnsi="Times New Roman" w:cs="Times New Roman"/>
        </w:rPr>
      </w:pPr>
      <w:r w:rsidRPr="00032A5A">
        <w:rPr>
          <w:rFonts w:ascii="Times New Roman" w:hAnsi="Times New Roman" w:cs="Times New Roman"/>
        </w:rPr>
        <w:t>The</w:t>
      </w:r>
      <w:r w:rsidR="0F542A4F" w:rsidRPr="00032A5A">
        <w:rPr>
          <w:rFonts w:ascii="Times New Roman" w:hAnsi="Times New Roman" w:cs="Times New Roman"/>
        </w:rPr>
        <w:t xml:space="preserve"> project team has chosen to go with </w:t>
      </w:r>
      <w:r w:rsidR="5C835FEF" w:rsidRPr="00032A5A">
        <w:rPr>
          <w:rFonts w:ascii="Times New Roman" w:hAnsi="Times New Roman" w:cs="Times New Roman"/>
        </w:rPr>
        <w:t xml:space="preserve">Software </w:t>
      </w:r>
      <w:r w:rsidR="003B5FB2" w:rsidRPr="00032A5A">
        <w:rPr>
          <w:rFonts w:ascii="Times New Roman" w:hAnsi="Times New Roman" w:cs="Times New Roman"/>
        </w:rPr>
        <w:t>T</w:t>
      </w:r>
      <w:r w:rsidR="5C835FEF" w:rsidRPr="00032A5A">
        <w:rPr>
          <w:rFonts w:ascii="Times New Roman" w:hAnsi="Times New Roman" w:cs="Times New Roman"/>
        </w:rPr>
        <w:t xml:space="preserve">esting </w:t>
      </w:r>
      <w:r w:rsidR="003B5FB2" w:rsidRPr="00032A5A">
        <w:rPr>
          <w:rFonts w:ascii="Times New Roman" w:hAnsi="Times New Roman" w:cs="Times New Roman"/>
        </w:rPr>
        <w:t>L</w:t>
      </w:r>
      <w:r w:rsidR="5C835FEF" w:rsidRPr="00032A5A">
        <w:rPr>
          <w:rFonts w:ascii="Times New Roman" w:hAnsi="Times New Roman" w:cs="Times New Roman"/>
        </w:rPr>
        <w:t>ife</w:t>
      </w:r>
      <w:r w:rsidR="003B5FB2" w:rsidRPr="00032A5A">
        <w:rPr>
          <w:rFonts w:ascii="Times New Roman" w:hAnsi="Times New Roman" w:cs="Times New Roman"/>
        </w:rPr>
        <w:t xml:space="preserve"> C</w:t>
      </w:r>
      <w:r w:rsidR="5C835FEF" w:rsidRPr="00032A5A">
        <w:rPr>
          <w:rFonts w:ascii="Times New Roman" w:hAnsi="Times New Roman" w:cs="Times New Roman"/>
        </w:rPr>
        <w:t xml:space="preserve">ycle </w:t>
      </w:r>
      <w:r w:rsidR="00734D9C" w:rsidRPr="00032A5A">
        <w:rPr>
          <w:rFonts w:ascii="Times New Roman" w:hAnsi="Times New Roman" w:cs="Times New Roman"/>
        </w:rPr>
        <w:t xml:space="preserve">(STLC) </w:t>
      </w:r>
      <w:r w:rsidR="5C835FEF" w:rsidRPr="00032A5A">
        <w:rPr>
          <w:rFonts w:ascii="Times New Roman" w:hAnsi="Times New Roman" w:cs="Times New Roman"/>
        </w:rPr>
        <w:t>as our chosen methodology. This is due</w:t>
      </w:r>
      <w:r w:rsidR="003C15AA" w:rsidRPr="00032A5A">
        <w:rPr>
          <w:rFonts w:ascii="Times New Roman" w:hAnsi="Times New Roman" w:cs="Times New Roman"/>
        </w:rPr>
        <w:t xml:space="preserve"> to</w:t>
      </w:r>
      <w:r w:rsidR="5C835FEF" w:rsidRPr="00032A5A">
        <w:rPr>
          <w:rFonts w:ascii="Times New Roman" w:hAnsi="Times New Roman" w:cs="Times New Roman"/>
        </w:rPr>
        <w:t xml:space="preserve"> the focus o</w:t>
      </w:r>
      <w:r w:rsidR="00C86C0D" w:rsidRPr="00032A5A">
        <w:rPr>
          <w:rFonts w:ascii="Times New Roman" w:hAnsi="Times New Roman" w:cs="Times New Roman"/>
        </w:rPr>
        <w:t xml:space="preserve">f </w:t>
      </w:r>
      <w:r w:rsidR="5C835FEF" w:rsidRPr="00032A5A">
        <w:rPr>
          <w:rFonts w:ascii="Times New Roman" w:hAnsi="Times New Roman" w:cs="Times New Roman"/>
        </w:rPr>
        <w:t xml:space="preserve">our </w:t>
      </w:r>
      <w:r w:rsidR="4F7D25A9" w:rsidRPr="00032A5A">
        <w:rPr>
          <w:rFonts w:ascii="Times New Roman" w:hAnsi="Times New Roman" w:cs="Times New Roman"/>
        </w:rPr>
        <w:t>project</w:t>
      </w:r>
      <w:r w:rsidR="5C835FEF" w:rsidRPr="00032A5A">
        <w:rPr>
          <w:rFonts w:ascii="Times New Roman" w:hAnsi="Times New Roman" w:cs="Times New Roman"/>
        </w:rPr>
        <w:t xml:space="preserve"> being </w:t>
      </w:r>
      <w:r w:rsidR="1B22DD15" w:rsidRPr="00032A5A">
        <w:rPr>
          <w:rFonts w:ascii="Times New Roman" w:hAnsi="Times New Roman" w:cs="Times New Roman"/>
        </w:rPr>
        <w:t>system</w:t>
      </w:r>
      <w:r w:rsidR="00C86C0D" w:rsidRPr="00032A5A">
        <w:rPr>
          <w:rFonts w:ascii="Times New Roman" w:hAnsi="Times New Roman" w:cs="Times New Roman"/>
        </w:rPr>
        <w:t>at</w:t>
      </w:r>
      <w:r w:rsidR="1B22DD15" w:rsidRPr="00032A5A">
        <w:rPr>
          <w:rFonts w:ascii="Times New Roman" w:hAnsi="Times New Roman" w:cs="Times New Roman"/>
        </w:rPr>
        <w:t>ic</w:t>
      </w:r>
      <w:r w:rsidR="5C835FEF" w:rsidRPr="00032A5A">
        <w:rPr>
          <w:rFonts w:ascii="Times New Roman" w:hAnsi="Times New Roman" w:cs="Times New Roman"/>
        </w:rPr>
        <w:t xml:space="preserve"> </w:t>
      </w:r>
      <w:r w:rsidR="008F3CDB" w:rsidRPr="00032A5A">
        <w:rPr>
          <w:rFonts w:ascii="Times New Roman" w:hAnsi="Times New Roman" w:cs="Times New Roman"/>
        </w:rPr>
        <w:t>evaluati</w:t>
      </w:r>
      <w:r w:rsidR="00142FDB" w:rsidRPr="00032A5A">
        <w:rPr>
          <w:rFonts w:ascii="Times New Roman" w:hAnsi="Times New Roman" w:cs="Times New Roman"/>
        </w:rPr>
        <w:t>on</w:t>
      </w:r>
      <w:r w:rsidR="57E4FF24" w:rsidRPr="00032A5A">
        <w:rPr>
          <w:rFonts w:ascii="Times New Roman" w:hAnsi="Times New Roman" w:cs="Times New Roman"/>
        </w:rPr>
        <w:t xml:space="preserve"> of multiple operating systems</w:t>
      </w:r>
      <w:r w:rsidR="5C835FEF" w:rsidRPr="00032A5A">
        <w:rPr>
          <w:rFonts w:ascii="Times New Roman" w:hAnsi="Times New Roman" w:cs="Times New Roman"/>
        </w:rPr>
        <w:t xml:space="preserve">, </w:t>
      </w:r>
      <w:r w:rsidR="00860CA0" w:rsidRPr="00032A5A">
        <w:rPr>
          <w:rFonts w:ascii="Times New Roman" w:hAnsi="Times New Roman" w:cs="Times New Roman"/>
        </w:rPr>
        <w:t xml:space="preserve">with </w:t>
      </w:r>
      <w:r w:rsidR="5C835FEF" w:rsidRPr="00032A5A">
        <w:rPr>
          <w:rFonts w:ascii="Times New Roman" w:hAnsi="Times New Roman" w:cs="Times New Roman"/>
        </w:rPr>
        <w:t>evalua</w:t>
      </w:r>
      <w:r w:rsidR="207C4CB6" w:rsidRPr="00032A5A">
        <w:rPr>
          <w:rFonts w:ascii="Times New Roman" w:hAnsi="Times New Roman" w:cs="Times New Roman"/>
        </w:rPr>
        <w:t>tion confidence</w:t>
      </w:r>
      <w:r w:rsidR="5CF4B472" w:rsidRPr="00032A5A">
        <w:rPr>
          <w:rFonts w:ascii="Times New Roman" w:hAnsi="Times New Roman" w:cs="Times New Roman"/>
        </w:rPr>
        <w:t xml:space="preserve"> and validation. </w:t>
      </w:r>
      <w:r w:rsidR="00D63F15" w:rsidRPr="00032A5A">
        <w:rPr>
          <w:rFonts w:ascii="Times New Roman" w:hAnsi="Times New Roman" w:cs="Times New Roman"/>
        </w:rPr>
        <w:br/>
      </w:r>
      <w:r w:rsidR="2B30E578" w:rsidRPr="00032A5A">
        <w:rPr>
          <w:rFonts w:ascii="Times New Roman" w:hAnsi="Times New Roman" w:cs="Times New Roman"/>
        </w:rPr>
        <w:t xml:space="preserve">Unlike development-heavy methodologies like Waterfall or Scrum, STLC provides a dedicated, structured framework solely for </w:t>
      </w:r>
      <w:r w:rsidR="008F3CDB" w:rsidRPr="00032A5A">
        <w:rPr>
          <w:rFonts w:ascii="Times New Roman" w:hAnsi="Times New Roman" w:cs="Times New Roman"/>
        </w:rPr>
        <w:t>evaluating</w:t>
      </w:r>
      <w:r w:rsidR="2B30E578" w:rsidRPr="00032A5A">
        <w:rPr>
          <w:rFonts w:ascii="Times New Roman" w:hAnsi="Times New Roman" w:cs="Times New Roman"/>
        </w:rPr>
        <w:t xml:space="preserve">, which aligns more closely with our project's objectives. </w:t>
      </w:r>
      <w:r w:rsidR="00D63F15" w:rsidRPr="00032A5A">
        <w:rPr>
          <w:rFonts w:ascii="Times New Roman" w:hAnsi="Times New Roman" w:cs="Times New Roman"/>
        </w:rPr>
        <w:br/>
      </w:r>
      <w:r w:rsidR="2B30E578" w:rsidRPr="00032A5A">
        <w:rPr>
          <w:rFonts w:ascii="Times New Roman" w:hAnsi="Times New Roman" w:cs="Times New Roman"/>
        </w:rPr>
        <w:t>It allows us to focus on requirement analysis, evaluation planning, evaluation case development,</w:t>
      </w:r>
      <w:r w:rsidR="5D519D88" w:rsidRPr="00032A5A">
        <w:rPr>
          <w:rFonts w:ascii="Times New Roman" w:hAnsi="Times New Roman" w:cs="Times New Roman"/>
        </w:rPr>
        <w:t xml:space="preserve"> evaluation environment setup,</w:t>
      </w:r>
      <w:r w:rsidR="2B30E578" w:rsidRPr="00032A5A">
        <w:rPr>
          <w:rFonts w:ascii="Times New Roman" w:hAnsi="Times New Roman" w:cs="Times New Roman"/>
        </w:rPr>
        <w:t xml:space="preserve"> </w:t>
      </w:r>
      <w:r w:rsidR="65F7FB39" w:rsidRPr="00032A5A">
        <w:rPr>
          <w:rFonts w:ascii="Times New Roman" w:hAnsi="Times New Roman" w:cs="Times New Roman"/>
        </w:rPr>
        <w:t xml:space="preserve">evaluation </w:t>
      </w:r>
      <w:r w:rsidR="2B30E578" w:rsidRPr="00032A5A">
        <w:rPr>
          <w:rFonts w:ascii="Times New Roman" w:hAnsi="Times New Roman" w:cs="Times New Roman"/>
        </w:rPr>
        <w:t xml:space="preserve">execution, and </w:t>
      </w:r>
      <w:r w:rsidR="044F7387" w:rsidRPr="00032A5A">
        <w:rPr>
          <w:rFonts w:ascii="Times New Roman" w:hAnsi="Times New Roman" w:cs="Times New Roman"/>
        </w:rPr>
        <w:t>evaluation clos</w:t>
      </w:r>
      <w:r w:rsidR="00D11107" w:rsidRPr="00032A5A">
        <w:rPr>
          <w:rFonts w:ascii="Times New Roman" w:hAnsi="Times New Roman" w:cs="Times New Roman"/>
        </w:rPr>
        <w:t>ur</w:t>
      </w:r>
      <w:r w:rsidR="044F7387" w:rsidRPr="00032A5A">
        <w:rPr>
          <w:rFonts w:ascii="Times New Roman" w:hAnsi="Times New Roman" w:cs="Times New Roman"/>
        </w:rPr>
        <w:t>e</w:t>
      </w:r>
      <w:r w:rsidR="2B30E578" w:rsidRPr="00032A5A">
        <w:rPr>
          <w:rFonts w:ascii="Times New Roman" w:hAnsi="Times New Roman" w:cs="Times New Roman"/>
        </w:rPr>
        <w:t xml:space="preserve"> in a clear and organi</w:t>
      </w:r>
      <w:r w:rsidR="00D11107" w:rsidRPr="00032A5A">
        <w:rPr>
          <w:rFonts w:ascii="Times New Roman" w:hAnsi="Times New Roman" w:cs="Times New Roman"/>
        </w:rPr>
        <w:t>s</w:t>
      </w:r>
      <w:r w:rsidR="2B30E578" w:rsidRPr="00032A5A">
        <w:rPr>
          <w:rFonts w:ascii="Times New Roman" w:hAnsi="Times New Roman" w:cs="Times New Roman"/>
        </w:rPr>
        <w:t>ed sequence.</w:t>
      </w:r>
      <w:r w:rsidR="67399A13" w:rsidRPr="00032A5A">
        <w:rPr>
          <w:rFonts w:ascii="Times New Roman" w:hAnsi="Times New Roman" w:cs="Times New Roman"/>
        </w:rPr>
        <w:t xml:space="preserve"> </w:t>
      </w:r>
      <w:r w:rsidR="00D63F15" w:rsidRPr="00032A5A">
        <w:rPr>
          <w:rFonts w:ascii="Times New Roman" w:hAnsi="Times New Roman" w:cs="Times New Roman"/>
        </w:rPr>
        <w:br/>
      </w:r>
      <w:r w:rsidR="67399A13" w:rsidRPr="00032A5A">
        <w:rPr>
          <w:rFonts w:ascii="Times New Roman" w:hAnsi="Times New Roman" w:cs="Times New Roman"/>
        </w:rPr>
        <w:t xml:space="preserve">This ensures that each operating system configuration is thoroughly evaluated before moving forward, reducing the risk of undetected issues. By using STLC as our core methodology, we can maintain a </w:t>
      </w:r>
      <w:r w:rsidR="67399A13" w:rsidRPr="00032A5A">
        <w:rPr>
          <w:rFonts w:ascii="Times New Roman" w:hAnsi="Times New Roman" w:cs="Times New Roman"/>
        </w:rPr>
        <w:lastRenderedPageBreak/>
        <w:t xml:space="preserve">high standard of accuracy and reliability throughout the project, while still allowing room for iteration and refinement within the </w:t>
      </w:r>
      <w:r w:rsidR="008F3CDB" w:rsidRPr="00032A5A">
        <w:rPr>
          <w:rFonts w:ascii="Times New Roman" w:hAnsi="Times New Roman" w:cs="Times New Roman"/>
        </w:rPr>
        <w:t>evaluating</w:t>
      </w:r>
      <w:r w:rsidR="67399A13" w:rsidRPr="00032A5A">
        <w:rPr>
          <w:rFonts w:ascii="Times New Roman" w:hAnsi="Times New Roman" w:cs="Times New Roman"/>
        </w:rPr>
        <w:t xml:space="preserve"> phases.</w:t>
      </w:r>
    </w:p>
    <w:p w14:paraId="1D8EFBB1" w14:textId="49F60C84" w:rsidR="0A5261DB" w:rsidRPr="00032A5A" w:rsidRDefault="00ED405A" w:rsidP="00D63F15">
      <w:pPr>
        <w:pStyle w:val="Heading2"/>
        <w:rPr>
          <w:rFonts w:cs="Times New Roman"/>
        </w:rPr>
      </w:pPr>
      <w:bookmarkStart w:id="277" w:name="_Toc195128345"/>
      <w:bookmarkStart w:id="278" w:name="_Toc195128862"/>
      <w:r w:rsidRPr="00032A5A">
        <w:rPr>
          <w:rFonts w:cs="Times New Roman"/>
        </w:rPr>
        <w:t>Project Phases</w:t>
      </w:r>
      <w:bookmarkEnd w:id="277"/>
      <w:bookmarkEnd w:id="278"/>
    </w:p>
    <w:p w14:paraId="40DE9788" w14:textId="7BB56579" w:rsidR="748CC3D7" w:rsidRPr="00032A5A" w:rsidRDefault="7DEB0F47" w:rsidP="00893FB9">
      <w:pPr>
        <w:pStyle w:val="ListParagraph"/>
        <w:numPr>
          <w:ilvl w:val="0"/>
          <w:numId w:val="1"/>
        </w:numPr>
        <w:spacing w:after="0"/>
        <w:rPr>
          <w:rFonts w:ascii="Times New Roman" w:hAnsi="Times New Roman" w:cs="Times New Roman"/>
          <w:b/>
          <w:szCs w:val="22"/>
        </w:rPr>
      </w:pPr>
      <w:r w:rsidRPr="00032A5A">
        <w:rPr>
          <w:rFonts w:ascii="Times New Roman" w:hAnsi="Times New Roman" w:cs="Times New Roman"/>
          <w:b/>
          <w:bCs/>
        </w:rPr>
        <w:t xml:space="preserve">Requirement Analysis </w:t>
      </w:r>
    </w:p>
    <w:p w14:paraId="66828005" w14:textId="77777777" w:rsidR="00897CC5" w:rsidRPr="00032A5A" w:rsidRDefault="62D0D026" w:rsidP="00BF59E8">
      <w:pPr>
        <w:pStyle w:val="ListParagraph"/>
        <w:numPr>
          <w:ilvl w:val="0"/>
          <w:numId w:val="15"/>
        </w:numPr>
        <w:spacing w:after="0"/>
        <w:rPr>
          <w:rFonts w:ascii="Times New Roman" w:hAnsi="Times New Roman" w:cs="Times New Roman"/>
          <w:b/>
          <w:bCs/>
        </w:rPr>
      </w:pPr>
      <w:r w:rsidRPr="00032A5A">
        <w:rPr>
          <w:rFonts w:ascii="Times New Roman" w:hAnsi="Times New Roman" w:cs="Times New Roman"/>
        </w:rPr>
        <w:t xml:space="preserve">Project initiation, </w:t>
      </w:r>
      <w:r w:rsidR="2042B2C6" w:rsidRPr="00032A5A">
        <w:rPr>
          <w:rFonts w:ascii="Times New Roman" w:hAnsi="Times New Roman" w:cs="Times New Roman"/>
        </w:rPr>
        <w:t>project scope, objectives, and deliverables</w:t>
      </w:r>
    </w:p>
    <w:p w14:paraId="13767072" w14:textId="712CEBDF" w:rsidR="44F38E30" w:rsidRPr="00032A5A" w:rsidRDefault="44F38E30" w:rsidP="00BF59E8">
      <w:pPr>
        <w:pStyle w:val="ListParagraph"/>
        <w:numPr>
          <w:ilvl w:val="0"/>
          <w:numId w:val="15"/>
        </w:numPr>
        <w:spacing w:after="0"/>
        <w:rPr>
          <w:rFonts w:ascii="Times New Roman" w:hAnsi="Times New Roman" w:cs="Times New Roman"/>
          <w:b/>
        </w:rPr>
      </w:pPr>
      <w:r w:rsidRPr="00032A5A">
        <w:rPr>
          <w:rFonts w:ascii="Times New Roman" w:hAnsi="Times New Roman" w:cs="Times New Roman"/>
        </w:rPr>
        <w:t>Team contract, project charter</w:t>
      </w:r>
    </w:p>
    <w:p w14:paraId="26B79AA2" w14:textId="55C391AA" w:rsidR="52FB0A7E" w:rsidRPr="00032A5A" w:rsidRDefault="17F6979E" w:rsidP="00BF59E8">
      <w:pPr>
        <w:pStyle w:val="ListParagraph"/>
        <w:numPr>
          <w:ilvl w:val="0"/>
          <w:numId w:val="15"/>
        </w:numPr>
        <w:spacing w:after="0" w:line="360" w:lineRule="auto"/>
        <w:rPr>
          <w:rFonts w:ascii="Times New Roman" w:hAnsi="Times New Roman" w:cs="Times New Roman"/>
          <w:szCs w:val="22"/>
        </w:rPr>
      </w:pPr>
      <w:r w:rsidRPr="00032A5A">
        <w:rPr>
          <w:rFonts w:ascii="Times New Roman" w:eastAsia="Times New Roman" w:hAnsi="Times New Roman" w:cs="Times New Roman"/>
          <w:color w:val="000000" w:themeColor="text1"/>
        </w:rPr>
        <w:t>Work Breakdown Structure (WBS)</w:t>
      </w:r>
    </w:p>
    <w:p w14:paraId="486FDFE9" w14:textId="55087296" w:rsidR="32E42D9E" w:rsidRPr="00032A5A" w:rsidRDefault="24D65A67" w:rsidP="00893FB9">
      <w:pPr>
        <w:pStyle w:val="ListParagraph"/>
        <w:numPr>
          <w:ilvl w:val="0"/>
          <w:numId w:val="1"/>
        </w:numPr>
        <w:spacing w:after="0"/>
        <w:rPr>
          <w:rFonts w:ascii="Times New Roman" w:hAnsi="Times New Roman" w:cs="Times New Roman"/>
          <w:b/>
          <w:bCs/>
        </w:rPr>
      </w:pPr>
      <w:r w:rsidRPr="00032A5A">
        <w:rPr>
          <w:rFonts w:ascii="Times New Roman" w:hAnsi="Times New Roman" w:cs="Times New Roman"/>
          <w:b/>
          <w:bCs/>
        </w:rPr>
        <w:t xml:space="preserve">Evaluation </w:t>
      </w:r>
      <w:r w:rsidR="32E42D9E" w:rsidRPr="00032A5A">
        <w:rPr>
          <w:rFonts w:ascii="Times New Roman" w:hAnsi="Times New Roman" w:cs="Times New Roman"/>
          <w:b/>
          <w:bCs/>
        </w:rPr>
        <w:t>Planning</w:t>
      </w:r>
    </w:p>
    <w:p w14:paraId="67C676BA" w14:textId="1BA32C87" w:rsidR="4C0AD55C" w:rsidRPr="00032A5A" w:rsidRDefault="4C0AD55C" w:rsidP="00BF59E8">
      <w:pPr>
        <w:pStyle w:val="ListParagraph"/>
        <w:numPr>
          <w:ilvl w:val="0"/>
          <w:numId w:val="16"/>
        </w:numPr>
        <w:spacing w:before="240" w:after="0"/>
        <w:rPr>
          <w:rFonts w:ascii="Times New Roman" w:eastAsia="Aptos" w:hAnsi="Times New Roman" w:cs="Times New Roman"/>
          <w:color w:val="000000" w:themeColor="text1"/>
          <w:szCs w:val="22"/>
        </w:rPr>
      </w:pPr>
      <w:r w:rsidRPr="00032A5A">
        <w:rPr>
          <w:rFonts w:ascii="Times New Roman" w:eastAsia="Aptos" w:hAnsi="Times New Roman" w:cs="Times New Roman"/>
          <w:color w:val="000000" w:themeColor="text1"/>
        </w:rPr>
        <w:t xml:space="preserve">Define </w:t>
      </w:r>
      <w:r w:rsidR="00997E6C" w:rsidRPr="00032A5A">
        <w:rPr>
          <w:rFonts w:ascii="Times New Roman" w:eastAsia="Aptos" w:hAnsi="Times New Roman" w:cs="Times New Roman"/>
          <w:color w:val="000000" w:themeColor="text1"/>
        </w:rPr>
        <w:t>evaluation</w:t>
      </w:r>
      <w:r w:rsidRPr="00032A5A">
        <w:rPr>
          <w:rFonts w:ascii="Times New Roman" w:eastAsia="Aptos" w:hAnsi="Times New Roman" w:cs="Times New Roman"/>
          <w:color w:val="000000" w:themeColor="text1"/>
        </w:rPr>
        <w:t xml:space="preserve"> data, scenarios and </w:t>
      </w:r>
      <w:r w:rsidR="01C07A9F" w:rsidRPr="00032A5A">
        <w:rPr>
          <w:rFonts w:ascii="Times New Roman" w:eastAsia="Aptos" w:hAnsi="Times New Roman" w:cs="Times New Roman"/>
          <w:color w:val="000000" w:themeColor="text1"/>
        </w:rPr>
        <w:t>environment</w:t>
      </w:r>
    </w:p>
    <w:p w14:paraId="35B29332" w14:textId="28264C15" w:rsidR="01C07A9F" w:rsidRPr="00032A5A" w:rsidRDefault="01C07A9F" w:rsidP="00BF59E8">
      <w:pPr>
        <w:pStyle w:val="ListParagraph"/>
        <w:numPr>
          <w:ilvl w:val="0"/>
          <w:numId w:val="16"/>
        </w:numPr>
        <w:spacing w:after="0"/>
        <w:rPr>
          <w:rFonts w:ascii="Times New Roman" w:hAnsi="Times New Roman" w:cs="Times New Roman"/>
          <w:szCs w:val="22"/>
        </w:rPr>
      </w:pPr>
      <w:r w:rsidRPr="00032A5A">
        <w:rPr>
          <w:rFonts w:ascii="Times New Roman" w:hAnsi="Times New Roman" w:cs="Times New Roman"/>
          <w:szCs w:val="22"/>
        </w:rPr>
        <w:t>Resource planning</w:t>
      </w:r>
    </w:p>
    <w:p w14:paraId="5E5DD00B" w14:textId="3C21815D" w:rsidR="4B78A865" w:rsidRPr="00032A5A" w:rsidRDefault="4B78A865" w:rsidP="00BF59E8">
      <w:pPr>
        <w:pStyle w:val="ListParagraph"/>
        <w:numPr>
          <w:ilvl w:val="0"/>
          <w:numId w:val="16"/>
        </w:numPr>
        <w:spacing w:after="0" w:line="360" w:lineRule="auto"/>
        <w:rPr>
          <w:rFonts w:ascii="Times New Roman" w:eastAsia="Times New Roman" w:hAnsi="Times New Roman" w:cs="Times New Roman"/>
          <w:color w:val="000000" w:themeColor="text1"/>
        </w:rPr>
      </w:pPr>
      <w:r w:rsidRPr="00032A5A">
        <w:rPr>
          <w:rFonts w:ascii="Times New Roman" w:eastAsia="Times New Roman" w:hAnsi="Times New Roman" w:cs="Times New Roman"/>
          <w:color w:val="000000" w:themeColor="text1"/>
        </w:rPr>
        <w:t>Training requir</w:t>
      </w:r>
      <w:r w:rsidRPr="00032A5A">
        <w:rPr>
          <w:rFonts w:ascii="Times New Roman" w:eastAsia="Times New Roman" w:hAnsi="Times New Roman" w:cs="Times New Roman"/>
          <w:color w:val="000000" w:themeColor="text1"/>
          <w:szCs w:val="22"/>
        </w:rPr>
        <w:t>ements</w:t>
      </w:r>
      <w:r w:rsidR="002976A9" w:rsidRPr="00032A5A">
        <w:rPr>
          <w:rFonts w:ascii="Times New Roman" w:eastAsia="Times New Roman" w:hAnsi="Times New Roman" w:cs="Times New Roman"/>
          <w:color w:val="000000" w:themeColor="text1"/>
          <w:szCs w:val="22"/>
        </w:rPr>
        <w:t>.</w:t>
      </w:r>
    </w:p>
    <w:p w14:paraId="00A7BA5F" w14:textId="3D27E0F4" w:rsidR="6C7BEBC4" w:rsidRPr="00032A5A" w:rsidRDefault="32A75FA0" w:rsidP="00893FB9">
      <w:pPr>
        <w:pStyle w:val="ListParagraph"/>
        <w:numPr>
          <w:ilvl w:val="0"/>
          <w:numId w:val="1"/>
        </w:numPr>
        <w:spacing w:after="0"/>
        <w:rPr>
          <w:rFonts w:ascii="Times New Roman" w:hAnsi="Times New Roman" w:cs="Times New Roman"/>
          <w:b/>
          <w:szCs w:val="22"/>
        </w:rPr>
      </w:pPr>
      <w:r w:rsidRPr="00032A5A">
        <w:rPr>
          <w:rFonts w:ascii="Times New Roman" w:hAnsi="Times New Roman" w:cs="Times New Roman"/>
          <w:b/>
          <w:bCs/>
        </w:rPr>
        <w:t>Evaluation</w:t>
      </w:r>
      <w:r w:rsidR="6C7BEBC4" w:rsidRPr="00032A5A">
        <w:rPr>
          <w:rFonts w:ascii="Times New Roman" w:hAnsi="Times New Roman" w:cs="Times New Roman"/>
          <w:b/>
          <w:bCs/>
        </w:rPr>
        <w:t xml:space="preserve"> Case Development</w:t>
      </w:r>
    </w:p>
    <w:p w14:paraId="0FD45A6A" w14:textId="5C714F08" w:rsidR="2151CA06" w:rsidRPr="00032A5A" w:rsidRDefault="2151CA06" w:rsidP="00BF59E8">
      <w:pPr>
        <w:pStyle w:val="ListParagraph"/>
        <w:numPr>
          <w:ilvl w:val="0"/>
          <w:numId w:val="17"/>
        </w:numPr>
        <w:spacing w:before="240" w:after="0"/>
        <w:rPr>
          <w:rFonts w:ascii="Times New Roman" w:eastAsia="Times New Roman" w:hAnsi="Times New Roman" w:cs="Times New Roman"/>
          <w:color w:val="000000" w:themeColor="text1"/>
          <w:szCs w:val="22"/>
        </w:rPr>
      </w:pPr>
      <w:r w:rsidRPr="00032A5A">
        <w:rPr>
          <w:rFonts w:ascii="Times New Roman" w:eastAsia="Times New Roman" w:hAnsi="Times New Roman" w:cs="Times New Roman"/>
          <w:color w:val="000000" w:themeColor="text1"/>
        </w:rPr>
        <w:t xml:space="preserve">Approved </w:t>
      </w:r>
      <w:r w:rsidR="00997E6C" w:rsidRPr="00032A5A">
        <w:rPr>
          <w:rFonts w:ascii="Times New Roman" w:eastAsia="Times New Roman" w:hAnsi="Times New Roman" w:cs="Times New Roman"/>
          <w:color w:val="000000" w:themeColor="text1"/>
        </w:rPr>
        <w:t>evaluation</w:t>
      </w:r>
      <w:r w:rsidRPr="00032A5A">
        <w:rPr>
          <w:rFonts w:ascii="Times New Roman" w:eastAsia="Times New Roman" w:hAnsi="Times New Roman" w:cs="Times New Roman"/>
          <w:color w:val="000000" w:themeColor="text1"/>
        </w:rPr>
        <w:t xml:space="preserve"> plan</w:t>
      </w:r>
      <w:r w:rsidR="002976A9" w:rsidRPr="00032A5A">
        <w:rPr>
          <w:rFonts w:ascii="Times New Roman" w:eastAsia="Times New Roman" w:hAnsi="Times New Roman" w:cs="Times New Roman"/>
          <w:color w:val="000000" w:themeColor="text1"/>
        </w:rPr>
        <w:t>.</w:t>
      </w:r>
    </w:p>
    <w:p w14:paraId="3594AA0E" w14:textId="36272817" w:rsidR="7AFF9BD0" w:rsidRPr="00032A5A" w:rsidRDefault="33782C82" w:rsidP="00BF59E8">
      <w:pPr>
        <w:pStyle w:val="ListParagraph"/>
        <w:numPr>
          <w:ilvl w:val="0"/>
          <w:numId w:val="17"/>
        </w:numPr>
        <w:spacing w:before="240" w:after="0"/>
        <w:rPr>
          <w:rFonts w:ascii="Times New Roman" w:hAnsi="Times New Roman" w:cs="Times New Roman"/>
        </w:rPr>
      </w:pPr>
      <w:r w:rsidRPr="00032A5A">
        <w:rPr>
          <w:rFonts w:ascii="Times New Roman" w:eastAsia="Aptos" w:hAnsi="Times New Roman" w:cs="Times New Roman"/>
          <w:color w:val="000000" w:themeColor="text1"/>
        </w:rPr>
        <w:t>Defined</w:t>
      </w:r>
      <w:r w:rsidR="7AFF9BD0" w:rsidRPr="00032A5A">
        <w:rPr>
          <w:rFonts w:ascii="Times New Roman" w:eastAsia="Aptos" w:hAnsi="Times New Roman" w:cs="Times New Roman"/>
          <w:color w:val="000000" w:themeColor="text1"/>
        </w:rPr>
        <w:t xml:space="preserve"> </w:t>
      </w:r>
      <w:r w:rsidR="00997E6C" w:rsidRPr="00032A5A">
        <w:rPr>
          <w:rFonts w:ascii="Times New Roman" w:eastAsia="Aptos" w:hAnsi="Times New Roman" w:cs="Times New Roman"/>
          <w:color w:val="000000" w:themeColor="text1"/>
        </w:rPr>
        <w:t>evaluation</w:t>
      </w:r>
      <w:r w:rsidRPr="00032A5A">
        <w:rPr>
          <w:rFonts w:ascii="Times New Roman" w:eastAsia="Aptos" w:hAnsi="Times New Roman" w:cs="Times New Roman"/>
          <w:color w:val="000000" w:themeColor="text1"/>
        </w:rPr>
        <w:t xml:space="preserve"> case </w:t>
      </w:r>
      <w:r w:rsidR="66718B65" w:rsidRPr="00032A5A">
        <w:rPr>
          <w:rFonts w:ascii="Times New Roman" w:eastAsia="Aptos" w:hAnsi="Times New Roman" w:cs="Times New Roman"/>
          <w:color w:val="000000" w:themeColor="text1"/>
        </w:rPr>
        <w:t>scenarios</w:t>
      </w:r>
      <w:r w:rsidR="002976A9" w:rsidRPr="00032A5A">
        <w:rPr>
          <w:rFonts w:ascii="Times New Roman" w:hAnsi="Times New Roman" w:cs="Times New Roman"/>
        </w:rPr>
        <w:t>.</w:t>
      </w:r>
    </w:p>
    <w:p w14:paraId="49E51019" w14:textId="34670FC8" w:rsidR="2757F8B0" w:rsidRPr="00032A5A" w:rsidRDefault="2757F8B0" w:rsidP="00BF59E8">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032A5A">
        <w:rPr>
          <w:rFonts w:ascii="Times New Roman" w:eastAsia="Aptos" w:hAnsi="Times New Roman" w:cs="Times New Roman"/>
          <w:color w:val="000000" w:themeColor="text1"/>
          <w:szCs w:val="22"/>
        </w:rPr>
        <w:t>Validate with client</w:t>
      </w:r>
      <w:r w:rsidR="002976A9" w:rsidRPr="00032A5A">
        <w:rPr>
          <w:rFonts w:ascii="Times New Roman" w:eastAsia="Aptos" w:hAnsi="Times New Roman" w:cs="Times New Roman"/>
          <w:color w:val="000000" w:themeColor="text1"/>
          <w:szCs w:val="22"/>
        </w:rPr>
        <w:t>.</w:t>
      </w:r>
    </w:p>
    <w:p w14:paraId="73E0AEF6" w14:textId="69807B4A" w:rsidR="0C7761F7" w:rsidRPr="00032A5A" w:rsidRDefault="0C7761F7" w:rsidP="00893FB9">
      <w:pPr>
        <w:pStyle w:val="ListParagraph"/>
        <w:numPr>
          <w:ilvl w:val="0"/>
          <w:numId w:val="1"/>
        </w:numPr>
        <w:spacing w:after="0"/>
        <w:rPr>
          <w:rFonts w:ascii="Times New Roman" w:hAnsi="Times New Roman" w:cs="Times New Roman"/>
          <w:b/>
          <w:bCs/>
        </w:rPr>
      </w:pPr>
      <w:r w:rsidRPr="00032A5A">
        <w:rPr>
          <w:rFonts w:ascii="Times New Roman" w:hAnsi="Times New Roman" w:cs="Times New Roman"/>
          <w:b/>
          <w:bCs/>
        </w:rPr>
        <w:t>Evaluation Environment Setup</w:t>
      </w:r>
    </w:p>
    <w:p w14:paraId="199BC02F" w14:textId="0BFB6287" w:rsidR="1BAFA4F3" w:rsidRPr="00032A5A" w:rsidRDefault="1BAFA4F3" w:rsidP="00BF59E8">
      <w:pPr>
        <w:pStyle w:val="ListParagraph"/>
        <w:numPr>
          <w:ilvl w:val="0"/>
          <w:numId w:val="18"/>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Establish Hardware and Software</w:t>
      </w:r>
    </w:p>
    <w:p w14:paraId="3BB29829" w14:textId="3DFE65FD" w:rsidR="1BAFA4F3" w:rsidRPr="00032A5A" w:rsidRDefault="1BAFA4F3" w:rsidP="00BF59E8">
      <w:pPr>
        <w:pStyle w:val="ListParagraph"/>
        <w:numPr>
          <w:ilvl w:val="0"/>
          <w:numId w:val="18"/>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Prepare </w:t>
      </w:r>
      <w:r w:rsidR="00D22B7C"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 xml:space="preserve"> Data </w:t>
      </w:r>
      <w:r w:rsidRPr="00032A5A">
        <w:rPr>
          <w:rFonts w:ascii="Times New Roman" w:hAnsi="Times New Roman" w:cs="Times New Roman"/>
        </w:rPr>
        <w:t xml:space="preserve"> </w:t>
      </w:r>
    </w:p>
    <w:p w14:paraId="549A3127" w14:textId="281BEE66" w:rsidR="1BAFA4F3" w:rsidRPr="00032A5A" w:rsidRDefault="1BAFA4F3" w:rsidP="00BF59E8">
      <w:pPr>
        <w:pStyle w:val="ListParagraph"/>
        <w:numPr>
          <w:ilvl w:val="0"/>
          <w:numId w:val="18"/>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Configure </w:t>
      </w:r>
      <w:r w:rsidR="00663354"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 xml:space="preserve"> Environment</w:t>
      </w:r>
    </w:p>
    <w:p w14:paraId="0FEE5B16" w14:textId="710AC8E7" w:rsidR="6DC8ED2F" w:rsidRPr="00032A5A" w:rsidRDefault="5F173F55" w:rsidP="00893FB9">
      <w:pPr>
        <w:pStyle w:val="ListParagraph"/>
        <w:numPr>
          <w:ilvl w:val="0"/>
          <w:numId w:val="1"/>
        </w:numPr>
        <w:spacing w:after="0"/>
        <w:rPr>
          <w:rFonts w:ascii="Times New Roman" w:hAnsi="Times New Roman" w:cs="Times New Roman"/>
          <w:b/>
          <w:bCs/>
        </w:rPr>
      </w:pPr>
      <w:r w:rsidRPr="00032A5A">
        <w:rPr>
          <w:rFonts w:ascii="Times New Roman" w:hAnsi="Times New Roman" w:cs="Times New Roman"/>
          <w:b/>
          <w:bCs/>
        </w:rPr>
        <w:t xml:space="preserve">Evaluation </w:t>
      </w:r>
      <w:r w:rsidR="6DC8ED2F" w:rsidRPr="00032A5A">
        <w:rPr>
          <w:rFonts w:ascii="Times New Roman" w:hAnsi="Times New Roman" w:cs="Times New Roman"/>
          <w:b/>
          <w:bCs/>
        </w:rPr>
        <w:t>Execution</w:t>
      </w:r>
    </w:p>
    <w:p w14:paraId="1D01714F" w14:textId="1D7ACE47" w:rsidR="22D170CB" w:rsidRPr="00032A5A" w:rsidRDefault="0E41B657" w:rsidP="00BF59E8">
      <w:pPr>
        <w:pStyle w:val="ListParagraph"/>
        <w:numPr>
          <w:ilvl w:val="0"/>
          <w:numId w:val="19"/>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All </w:t>
      </w:r>
      <w:r w:rsidR="00997E6C"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s are performed, and results are documented</w:t>
      </w:r>
    </w:p>
    <w:p w14:paraId="4D7E85DB" w14:textId="6C0E9573" w:rsidR="0E41B657" w:rsidRPr="00032A5A" w:rsidRDefault="0E41B657" w:rsidP="00BF59E8">
      <w:pPr>
        <w:pStyle w:val="ListParagraph"/>
        <w:numPr>
          <w:ilvl w:val="0"/>
          <w:numId w:val="19"/>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Implement </w:t>
      </w:r>
      <w:r w:rsidR="00997E6C"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 xml:space="preserve"> case failure protocol</w:t>
      </w:r>
    </w:p>
    <w:p w14:paraId="6D64AF89" w14:textId="64943745" w:rsidR="0E41B657" w:rsidRPr="00032A5A" w:rsidRDefault="00C3453D" w:rsidP="00BF59E8">
      <w:pPr>
        <w:pStyle w:val="ListParagraph"/>
        <w:numPr>
          <w:ilvl w:val="0"/>
          <w:numId w:val="19"/>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Analyse</w:t>
      </w:r>
      <w:r w:rsidR="0E41B657" w:rsidRPr="00032A5A">
        <w:rPr>
          <w:rFonts w:ascii="Times New Roman" w:eastAsia="Times New Roman" w:hAnsi="Times New Roman" w:cs="Times New Roman"/>
          <w:color w:val="000000" w:themeColor="text1"/>
          <w:szCs w:val="22"/>
        </w:rPr>
        <w:t xml:space="preserve"> Performance Metrics to determine Operating System Performance</w:t>
      </w:r>
    </w:p>
    <w:p w14:paraId="567FD3EB" w14:textId="4EC5631A" w:rsidR="56C8E017" w:rsidRPr="00032A5A" w:rsidRDefault="00C3453D" w:rsidP="00893FB9">
      <w:pPr>
        <w:pStyle w:val="ListParagraph"/>
        <w:numPr>
          <w:ilvl w:val="0"/>
          <w:numId w:val="1"/>
        </w:numPr>
        <w:spacing w:before="240" w:after="0"/>
        <w:rPr>
          <w:rFonts w:ascii="Times New Roman" w:hAnsi="Times New Roman" w:cs="Times New Roman"/>
          <w:b/>
        </w:rPr>
      </w:pPr>
      <w:r w:rsidRPr="00032A5A">
        <w:rPr>
          <w:rFonts w:ascii="Times New Roman" w:hAnsi="Times New Roman" w:cs="Times New Roman"/>
          <w:b/>
          <w:bCs/>
        </w:rPr>
        <w:t>Evaluation</w:t>
      </w:r>
      <w:r w:rsidR="5973C7ED" w:rsidRPr="00032A5A">
        <w:rPr>
          <w:rFonts w:ascii="Times New Roman" w:hAnsi="Times New Roman" w:cs="Times New Roman"/>
          <w:b/>
          <w:bCs/>
        </w:rPr>
        <w:t xml:space="preserve"> Clos</w:t>
      </w:r>
      <w:r w:rsidR="00D11107" w:rsidRPr="00032A5A">
        <w:rPr>
          <w:rFonts w:ascii="Times New Roman" w:hAnsi="Times New Roman" w:cs="Times New Roman"/>
          <w:b/>
          <w:bCs/>
        </w:rPr>
        <w:t>ur</w:t>
      </w:r>
      <w:r w:rsidR="5973C7ED" w:rsidRPr="00032A5A">
        <w:rPr>
          <w:rFonts w:ascii="Times New Roman" w:hAnsi="Times New Roman" w:cs="Times New Roman"/>
          <w:b/>
          <w:bCs/>
        </w:rPr>
        <w:t>e</w:t>
      </w:r>
    </w:p>
    <w:p w14:paraId="4160046D" w14:textId="72673ED4" w:rsidR="03CD8C11" w:rsidRPr="00032A5A" w:rsidRDefault="45DE7160" w:rsidP="00BF59E8">
      <w:pPr>
        <w:pStyle w:val="ListParagraph"/>
        <w:numPr>
          <w:ilvl w:val="0"/>
          <w:numId w:val="21"/>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Prepare an excel spreadsheet of all the data for each operating system.</w:t>
      </w:r>
    </w:p>
    <w:p w14:paraId="10D8E34D" w14:textId="5BA4B447" w:rsidR="45DE7160" w:rsidRPr="00032A5A" w:rsidRDefault="45DE7160" w:rsidP="00BF59E8">
      <w:pPr>
        <w:pStyle w:val="ListParagraph"/>
        <w:numPr>
          <w:ilvl w:val="0"/>
          <w:numId w:val="21"/>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Document Closure Report</w:t>
      </w:r>
    </w:p>
    <w:p w14:paraId="3E0C263C" w14:textId="462FD903" w:rsidR="45DE7160" w:rsidRPr="00767624" w:rsidRDefault="45DE7160" w:rsidP="00BF59E8">
      <w:pPr>
        <w:pStyle w:val="ListParagraph"/>
        <w:numPr>
          <w:ilvl w:val="0"/>
          <w:numId w:val="21"/>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Client Feedback</w:t>
      </w:r>
    </w:p>
    <w:p w14:paraId="11C90A48" w14:textId="13BB100F" w:rsidR="00767624" w:rsidRPr="00767624" w:rsidRDefault="00767624" w:rsidP="00767624">
      <w:pPr>
        <w:spacing w:before="240"/>
        <w:rPr>
          <w:rFonts w:ascii="Times New Roman" w:hAnsi="Times New Roman" w:cs="Times New Roman"/>
        </w:rPr>
      </w:pPr>
      <w:r>
        <w:rPr>
          <w:rFonts w:ascii="Times New Roman" w:hAnsi="Times New Roman" w:cs="Times New Roman"/>
        </w:rPr>
        <w:t xml:space="preserve">Please refer to </w:t>
      </w:r>
      <w:ins w:id="279" w:author="Larissa Goh" w:date="2025-10-08T02:56:00Z" w16du:dateUtc="2025-10-07T13:56:00Z">
        <w:r w:rsidR="005718A8">
          <w:rPr>
            <w:rFonts w:ascii="Times New Roman" w:hAnsi="Times New Roman" w:cs="Times New Roman"/>
          </w:rPr>
          <w:fldChar w:fldCharType="begin" w:fldLock="1"/>
        </w:r>
        <w:r w:rsidR="005718A8" w:rsidRPr="005718A8">
          <w:rPr>
            <w:rFonts w:ascii="Times New Roman" w:hAnsi="Times New Roman" w:cs="Times New Roman"/>
          </w:rPr>
          <w:instrText xml:space="preserve"> REF _Ref195128520 \h </w:instrText>
        </w:r>
        <w:r w:rsidR="005718A8">
          <w:rPr>
            <w:rFonts w:ascii="Times New Roman" w:hAnsi="Times New Roman" w:cs="Times New Roman"/>
          </w:rPr>
          <w:instrText xml:space="preserve"> \* MERGEFORMAT </w:instrText>
        </w:r>
        <w:r w:rsidR="005718A8">
          <w:rPr>
            <w:rFonts w:ascii="Times New Roman" w:hAnsi="Times New Roman" w:cs="Times New Roman"/>
          </w:rPr>
        </w:r>
        <w:r w:rsidR="005718A8">
          <w:rPr>
            <w:rFonts w:ascii="Times New Roman" w:hAnsi="Times New Roman" w:cs="Times New Roman"/>
          </w:rPr>
          <w:fldChar w:fldCharType="separate"/>
        </w:r>
        <w:r w:rsidR="000A3568" w:rsidRPr="00032A5A">
          <w:rPr>
            <w:rFonts w:ascii="Times New Roman" w:hAnsi="Times New Roman" w:cs="Times New Roman"/>
          </w:rPr>
          <w:t xml:space="preserve">Appendix </w:t>
        </w:r>
        <w:r w:rsidR="000A3568">
          <w:rPr>
            <w:rFonts w:cs="Times New Roman"/>
            <w:noProof/>
          </w:rPr>
          <w:t>M</w:t>
        </w:r>
        <w:r w:rsidR="005718A8">
          <w:rPr>
            <w:rFonts w:ascii="Times New Roman" w:hAnsi="Times New Roman" w:cs="Times New Roman"/>
          </w:rPr>
          <w:fldChar w:fldCharType="end"/>
        </w:r>
        <w:r w:rsidR="005718A8">
          <w:rPr>
            <w:rFonts w:ascii="Times New Roman" w:hAnsi="Times New Roman" w:cs="Times New Roman"/>
          </w:rPr>
          <w:t xml:space="preserve"> for the Project Charter.</w:t>
        </w:r>
      </w:ins>
    </w:p>
    <w:p w14:paraId="269D9167" w14:textId="5126742F" w:rsidR="003A0340" w:rsidRPr="00032A5A" w:rsidRDefault="003A0340" w:rsidP="00DC3210">
      <w:pPr>
        <w:pStyle w:val="Heading1"/>
        <w:rPr>
          <w:rFonts w:cs="Times New Roman"/>
        </w:rPr>
      </w:pPr>
      <w:bookmarkStart w:id="280" w:name="_Toc195128346"/>
      <w:bookmarkStart w:id="281" w:name="_Toc195128863"/>
      <w:r w:rsidRPr="00032A5A">
        <w:rPr>
          <w:rFonts w:cs="Times New Roman"/>
        </w:rPr>
        <w:t xml:space="preserve">Team </w:t>
      </w:r>
      <w:r w:rsidR="00132CDD" w:rsidRPr="00032A5A">
        <w:rPr>
          <w:rFonts w:cs="Times New Roman"/>
        </w:rPr>
        <w:t>Contract</w:t>
      </w:r>
      <w:bookmarkEnd w:id="280"/>
      <w:bookmarkEnd w:id="281"/>
    </w:p>
    <w:p w14:paraId="7659D44F" w14:textId="0A63D7D5" w:rsidR="003A0340" w:rsidRPr="00032A5A" w:rsidRDefault="003A0340" w:rsidP="00E1239E">
      <w:pPr>
        <w:spacing w:after="240"/>
        <w:rPr>
          <w:rFonts w:ascii="Times New Roman" w:hAnsi="Times New Roman" w:cs="Times New Roman"/>
        </w:rPr>
      </w:pPr>
      <w:r w:rsidRPr="00032A5A">
        <w:rPr>
          <w:rFonts w:ascii="Times New Roman" w:hAnsi="Times New Roman" w:cs="Times New Roman"/>
        </w:rPr>
        <w:t>This section covers all the team members and the assigned roles. For complete details on team contract, please refer to</w:t>
      </w:r>
      <w:r w:rsidR="00DE09D1" w:rsidRPr="00032A5A">
        <w:rPr>
          <w:rFonts w:ascii="Times New Roman" w:hAnsi="Times New Roman" w:cs="Times New Roman"/>
        </w:rPr>
        <w:t xml:space="preserve"> </w:t>
      </w:r>
      <w:ins w:id="282" w:author="Larissa Goh" w:date="2025-10-08T02:56:00Z" w16du:dateUtc="2025-10-07T13:56:00Z">
        <w:r w:rsidR="005718A8" w:rsidRPr="005718A8">
          <w:rPr>
            <w:rFonts w:ascii="Times New Roman" w:hAnsi="Times New Roman" w:cs="Times New Roman"/>
          </w:rPr>
          <w:fldChar w:fldCharType="begin" w:fldLock="1"/>
        </w:r>
        <w:r w:rsidR="005718A8" w:rsidRPr="005718A8">
          <w:rPr>
            <w:rFonts w:ascii="Times New Roman" w:hAnsi="Times New Roman" w:cs="Times New Roman"/>
          </w:rPr>
          <w:instrText xml:space="preserve"> REF _Ref195128586 \h </w:instrText>
        </w:r>
        <w:r w:rsidR="005718A8">
          <w:rPr>
            <w:rFonts w:ascii="Times New Roman" w:hAnsi="Times New Roman" w:cs="Times New Roman"/>
          </w:rPr>
          <w:instrText xml:space="preserve"> \* MERGEFORMAT </w:instrText>
        </w:r>
        <w:r w:rsidR="005718A8" w:rsidRPr="005718A8">
          <w:rPr>
            <w:rFonts w:ascii="Times New Roman" w:hAnsi="Times New Roman" w:cs="Times New Roman"/>
          </w:rPr>
        </w:r>
        <w:r w:rsidR="005718A8" w:rsidRPr="005718A8">
          <w:rPr>
            <w:rFonts w:ascii="Times New Roman" w:hAnsi="Times New Roman" w:cs="Times New Roman"/>
          </w:rPr>
          <w:fldChar w:fldCharType="separate"/>
        </w:r>
        <w:r w:rsidR="000A3568" w:rsidRPr="00032A5A">
          <w:rPr>
            <w:rFonts w:ascii="Times New Roman" w:hAnsi="Times New Roman" w:cs="Times New Roman"/>
          </w:rPr>
          <w:t xml:space="preserve">Appendix </w:t>
        </w:r>
        <w:r w:rsidR="000A3568" w:rsidRPr="000A3568">
          <w:rPr>
            <w:rFonts w:ascii="Times New Roman" w:hAnsi="Times New Roman" w:cs="Times New Roman"/>
            <w:noProof/>
          </w:rPr>
          <w:t>N</w:t>
        </w:r>
        <w:r w:rsidR="005718A8" w:rsidRPr="005718A8">
          <w:rPr>
            <w:rFonts w:ascii="Times New Roman" w:hAnsi="Times New Roman" w:cs="Times New Roman"/>
          </w:rPr>
          <w:fldChar w:fldCharType="end"/>
        </w:r>
      </w:ins>
      <w:del w:id="283" w:author="Larissa Goh" w:date="2025-10-08T02:56:00Z" w16du:dateUtc="2025-10-07T13:56:00Z">
        <w:r w:rsidR="005D6B57" w:rsidRPr="00032A5A">
          <w:rPr>
            <w:rFonts w:ascii="Times New Roman" w:hAnsi="Times New Roman" w:cs="Times New Roman"/>
          </w:rPr>
          <w:fldChar w:fldCharType="begin"/>
        </w:r>
        <w:r w:rsidR="005D6B57" w:rsidRPr="00032A5A">
          <w:rPr>
            <w:rFonts w:ascii="Times New Roman" w:hAnsi="Times New Roman" w:cs="Times New Roman"/>
          </w:rPr>
          <w:delInstrText xml:space="preserve"> REF _Ref194875198 \h </w:delInstrText>
        </w:r>
        <w:r w:rsidR="00582BD3" w:rsidRPr="00032A5A">
          <w:rPr>
            <w:rFonts w:ascii="Times New Roman" w:hAnsi="Times New Roman" w:cs="Times New Roman"/>
          </w:rPr>
          <w:delInstrText xml:space="preserve"> \* MERGEFORMAT </w:delInstrText>
        </w:r>
        <w:r w:rsidR="005D6B57" w:rsidRPr="00032A5A">
          <w:rPr>
            <w:rFonts w:ascii="Times New Roman" w:hAnsi="Times New Roman" w:cs="Times New Roman"/>
          </w:rPr>
        </w:r>
        <w:r w:rsidR="005D6B57" w:rsidRPr="00032A5A">
          <w:rPr>
            <w:rFonts w:ascii="Times New Roman" w:hAnsi="Times New Roman" w:cs="Times New Roman"/>
          </w:rPr>
          <w:fldChar w:fldCharType="separate"/>
        </w:r>
        <w:r w:rsidR="005D6B57" w:rsidRPr="00032A5A">
          <w:rPr>
            <w:rFonts w:ascii="Times New Roman" w:hAnsi="Times New Roman" w:cs="Times New Roman"/>
          </w:rPr>
          <w:delText xml:space="preserve">Appendix </w:delText>
        </w:r>
        <w:r w:rsidR="00767624">
          <w:rPr>
            <w:rFonts w:ascii="Times New Roman" w:hAnsi="Times New Roman" w:cs="Times New Roman"/>
          </w:rPr>
          <w:delText>N</w:delText>
        </w:r>
        <w:r w:rsidR="005D6B57" w:rsidRPr="00032A5A">
          <w:rPr>
            <w:rFonts w:ascii="Times New Roman" w:hAnsi="Times New Roman" w:cs="Times New Roman"/>
          </w:rPr>
          <w:fldChar w:fldCharType="end"/>
        </w:r>
      </w:del>
      <w:r w:rsidR="0007515C" w:rsidRPr="00032A5A">
        <w:rPr>
          <w:rFonts w:ascii="Times New Roman" w:hAnsi="Times New Roman" w:cs="Times New Roman"/>
        </w:rPr>
        <w:fldChar w:fldCharType="begin"/>
      </w:r>
      <w:r w:rsidR="0007515C" w:rsidRPr="00032A5A">
        <w:rPr>
          <w:rFonts w:ascii="Times New Roman" w:hAnsi="Times New Roman" w:cs="Times New Roman"/>
        </w:rPr>
        <w:instrText xml:space="preserve"> REF _Ref194813889 \h  \* MERGEFORMAT </w:instrText>
      </w:r>
      <w:r w:rsidR="0007515C" w:rsidRPr="00032A5A">
        <w:rPr>
          <w:rFonts w:ascii="Times New Roman" w:hAnsi="Times New Roman" w:cs="Times New Roman"/>
        </w:rPr>
      </w:r>
      <w:r w:rsidR="0007515C" w:rsidRPr="00032A5A">
        <w:rPr>
          <w:rFonts w:ascii="Times New Roman" w:hAnsi="Times New Roman" w:cs="Times New Roman"/>
        </w:rPr>
        <w:fldChar w:fldCharType="separate"/>
      </w:r>
      <w:r w:rsidR="0007515C" w:rsidRPr="00032A5A">
        <w:rPr>
          <w:rFonts w:ascii="Times New Roman" w:hAnsi="Times New Roman" w:cs="Times New Roman"/>
        </w:rPr>
        <w:fldChar w:fldCharType="end"/>
      </w:r>
      <w:r w:rsidR="00DE09D1" w:rsidRPr="00032A5A">
        <w:rPr>
          <w:rFonts w:ascii="Times New Roman" w:hAnsi="Times New Roman" w:cs="Times New Roman"/>
        </w:rPr>
        <w:fldChar w:fldCharType="begin"/>
      </w:r>
      <w:r w:rsidR="00DE09D1" w:rsidRPr="00032A5A">
        <w:rPr>
          <w:rFonts w:ascii="Times New Roman" w:hAnsi="Times New Roman" w:cs="Times New Roman"/>
        </w:rPr>
        <w:instrText xml:space="preserve"> REF _Ref194807365 \h  \* MERGEFORMAT </w:instrText>
      </w:r>
      <w:r w:rsidR="00DE09D1" w:rsidRPr="00032A5A">
        <w:rPr>
          <w:rFonts w:ascii="Times New Roman" w:hAnsi="Times New Roman" w:cs="Times New Roman"/>
        </w:rPr>
      </w:r>
      <w:r w:rsidR="00DE09D1" w:rsidRPr="00032A5A">
        <w:rPr>
          <w:rFonts w:ascii="Times New Roman" w:hAnsi="Times New Roman" w:cs="Times New Roman"/>
        </w:rPr>
        <w:fldChar w:fldCharType="separate"/>
      </w:r>
      <w:r w:rsidR="00DE09D1" w:rsidRPr="00032A5A">
        <w:rPr>
          <w:rFonts w:ascii="Times New Roman" w:hAnsi="Times New Roman" w:cs="Times New Roman"/>
        </w:rPr>
        <w:fldChar w:fldCharType="end"/>
      </w:r>
      <w:r w:rsidRPr="00032A5A">
        <w:rPr>
          <w:rFonts w:ascii="Times New Roman" w:hAnsi="Times New Roman" w:cs="Times New Roman"/>
        </w:rPr>
        <w:t>.</w:t>
      </w:r>
    </w:p>
    <w:tbl>
      <w:tblPr>
        <w:tblStyle w:val="TableGrid"/>
        <w:tblW w:w="0" w:type="auto"/>
        <w:jc w:val="center"/>
        <w:tblLook w:val="04A0" w:firstRow="1" w:lastRow="0" w:firstColumn="1" w:lastColumn="0" w:noHBand="0" w:noVBand="1"/>
      </w:tblPr>
      <w:tblGrid>
        <w:gridCol w:w="2356"/>
        <w:gridCol w:w="3687"/>
        <w:gridCol w:w="2688"/>
      </w:tblGrid>
      <w:tr w:rsidR="003A0340" w:rsidRPr="00032A5A" w14:paraId="6FF604A5" w14:textId="77777777" w:rsidTr="00537F43">
        <w:trPr>
          <w:trHeight w:val="326"/>
          <w:jc w:val="center"/>
        </w:trPr>
        <w:tc>
          <w:tcPr>
            <w:tcW w:w="2356" w:type="dxa"/>
            <w:shd w:val="clear" w:color="auto" w:fill="A6A6A6" w:themeFill="background1" w:themeFillShade="A6"/>
            <w:vAlign w:val="center"/>
          </w:tcPr>
          <w:p w14:paraId="6F32CF5C" w14:textId="77777777" w:rsidR="003A0340" w:rsidRPr="00032A5A" w:rsidRDefault="003A0340" w:rsidP="00537F43">
            <w:pPr>
              <w:rPr>
                <w:rFonts w:ascii="Times New Roman" w:hAnsi="Times New Roman" w:cs="Times New Roman"/>
                <w:sz w:val="24"/>
              </w:rPr>
            </w:pPr>
            <w:r w:rsidRPr="00032A5A">
              <w:rPr>
                <w:rFonts w:ascii="Times New Roman" w:hAnsi="Times New Roman" w:cs="Times New Roman"/>
                <w:sz w:val="24"/>
              </w:rPr>
              <w:t>Member Name</w:t>
            </w:r>
          </w:p>
        </w:tc>
        <w:tc>
          <w:tcPr>
            <w:tcW w:w="3687" w:type="dxa"/>
            <w:shd w:val="clear" w:color="auto" w:fill="A6A6A6" w:themeFill="background1" w:themeFillShade="A6"/>
            <w:vAlign w:val="center"/>
          </w:tcPr>
          <w:p w14:paraId="0B49F596" w14:textId="77777777" w:rsidR="003A0340" w:rsidRPr="00032A5A" w:rsidRDefault="003A0340" w:rsidP="00537F43">
            <w:pPr>
              <w:rPr>
                <w:rFonts w:ascii="Times New Roman" w:hAnsi="Times New Roman" w:cs="Times New Roman"/>
                <w:sz w:val="24"/>
              </w:rPr>
            </w:pPr>
            <w:r w:rsidRPr="00032A5A">
              <w:rPr>
                <w:rFonts w:ascii="Times New Roman" w:hAnsi="Times New Roman" w:cs="Times New Roman"/>
                <w:sz w:val="24"/>
              </w:rPr>
              <w:t>Team Role</w:t>
            </w:r>
          </w:p>
        </w:tc>
        <w:tc>
          <w:tcPr>
            <w:tcW w:w="2688" w:type="dxa"/>
            <w:shd w:val="clear" w:color="auto" w:fill="A6A6A6" w:themeFill="background1" w:themeFillShade="A6"/>
            <w:vAlign w:val="center"/>
          </w:tcPr>
          <w:p w14:paraId="2F5F2408" w14:textId="61D8F86B" w:rsidR="003A0340" w:rsidRPr="00032A5A" w:rsidRDefault="003A0340" w:rsidP="00537F43">
            <w:pPr>
              <w:rPr>
                <w:rFonts w:ascii="Times New Roman" w:hAnsi="Times New Roman" w:cs="Times New Roman"/>
                <w:sz w:val="24"/>
              </w:rPr>
            </w:pPr>
            <w:r w:rsidRPr="00032A5A">
              <w:rPr>
                <w:rFonts w:ascii="Times New Roman" w:hAnsi="Times New Roman" w:cs="Times New Roman"/>
                <w:sz w:val="24"/>
              </w:rPr>
              <w:t xml:space="preserve">Assigned IP </w:t>
            </w:r>
            <w:r w:rsidR="00F131F4" w:rsidRPr="00032A5A">
              <w:rPr>
                <w:rFonts w:ascii="Times New Roman" w:hAnsi="Times New Roman" w:cs="Times New Roman"/>
                <w:sz w:val="24"/>
              </w:rPr>
              <w:t>Version</w:t>
            </w:r>
          </w:p>
        </w:tc>
      </w:tr>
      <w:tr w:rsidR="003A0340" w:rsidRPr="00032A5A" w14:paraId="277CD227" w14:textId="77777777" w:rsidTr="00537F43">
        <w:trPr>
          <w:trHeight w:val="336"/>
          <w:jc w:val="center"/>
        </w:trPr>
        <w:tc>
          <w:tcPr>
            <w:tcW w:w="2356" w:type="dxa"/>
            <w:vAlign w:val="center"/>
          </w:tcPr>
          <w:p w14:paraId="4C1D218E"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Thomas Robinson</w:t>
            </w:r>
          </w:p>
        </w:tc>
        <w:tc>
          <w:tcPr>
            <w:tcW w:w="3687" w:type="dxa"/>
            <w:vAlign w:val="center"/>
          </w:tcPr>
          <w:p w14:paraId="149D28EB" w14:textId="107A84C3" w:rsidR="003A0340" w:rsidRPr="00032A5A" w:rsidRDefault="56BAD0B6" w:rsidP="00537F43">
            <w:pPr>
              <w:rPr>
                <w:rFonts w:ascii="Times New Roman" w:hAnsi="Times New Roman" w:cs="Times New Roman"/>
                <w:sz w:val="20"/>
                <w:szCs w:val="20"/>
              </w:rPr>
            </w:pPr>
            <w:r w:rsidRPr="00032A5A">
              <w:rPr>
                <w:rFonts w:ascii="Times New Roman" w:hAnsi="Times New Roman" w:cs="Times New Roman"/>
                <w:sz w:val="20"/>
                <w:szCs w:val="20"/>
              </w:rPr>
              <w:t>Project Manager</w:t>
            </w:r>
          </w:p>
        </w:tc>
        <w:tc>
          <w:tcPr>
            <w:tcW w:w="2688" w:type="dxa"/>
            <w:vAlign w:val="center"/>
          </w:tcPr>
          <w:p w14:paraId="6C377B29"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IPv4</w:t>
            </w:r>
          </w:p>
        </w:tc>
      </w:tr>
      <w:tr w:rsidR="003A0340" w:rsidRPr="00032A5A" w14:paraId="5529F6B7" w14:textId="77777777" w:rsidTr="00537F43">
        <w:trPr>
          <w:trHeight w:val="336"/>
          <w:jc w:val="center"/>
        </w:trPr>
        <w:tc>
          <w:tcPr>
            <w:tcW w:w="2356" w:type="dxa"/>
            <w:vAlign w:val="center"/>
          </w:tcPr>
          <w:p w14:paraId="7A96D830"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Win Phyo</w:t>
            </w:r>
          </w:p>
        </w:tc>
        <w:tc>
          <w:tcPr>
            <w:tcW w:w="3687" w:type="dxa"/>
            <w:vAlign w:val="center"/>
          </w:tcPr>
          <w:p w14:paraId="07F0A838" w14:textId="316993A5" w:rsidR="003A0340" w:rsidRPr="00032A5A" w:rsidRDefault="03F8B75D" w:rsidP="00537F43">
            <w:pPr>
              <w:rPr>
                <w:rFonts w:ascii="Times New Roman" w:hAnsi="Times New Roman" w:cs="Times New Roman"/>
                <w:sz w:val="20"/>
                <w:szCs w:val="20"/>
              </w:rPr>
            </w:pPr>
            <w:r w:rsidRPr="00032A5A">
              <w:rPr>
                <w:rFonts w:ascii="Times New Roman" w:eastAsia="Aptos" w:hAnsi="Times New Roman" w:cs="Times New Roman"/>
                <w:sz w:val="20"/>
                <w:szCs w:val="20"/>
              </w:rPr>
              <w:t>System Architect</w:t>
            </w:r>
          </w:p>
        </w:tc>
        <w:tc>
          <w:tcPr>
            <w:tcW w:w="2688" w:type="dxa"/>
            <w:vAlign w:val="center"/>
          </w:tcPr>
          <w:p w14:paraId="36722CB5"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IPv4</w:t>
            </w:r>
          </w:p>
        </w:tc>
      </w:tr>
      <w:tr w:rsidR="003A0340" w:rsidRPr="00032A5A" w14:paraId="2BD29654" w14:textId="77777777" w:rsidTr="00537F43">
        <w:trPr>
          <w:trHeight w:val="336"/>
          <w:jc w:val="center"/>
        </w:trPr>
        <w:tc>
          <w:tcPr>
            <w:tcW w:w="2356" w:type="dxa"/>
            <w:vAlign w:val="center"/>
          </w:tcPr>
          <w:p w14:paraId="45EAB7F3"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Zafar Afrad</w:t>
            </w:r>
          </w:p>
        </w:tc>
        <w:tc>
          <w:tcPr>
            <w:tcW w:w="3687" w:type="dxa"/>
            <w:vAlign w:val="center"/>
          </w:tcPr>
          <w:p w14:paraId="589FCD94" w14:textId="7BCF2D86" w:rsidR="003A0340" w:rsidRPr="00032A5A" w:rsidRDefault="0054A5A1" w:rsidP="00537F43">
            <w:pPr>
              <w:rPr>
                <w:rFonts w:ascii="Times New Roman" w:hAnsi="Times New Roman" w:cs="Times New Roman"/>
                <w:sz w:val="20"/>
                <w:szCs w:val="20"/>
              </w:rPr>
            </w:pPr>
            <w:r w:rsidRPr="00032A5A">
              <w:rPr>
                <w:rFonts w:ascii="Times New Roman" w:eastAsia="Aptos" w:hAnsi="Times New Roman" w:cs="Times New Roman"/>
                <w:sz w:val="20"/>
                <w:szCs w:val="20"/>
              </w:rPr>
              <w:t>Network Engineer</w:t>
            </w:r>
          </w:p>
        </w:tc>
        <w:tc>
          <w:tcPr>
            <w:tcW w:w="2688" w:type="dxa"/>
            <w:vAlign w:val="center"/>
          </w:tcPr>
          <w:p w14:paraId="059E7A9D"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IPv4</w:t>
            </w:r>
          </w:p>
        </w:tc>
      </w:tr>
      <w:tr w:rsidR="003A0340" w:rsidRPr="00032A5A" w14:paraId="1BEFEFFE" w14:textId="77777777" w:rsidTr="00537F43">
        <w:trPr>
          <w:trHeight w:val="336"/>
          <w:jc w:val="center"/>
        </w:trPr>
        <w:tc>
          <w:tcPr>
            <w:tcW w:w="2356" w:type="dxa"/>
            <w:vAlign w:val="center"/>
          </w:tcPr>
          <w:p w14:paraId="48DDDE52"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Kylie Afable</w:t>
            </w:r>
          </w:p>
        </w:tc>
        <w:tc>
          <w:tcPr>
            <w:tcW w:w="3687" w:type="dxa"/>
            <w:vAlign w:val="center"/>
          </w:tcPr>
          <w:p w14:paraId="02A6C669" w14:textId="7650BE27" w:rsidR="003A0340" w:rsidRPr="00032A5A" w:rsidRDefault="113D4667" w:rsidP="00537F43">
            <w:pPr>
              <w:rPr>
                <w:rFonts w:ascii="Times New Roman" w:hAnsi="Times New Roman" w:cs="Times New Roman"/>
                <w:sz w:val="20"/>
                <w:szCs w:val="20"/>
              </w:rPr>
            </w:pPr>
            <w:r w:rsidRPr="00032A5A">
              <w:rPr>
                <w:rFonts w:ascii="Times New Roman" w:eastAsia="Aptos" w:hAnsi="Times New Roman" w:cs="Times New Roman"/>
                <w:sz w:val="20"/>
                <w:szCs w:val="20"/>
              </w:rPr>
              <w:t>Network Engineer</w:t>
            </w:r>
          </w:p>
        </w:tc>
        <w:tc>
          <w:tcPr>
            <w:tcW w:w="2688" w:type="dxa"/>
            <w:vAlign w:val="center"/>
          </w:tcPr>
          <w:p w14:paraId="53165CB8"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IPv6</w:t>
            </w:r>
          </w:p>
        </w:tc>
      </w:tr>
      <w:tr w:rsidR="003A0340" w:rsidRPr="00032A5A" w14:paraId="469C7093" w14:textId="77777777" w:rsidTr="00537F43">
        <w:trPr>
          <w:trHeight w:val="336"/>
          <w:jc w:val="center"/>
        </w:trPr>
        <w:tc>
          <w:tcPr>
            <w:tcW w:w="2356" w:type="dxa"/>
            <w:vAlign w:val="center"/>
          </w:tcPr>
          <w:p w14:paraId="5ED69207"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Larissa Goh</w:t>
            </w:r>
          </w:p>
        </w:tc>
        <w:tc>
          <w:tcPr>
            <w:tcW w:w="3687" w:type="dxa"/>
            <w:vAlign w:val="center"/>
          </w:tcPr>
          <w:p w14:paraId="68ACFD91" w14:textId="6934F2B3" w:rsidR="003A0340" w:rsidRPr="00032A5A" w:rsidRDefault="6937F41E" w:rsidP="00537F43">
            <w:pPr>
              <w:rPr>
                <w:rFonts w:ascii="Times New Roman" w:hAnsi="Times New Roman" w:cs="Times New Roman"/>
                <w:sz w:val="20"/>
                <w:szCs w:val="20"/>
              </w:rPr>
            </w:pPr>
            <w:r w:rsidRPr="00032A5A">
              <w:rPr>
                <w:rFonts w:ascii="Times New Roman" w:eastAsia="Aptos" w:hAnsi="Times New Roman" w:cs="Times New Roman"/>
                <w:sz w:val="20"/>
                <w:szCs w:val="20"/>
              </w:rPr>
              <w:t>Network Engineer</w:t>
            </w:r>
          </w:p>
        </w:tc>
        <w:tc>
          <w:tcPr>
            <w:tcW w:w="2688" w:type="dxa"/>
            <w:vAlign w:val="center"/>
          </w:tcPr>
          <w:p w14:paraId="4F889A83"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IPv6</w:t>
            </w:r>
          </w:p>
        </w:tc>
      </w:tr>
      <w:tr w:rsidR="003A0340" w:rsidRPr="00032A5A" w14:paraId="01371CE0" w14:textId="77777777" w:rsidTr="00537F43">
        <w:trPr>
          <w:trHeight w:val="336"/>
          <w:jc w:val="center"/>
        </w:trPr>
        <w:tc>
          <w:tcPr>
            <w:tcW w:w="2356" w:type="dxa"/>
            <w:vAlign w:val="center"/>
          </w:tcPr>
          <w:p w14:paraId="7A97A133"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Nathan Quai Hoi</w:t>
            </w:r>
          </w:p>
        </w:tc>
        <w:tc>
          <w:tcPr>
            <w:tcW w:w="3687" w:type="dxa"/>
            <w:vAlign w:val="center"/>
          </w:tcPr>
          <w:p w14:paraId="26100DA7" w14:textId="73E336DA" w:rsidR="003A0340" w:rsidRPr="00032A5A" w:rsidRDefault="01D50947" w:rsidP="00537F43">
            <w:pPr>
              <w:rPr>
                <w:rFonts w:ascii="Times New Roman" w:hAnsi="Times New Roman" w:cs="Times New Roman"/>
                <w:sz w:val="20"/>
                <w:szCs w:val="20"/>
              </w:rPr>
            </w:pPr>
            <w:r w:rsidRPr="00032A5A">
              <w:rPr>
                <w:rFonts w:ascii="Times New Roman" w:eastAsia="Aptos" w:hAnsi="Times New Roman" w:cs="Times New Roman"/>
                <w:sz w:val="20"/>
                <w:szCs w:val="20"/>
              </w:rPr>
              <w:t>System Architect</w:t>
            </w:r>
          </w:p>
        </w:tc>
        <w:tc>
          <w:tcPr>
            <w:tcW w:w="2688" w:type="dxa"/>
            <w:vAlign w:val="center"/>
          </w:tcPr>
          <w:p w14:paraId="50E87757"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IPv6</w:t>
            </w:r>
          </w:p>
        </w:tc>
      </w:tr>
      <w:tr w:rsidR="003A0340" w:rsidRPr="00032A5A" w14:paraId="795A293B" w14:textId="77777777" w:rsidTr="00537F43">
        <w:trPr>
          <w:trHeight w:val="274"/>
          <w:jc w:val="center"/>
        </w:trPr>
        <w:tc>
          <w:tcPr>
            <w:tcW w:w="2356" w:type="dxa"/>
            <w:vAlign w:val="center"/>
          </w:tcPr>
          <w:p w14:paraId="3A5B6FCD" w14:textId="40FEFDB0"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Charmi Patel</w:t>
            </w:r>
          </w:p>
        </w:tc>
        <w:tc>
          <w:tcPr>
            <w:tcW w:w="3687" w:type="dxa"/>
            <w:vAlign w:val="center"/>
          </w:tcPr>
          <w:p w14:paraId="60DCEEAD" w14:textId="7BF725DC" w:rsidR="003A0340" w:rsidRPr="00032A5A" w:rsidRDefault="37685AA6" w:rsidP="00537F43">
            <w:pPr>
              <w:rPr>
                <w:rFonts w:ascii="Times New Roman" w:hAnsi="Times New Roman" w:cs="Times New Roman"/>
                <w:sz w:val="20"/>
                <w:szCs w:val="20"/>
              </w:rPr>
            </w:pPr>
            <w:r w:rsidRPr="00032A5A">
              <w:rPr>
                <w:rFonts w:ascii="Times New Roman" w:eastAsia="Aptos" w:hAnsi="Times New Roman" w:cs="Times New Roman"/>
                <w:sz w:val="20"/>
                <w:szCs w:val="20"/>
              </w:rPr>
              <w:t>Network Engineer</w:t>
            </w:r>
          </w:p>
        </w:tc>
        <w:tc>
          <w:tcPr>
            <w:tcW w:w="2688" w:type="dxa"/>
            <w:vAlign w:val="center"/>
          </w:tcPr>
          <w:p w14:paraId="16BD5B09" w14:textId="77777777" w:rsidR="003A0340" w:rsidRPr="00032A5A" w:rsidRDefault="003A0340" w:rsidP="00537F43">
            <w:pPr>
              <w:rPr>
                <w:rFonts w:ascii="Times New Roman" w:hAnsi="Times New Roman" w:cs="Times New Roman"/>
                <w:sz w:val="20"/>
                <w:szCs w:val="20"/>
              </w:rPr>
            </w:pPr>
            <w:r w:rsidRPr="00032A5A">
              <w:rPr>
                <w:rFonts w:ascii="Times New Roman" w:hAnsi="Times New Roman" w:cs="Times New Roman"/>
                <w:sz w:val="20"/>
                <w:szCs w:val="20"/>
              </w:rPr>
              <w:t>IPv6</w:t>
            </w:r>
          </w:p>
        </w:tc>
      </w:tr>
    </w:tbl>
    <w:p w14:paraId="6C6F9CE1" w14:textId="720158AE" w:rsidR="005651BE" w:rsidRPr="00032A5A" w:rsidRDefault="005651BE" w:rsidP="005651BE">
      <w:pPr>
        <w:rPr>
          <w:rFonts w:ascii="Times New Roman" w:hAnsi="Times New Roman" w:cs="Times New Roman"/>
        </w:rPr>
      </w:pPr>
    </w:p>
    <w:p w14:paraId="29D6006C" w14:textId="642CB902" w:rsidR="00577E15" w:rsidRPr="00032A5A" w:rsidRDefault="00577E15" w:rsidP="00577E15">
      <w:pPr>
        <w:rPr>
          <w:rFonts w:ascii="Times New Roman" w:hAnsi="Times New Roman" w:cs="Times New Roman"/>
        </w:rPr>
      </w:pPr>
      <w:r w:rsidRPr="00032A5A">
        <w:rPr>
          <w:rFonts w:ascii="Times New Roman" w:hAnsi="Times New Roman" w:cs="Times New Roman"/>
        </w:rPr>
        <w:lastRenderedPageBreak/>
        <w:t xml:space="preserve">Each Team members are responsible for allocating 12 – 15 hours per week as weekly commitment for the project. All team members are to complete the </w:t>
      </w:r>
      <w:r w:rsidR="001F0CB8" w:rsidRPr="00032A5A">
        <w:rPr>
          <w:rFonts w:ascii="Times New Roman" w:hAnsi="Times New Roman" w:cs="Times New Roman"/>
        </w:rPr>
        <w:t>assigned</w:t>
      </w:r>
      <w:r w:rsidRPr="00032A5A">
        <w:rPr>
          <w:rFonts w:ascii="Times New Roman" w:hAnsi="Times New Roman" w:cs="Times New Roman"/>
        </w:rPr>
        <w:t xml:space="preserve"> tasks on timely manner</w:t>
      </w:r>
      <w:r w:rsidR="003E211F" w:rsidRPr="00032A5A">
        <w:rPr>
          <w:rFonts w:ascii="Times New Roman" w:hAnsi="Times New Roman" w:cs="Times New Roman"/>
        </w:rPr>
        <w:t>, while constantly communicating with the team</w:t>
      </w:r>
      <w:r w:rsidR="00A140BE" w:rsidRPr="00032A5A">
        <w:rPr>
          <w:rFonts w:ascii="Times New Roman" w:hAnsi="Times New Roman" w:cs="Times New Roman"/>
        </w:rPr>
        <w:t xml:space="preserve"> while adhe</w:t>
      </w:r>
      <w:r w:rsidR="004F788F" w:rsidRPr="00032A5A">
        <w:rPr>
          <w:rFonts w:ascii="Times New Roman" w:hAnsi="Times New Roman" w:cs="Times New Roman"/>
        </w:rPr>
        <w:t>r</w:t>
      </w:r>
      <w:r w:rsidR="00A140BE" w:rsidRPr="00032A5A">
        <w:rPr>
          <w:rFonts w:ascii="Times New Roman" w:hAnsi="Times New Roman" w:cs="Times New Roman"/>
        </w:rPr>
        <w:t>ing to the code of conduct and ethic</w:t>
      </w:r>
      <w:r w:rsidR="003E211F" w:rsidRPr="00032A5A">
        <w:rPr>
          <w:rFonts w:ascii="Times New Roman" w:hAnsi="Times New Roman" w:cs="Times New Roman"/>
        </w:rPr>
        <w:t>.</w:t>
      </w:r>
      <w:r w:rsidR="1B476658" w:rsidRPr="00032A5A">
        <w:rPr>
          <w:rFonts w:ascii="Times New Roman" w:hAnsi="Times New Roman" w:cs="Times New Roman"/>
        </w:rPr>
        <w:t xml:space="preserve"> </w:t>
      </w:r>
      <w:r w:rsidR="5FB59FEE" w:rsidRPr="00032A5A">
        <w:rPr>
          <w:rFonts w:ascii="Times New Roman" w:hAnsi="Times New Roman" w:cs="Times New Roman"/>
        </w:rPr>
        <w:t xml:space="preserve"> </w:t>
      </w:r>
    </w:p>
    <w:p w14:paraId="12ECA8C8" w14:textId="68B8878E" w:rsidR="003A0340" w:rsidRPr="00032A5A" w:rsidRDefault="003A0340" w:rsidP="00DC3210">
      <w:pPr>
        <w:pStyle w:val="Heading1"/>
        <w:rPr>
          <w:rFonts w:cs="Times New Roman"/>
        </w:rPr>
      </w:pPr>
      <w:bookmarkStart w:id="284" w:name="_Toc195128347"/>
      <w:bookmarkStart w:id="285" w:name="_Toc195128864"/>
      <w:r w:rsidRPr="00032A5A">
        <w:rPr>
          <w:rFonts w:cs="Times New Roman"/>
        </w:rPr>
        <w:t>Team Schedule</w:t>
      </w:r>
      <w:bookmarkEnd w:id="284"/>
      <w:bookmarkEnd w:id="285"/>
    </w:p>
    <w:p w14:paraId="1C13CD4F" w14:textId="3DD351EF" w:rsidR="003A0340" w:rsidRPr="00032A5A" w:rsidRDefault="003A0340" w:rsidP="003A0340">
      <w:pPr>
        <w:rPr>
          <w:rFonts w:ascii="Times New Roman" w:hAnsi="Times New Roman" w:cs="Times New Roman"/>
        </w:rPr>
      </w:pPr>
      <w:r w:rsidRPr="00032A5A">
        <w:rPr>
          <w:rFonts w:ascii="Times New Roman" w:hAnsi="Times New Roman" w:cs="Times New Roman"/>
        </w:rPr>
        <w:t>The table below shows the frequency along with the time, date, location for our meetings</w:t>
      </w:r>
      <w:r w:rsidR="00B95F1F" w:rsidRPr="00032A5A">
        <w:rPr>
          <w:rFonts w:ascii="Times New Roman" w:hAnsi="Times New Roman" w:cs="Times New Roman"/>
        </w:rPr>
        <w:t xml:space="preserve"> set for Part 1 of the project</w:t>
      </w:r>
      <w:r w:rsidRPr="00032A5A">
        <w:rPr>
          <w:rFonts w:ascii="Times New Roman" w:hAnsi="Times New Roman" w:cs="Times New Roman"/>
        </w:rPr>
        <w:t>.</w:t>
      </w:r>
      <w:r w:rsidR="00B95F1F" w:rsidRPr="00032A5A">
        <w:rPr>
          <w:rFonts w:ascii="Times New Roman" w:hAnsi="Times New Roman" w:cs="Times New Roman"/>
        </w:rPr>
        <w:t xml:space="preserve"> The team schedule for Part 2 has not been finalised due to unknown availability of the team members as of</w:t>
      </w:r>
      <w:r w:rsidRPr="00032A5A">
        <w:rPr>
          <w:rFonts w:ascii="Times New Roman" w:hAnsi="Times New Roman" w:cs="Times New Roman"/>
        </w:rPr>
        <w:t xml:space="preserve"> </w:t>
      </w:r>
      <w:r w:rsidR="009D3611" w:rsidRPr="00032A5A">
        <w:rPr>
          <w:rFonts w:ascii="Times New Roman" w:hAnsi="Times New Roman" w:cs="Times New Roman"/>
        </w:rPr>
        <w:t xml:space="preserve">present. </w:t>
      </w:r>
      <w:r w:rsidRPr="00032A5A">
        <w:rPr>
          <w:rFonts w:ascii="Times New Roman" w:hAnsi="Times New Roman" w:cs="Times New Roman"/>
        </w:rPr>
        <w:t xml:space="preserve"> </w:t>
      </w:r>
    </w:p>
    <w:p w14:paraId="78751772" w14:textId="0F7AEFCE" w:rsidR="24D77C07" w:rsidRPr="00032A5A" w:rsidRDefault="24D77C07">
      <w:pPr>
        <w:rPr>
          <w:rFonts w:ascii="Times New Roman" w:hAnsi="Times New Roman" w:cs="Times New Roman"/>
        </w:rPr>
      </w:pPr>
    </w:p>
    <w:p w14:paraId="335BCBB0" w14:textId="77777777" w:rsidR="00196338" w:rsidRPr="00032A5A" w:rsidRDefault="00196338">
      <w:pPr>
        <w:rPr>
          <w:ins w:id="286" w:author="Larissa Goh" w:date="2025-10-08T02:56:00Z" w16du:dateUtc="2025-10-07T13:56:00Z"/>
          <w:rFonts w:ascii="Times New Roman" w:hAnsi="Times New Roman" w:cs="Times New Roman"/>
        </w:rPr>
      </w:pPr>
      <w:ins w:id="287" w:author="Larissa Goh" w:date="2025-10-08T02:56:00Z" w16du:dateUtc="2025-10-07T13:56:00Z">
        <w:r w:rsidRPr="00032A5A">
          <w:rPr>
            <w:rFonts w:ascii="Times New Roman" w:hAnsi="Times New Roman" w:cs="Times New Roman"/>
            <w:noProof/>
            <w14:ligatures w14:val="standardContextual"/>
          </w:rPr>
          <w:drawing>
            <wp:inline distT="0" distB="0" distL="0" distR="0" wp14:anchorId="63A1F973" wp14:editId="57EB9ACD">
              <wp:extent cx="5784680" cy="2513574"/>
              <wp:effectExtent l="0" t="0" r="6985" b="1270"/>
              <wp:docPr id="570779586" name="Picture 1" descr="P4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P467#yIS1"/>
                      <pic:cNvPicPr/>
                    </pic:nvPicPr>
                    <pic:blipFill>
                      <a:blip r:embed="rId16"/>
                      <a:stretch>
                        <a:fillRect/>
                      </a:stretch>
                    </pic:blipFill>
                    <pic:spPr>
                      <a:xfrm>
                        <a:off x="0" y="0"/>
                        <a:ext cx="5795778" cy="2518396"/>
                      </a:xfrm>
                      <a:prstGeom prst="rect">
                        <a:avLst/>
                      </a:prstGeom>
                    </pic:spPr>
                  </pic:pic>
                </a:graphicData>
              </a:graphic>
            </wp:inline>
          </w:drawing>
        </w:r>
      </w:ins>
    </w:p>
    <w:p w14:paraId="6C599553" w14:textId="22D7F040" w:rsidR="00196338" w:rsidRPr="00032A5A" w:rsidRDefault="00196338">
      <w:pPr>
        <w:rPr>
          <w:del w:id="288" w:author="Larissa Goh" w:date="2025-10-08T02:56:00Z" w16du:dateUtc="2025-10-07T13:56:00Z"/>
          <w:rFonts w:ascii="Times New Roman" w:hAnsi="Times New Roman" w:cs="Times New Roman"/>
        </w:rPr>
      </w:pPr>
      <w:del w:id="289" w:author="Larissa Goh" w:date="2025-10-08T02:56:00Z" w16du:dateUtc="2025-10-07T13:56:00Z">
        <w:r w:rsidRPr="00032A5A">
          <w:rPr>
            <w:rFonts w:ascii="Times New Roman" w:hAnsi="Times New Roman" w:cs="Times New Roman"/>
            <w:noProof/>
            <w14:ligatures w14:val="standardContextual"/>
          </w:rPr>
          <w:drawing>
            <wp:inline distT="0" distB="0" distL="0" distR="0" wp14:anchorId="51289A58" wp14:editId="4D01852C">
              <wp:extent cx="5784680" cy="2513574"/>
              <wp:effectExtent l="0" t="0" r="6985" b="1270"/>
              <wp:docPr id="1318994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A screenshot of a computer screen&#10;&#10;AI-generated content may be incorrect."/>
                      <pic:cNvPicPr/>
                    </pic:nvPicPr>
                    <pic:blipFill>
                      <a:blip r:embed="rId16"/>
                      <a:stretch>
                        <a:fillRect/>
                      </a:stretch>
                    </pic:blipFill>
                    <pic:spPr>
                      <a:xfrm>
                        <a:off x="0" y="0"/>
                        <a:ext cx="5795778" cy="2518396"/>
                      </a:xfrm>
                      <a:prstGeom prst="rect">
                        <a:avLst/>
                      </a:prstGeom>
                    </pic:spPr>
                  </pic:pic>
                </a:graphicData>
              </a:graphic>
            </wp:inline>
          </w:drawing>
        </w:r>
      </w:del>
    </w:p>
    <w:p w14:paraId="274DFAED" w14:textId="564DC214" w:rsidR="00C91BB9" w:rsidRPr="00032A5A" w:rsidRDefault="005F4102" w:rsidP="00DC3210">
      <w:pPr>
        <w:pStyle w:val="Heading1"/>
        <w:rPr>
          <w:rFonts w:cs="Times New Roman"/>
        </w:rPr>
      </w:pPr>
      <w:bookmarkStart w:id="290" w:name="_Toc195128348"/>
      <w:bookmarkStart w:id="291" w:name="_Toc195128865"/>
      <w:r w:rsidRPr="00032A5A">
        <w:rPr>
          <w:rFonts w:cs="Times New Roman"/>
        </w:rPr>
        <w:t xml:space="preserve">Risk </w:t>
      </w:r>
      <w:r w:rsidR="00DC1022" w:rsidRPr="00032A5A">
        <w:rPr>
          <w:rFonts w:cs="Times New Roman"/>
        </w:rPr>
        <w:t>Register</w:t>
      </w:r>
      <w:bookmarkEnd w:id="290"/>
      <w:bookmarkEnd w:id="291"/>
    </w:p>
    <w:p w14:paraId="52217E88" w14:textId="50666150" w:rsidR="0066177E" w:rsidRPr="00032A5A" w:rsidRDefault="6BDB6AE1" w:rsidP="00D23B80">
      <w:pPr>
        <w:rPr>
          <w:del w:id="292" w:author="Larissa Goh" w:date="2025-10-08T02:56:00Z" w16du:dateUtc="2025-10-07T13:56:00Z"/>
          <w:rFonts w:ascii="Times New Roman" w:hAnsi="Times New Roman" w:cs="Times New Roman"/>
          <w:lang w:eastAsia="en-US"/>
        </w:rPr>
      </w:pPr>
      <w:r w:rsidRPr="00032A5A">
        <w:rPr>
          <w:rFonts w:ascii="Times New Roman" w:hAnsi="Times New Roman" w:cs="Times New Roman"/>
          <w:lang w:eastAsia="en-US"/>
        </w:rPr>
        <w:t xml:space="preserve">Risks are </w:t>
      </w:r>
      <w:r w:rsidR="0C21ABD8" w:rsidRPr="00032A5A">
        <w:rPr>
          <w:rFonts w:ascii="Times New Roman" w:hAnsi="Times New Roman" w:cs="Times New Roman"/>
          <w:lang w:eastAsia="en-US"/>
        </w:rPr>
        <w:t>identified during planning and</w:t>
      </w:r>
      <w:r w:rsidR="00286351" w:rsidRPr="00032A5A">
        <w:rPr>
          <w:rFonts w:ascii="Times New Roman" w:hAnsi="Times New Roman" w:cs="Times New Roman"/>
          <w:lang w:eastAsia="en-US"/>
        </w:rPr>
        <w:t xml:space="preserve"> reviewed weekly during team meetings</w:t>
      </w:r>
      <w:r w:rsidR="3EDCA19B" w:rsidRPr="00032A5A">
        <w:rPr>
          <w:rFonts w:ascii="Times New Roman" w:hAnsi="Times New Roman" w:cs="Times New Roman"/>
          <w:lang w:eastAsia="en-US"/>
        </w:rPr>
        <w:t>.</w:t>
      </w:r>
      <w:r w:rsidR="00286351" w:rsidRPr="00032A5A">
        <w:rPr>
          <w:rFonts w:ascii="Times New Roman" w:hAnsi="Times New Roman" w:cs="Times New Roman"/>
          <w:lang w:eastAsia="en-US"/>
        </w:rPr>
        <w:t xml:space="preserve"> </w:t>
      </w:r>
      <w:r w:rsidR="7CFBDC36" w:rsidRPr="00032A5A">
        <w:rPr>
          <w:rFonts w:ascii="Times New Roman" w:hAnsi="Times New Roman" w:cs="Times New Roman"/>
          <w:lang w:eastAsia="en-US"/>
        </w:rPr>
        <w:t xml:space="preserve">Team members raise </w:t>
      </w:r>
      <w:r w:rsidR="1822DA55" w:rsidRPr="00032A5A">
        <w:rPr>
          <w:rFonts w:ascii="Times New Roman" w:hAnsi="Times New Roman" w:cs="Times New Roman"/>
          <w:lang w:eastAsia="en-US"/>
        </w:rPr>
        <w:t>or</w:t>
      </w:r>
      <w:r w:rsidR="56AB4195" w:rsidRPr="00032A5A">
        <w:rPr>
          <w:rFonts w:ascii="Times New Roman" w:hAnsi="Times New Roman" w:cs="Times New Roman"/>
          <w:lang w:eastAsia="en-US"/>
        </w:rPr>
        <w:t xml:space="preserve"> </w:t>
      </w:r>
      <w:r w:rsidR="1B2A2B44" w:rsidRPr="00032A5A">
        <w:rPr>
          <w:rFonts w:ascii="Times New Roman" w:hAnsi="Times New Roman" w:cs="Times New Roman"/>
          <w:lang w:eastAsia="en-US"/>
        </w:rPr>
        <w:t xml:space="preserve">are </w:t>
      </w:r>
      <w:r w:rsidR="1822DA55" w:rsidRPr="00032A5A">
        <w:rPr>
          <w:rFonts w:ascii="Times New Roman" w:hAnsi="Times New Roman" w:cs="Times New Roman"/>
          <w:lang w:eastAsia="en-US"/>
        </w:rPr>
        <w:t xml:space="preserve">assigned </w:t>
      </w:r>
      <w:r w:rsidR="1B2A2B44" w:rsidRPr="00032A5A">
        <w:rPr>
          <w:rFonts w:ascii="Times New Roman" w:hAnsi="Times New Roman" w:cs="Times New Roman"/>
          <w:lang w:eastAsia="en-US"/>
        </w:rPr>
        <w:t xml:space="preserve">risks, </w:t>
      </w:r>
      <w:r w:rsidR="2025EEBC" w:rsidRPr="00032A5A">
        <w:rPr>
          <w:rFonts w:ascii="Times New Roman" w:hAnsi="Times New Roman" w:cs="Times New Roman"/>
          <w:lang w:eastAsia="en-US"/>
        </w:rPr>
        <w:t>a</w:t>
      </w:r>
      <w:r w:rsidR="23C45FA1" w:rsidRPr="00032A5A">
        <w:rPr>
          <w:rFonts w:ascii="Times New Roman" w:hAnsi="Times New Roman" w:cs="Times New Roman"/>
          <w:lang w:eastAsia="en-US"/>
        </w:rPr>
        <w:t>ss</w:t>
      </w:r>
      <w:r w:rsidR="2025EEBC" w:rsidRPr="00032A5A">
        <w:rPr>
          <w:rFonts w:ascii="Times New Roman" w:hAnsi="Times New Roman" w:cs="Times New Roman"/>
          <w:lang w:eastAsia="en-US"/>
        </w:rPr>
        <w:t>ess the</w:t>
      </w:r>
      <w:r w:rsidR="216BF9DB" w:rsidRPr="00032A5A">
        <w:rPr>
          <w:rFonts w:ascii="Times New Roman" w:hAnsi="Times New Roman" w:cs="Times New Roman"/>
          <w:lang w:eastAsia="en-US"/>
        </w:rPr>
        <w:t>ir</w:t>
      </w:r>
      <w:r w:rsidR="2025EEBC" w:rsidRPr="00032A5A">
        <w:rPr>
          <w:rFonts w:ascii="Times New Roman" w:hAnsi="Times New Roman" w:cs="Times New Roman"/>
          <w:lang w:eastAsia="en-US"/>
        </w:rPr>
        <w:t xml:space="preserve"> causes and </w:t>
      </w:r>
      <w:r w:rsidR="13716398" w:rsidRPr="00032A5A">
        <w:rPr>
          <w:rFonts w:ascii="Times New Roman" w:hAnsi="Times New Roman" w:cs="Times New Roman"/>
          <w:lang w:eastAsia="en-US"/>
        </w:rPr>
        <w:t xml:space="preserve">potential </w:t>
      </w:r>
      <w:r w:rsidR="2025EEBC" w:rsidRPr="00032A5A">
        <w:rPr>
          <w:rFonts w:ascii="Times New Roman" w:hAnsi="Times New Roman" w:cs="Times New Roman"/>
          <w:lang w:eastAsia="en-US"/>
        </w:rPr>
        <w:t xml:space="preserve">impact of each, </w:t>
      </w:r>
      <w:r w:rsidR="7091AE8D" w:rsidRPr="00032A5A">
        <w:rPr>
          <w:rFonts w:ascii="Times New Roman" w:hAnsi="Times New Roman" w:cs="Times New Roman"/>
          <w:lang w:eastAsia="en-US"/>
        </w:rPr>
        <w:t xml:space="preserve">and </w:t>
      </w:r>
      <w:r w:rsidR="08442A14" w:rsidRPr="00032A5A">
        <w:rPr>
          <w:rFonts w:ascii="Times New Roman" w:hAnsi="Times New Roman" w:cs="Times New Roman"/>
          <w:lang w:eastAsia="en-US"/>
        </w:rPr>
        <w:t>define suitable</w:t>
      </w:r>
      <w:r w:rsidR="7091AE8D" w:rsidRPr="00032A5A">
        <w:rPr>
          <w:rFonts w:ascii="Times New Roman" w:hAnsi="Times New Roman" w:cs="Times New Roman"/>
          <w:lang w:eastAsia="en-US"/>
        </w:rPr>
        <w:t xml:space="preserve"> mitigation strategies. If a </w:t>
      </w:r>
      <w:r w:rsidR="00E50239" w:rsidRPr="00032A5A">
        <w:rPr>
          <w:rFonts w:ascii="Times New Roman" w:hAnsi="Times New Roman" w:cs="Times New Roman"/>
          <w:lang w:eastAsia="en-US"/>
        </w:rPr>
        <w:t>risk occurs</w:t>
      </w:r>
      <w:r w:rsidR="0086159D" w:rsidRPr="00032A5A">
        <w:rPr>
          <w:rFonts w:ascii="Times New Roman" w:hAnsi="Times New Roman" w:cs="Times New Roman"/>
          <w:lang w:eastAsia="en-US"/>
        </w:rPr>
        <w:t>,</w:t>
      </w:r>
      <w:r w:rsidR="00E50239" w:rsidRPr="00032A5A">
        <w:rPr>
          <w:rFonts w:ascii="Times New Roman" w:hAnsi="Times New Roman" w:cs="Times New Roman"/>
          <w:lang w:eastAsia="en-US"/>
        </w:rPr>
        <w:t xml:space="preserve"> it’s </w:t>
      </w:r>
      <w:r w:rsidR="78BB0698" w:rsidRPr="00032A5A">
        <w:rPr>
          <w:rFonts w:ascii="Times New Roman" w:hAnsi="Times New Roman" w:cs="Times New Roman"/>
          <w:lang w:eastAsia="en-US"/>
        </w:rPr>
        <w:t>escalated to</w:t>
      </w:r>
      <w:r w:rsidR="00DE219B" w:rsidRPr="00032A5A">
        <w:rPr>
          <w:rFonts w:ascii="Times New Roman" w:hAnsi="Times New Roman" w:cs="Times New Roman"/>
          <w:lang w:eastAsia="en-US"/>
        </w:rPr>
        <w:t xml:space="preserve"> the </w:t>
      </w:r>
      <w:r w:rsidR="0086159D" w:rsidRPr="00032A5A">
        <w:rPr>
          <w:rFonts w:ascii="Times New Roman" w:hAnsi="Times New Roman" w:cs="Times New Roman"/>
          <w:lang w:eastAsia="en-US"/>
        </w:rPr>
        <w:t>Issue Log</w:t>
      </w:r>
      <w:r w:rsidR="00DE219B" w:rsidRPr="00032A5A">
        <w:rPr>
          <w:rFonts w:ascii="Times New Roman" w:hAnsi="Times New Roman" w:cs="Times New Roman"/>
          <w:lang w:eastAsia="en-US"/>
        </w:rPr>
        <w:t xml:space="preserve"> where it’s tracked separately </w:t>
      </w:r>
      <w:r w:rsidR="00B357AF" w:rsidRPr="00032A5A">
        <w:rPr>
          <w:rFonts w:ascii="Times New Roman" w:hAnsi="Times New Roman" w:cs="Times New Roman"/>
          <w:lang w:eastAsia="en-US"/>
        </w:rPr>
        <w:t xml:space="preserve">and monitored until </w:t>
      </w:r>
      <w:r w:rsidR="0093357E" w:rsidRPr="00032A5A">
        <w:rPr>
          <w:rFonts w:ascii="Times New Roman" w:hAnsi="Times New Roman" w:cs="Times New Roman"/>
          <w:lang w:eastAsia="en-US"/>
        </w:rPr>
        <w:t xml:space="preserve">it’s closed. </w:t>
      </w:r>
      <w:r w:rsidR="00423A45" w:rsidRPr="00032A5A">
        <w:rPr>
          <w:rFonts w:ascii="Times New Roman" w:hAnsi="Times New Roman" w:cs="Times New Roman"/>
          <w:lang w:eastAsia="en-US"/>
        </w:rPr>
        <w:t>Please refer</w:t>
      </w:r>
      <w:r w:rsidR="42E42078" w:rsidRPr="00032A5A">
        <w:rPr>
          <w:rFonts w:ascii="Times New Roman" w:hAnsi="Times New Roman" w:cs="Times New Roman"/>
          <w:lang w:eastAsia="en-US"/>
        </w:rPr>
        <w:t xml:space="preserve"> to </w:t>
      </w:r>
      <w:r w:rsidR="002F0B9D" w:rsidRPr="00032A5A">
        <w:rPr>
          <w:rFonts w:ascii="Times New Roman" w:hAnsi="Times New Roman" w:cs="Times New Roman"/>
          <w:lang w:eastAsia="en-US"/>
        </w:rPr>
        <w:fldChar w:fldCharType="begin"/>
      </w:r>
      <w:r w:rsidR="002F0B9D" w:rsidRPr="00032A5A">
        <w:rPr>
          <w:rFonts w:ascii="Times New Roman" w:hAnsi="Times New Roman" w:cs="Times New Roman"/>
          <w:lang w:eastAsia="en-US"/>
        </w:rPr>
        <w:instrText xml:space="preserve"> REF _Ref194810430 \h  \* MERGEFORMAT </w:instrText>
      </w:r>
      <w:r w:rsidR="002F0B9D" w:rsidRPr="00032A5A">
        <w:rPr>
          <w:rFonts w:ascii="Times New Roman" w:hAnsi="Times New Roman" w:cs="Times New Roman"/>
          <w:lang w:eastAsia="en-US"/>
        </w:rPr>
      </w:r>
      <w:r w:rsidR="002F0B9D" w:rsidRPr="00032A5A">
        <w:rPr>
          <w:rFonts w:ascii="Times New Roman" w:hAnsi="Times New Roman" w:cs="Times New Roman"/>
          <w:lang w:eastAsia="en-US"/>
        </w:rPr>
        <w:fldChar w:fldCharType="separate"/>
      </w:r>
      <w:r w:rsidR="00AA4B0B" w:rsidRPr="00032A5A">
        <w:rPr>
          <w:rFonts w:ascii="Times New Roman" w:hAnsi="Times New Roman" w:cs="Times New Roman"/>
        </w:rPr>
        <w:t xml:space="preserve">Appendix </w:t>
      </w:r>
      <w:ins w:id="293" w:author="Larissa Goh" w:date="2025-10-08T02:56:00Z" w16du:dateUtc="2025-10-07T13:56:00Z">
        <w:r w:rsidR="005C0955" w:rsidRPr="005C0955">
          <w:rPr>
            <w:rFonts w:ascii="Times New Roman" w:hAnsi="Times New Roman" w:cs="Times New Roman"/>
            <w:noProof/>
          </w:rPr>
          <w:t>P</w:t>
        </w:r>
      </w:ins>
      <w:r w:rsidR="002F0B9D" w:rsidRPr="00032A5A">
        <w:rPr>
          <w:rFonts w:ascii="Times New Roman" w:hAnsi="Times New Roman" w:cs="Times New Roman"/>
          <w:lang w:eastAsia="en-US"/>
        </w:rPr>
        <w:fldChar w:fldCharType="end"/>
      </w:r>
      <w:del w:id="294" w:author="Larissa Goh" w:date="2025-10-08T02:56:00Z" w16du:dateUtc="2025-10-07T13:56:00Z">
        <w:r w:rsidR="00AA4B0B" w:rsidRPr="00032A5A">
          <w:rPr>
            <w:rFonts w:ascii="Times New Roman" w:hAnsi="Times New Roman" w:cs="Times New Roman"/>
            <w:lang w:eastAsia="en-US"/>
          </w:rPr>
          <w:delText>N</w:delText>
        </w:r>
      </w:del>
      <w:r w:rsidR="00601B5B" w:rsidRPr="00032A5A">
        <w:rPr>
          <w:rFonts w:ascii="Times New Roman" w:hAnsi="Times New Roman" w:cs="Times New Roman"/>
          <w:lang w:eastAsia="en-US"/>
        </w:rPr>
        <w:fldChar w:fldCharType="begin"/>
      </w:r>
      <w:r w:rsidR="00601B5B" w:rsidRPr="00032A5A">
        <w:rPr>
          <w:rFonts w:ascii="Times New Roman" w:hAnsi="Times New Roman" w:cs="Times New Roman"/>
          <w:lang w:eastAsia="en-US"/>
        </w:rPr>
        <w:instrText xml:space="preserve"> REF _Ref194807422 \h </w:instrText>
      </w:r>
      <w:r w:rsidR="00F15983" w:rsidRPr="00032A5A">
        <w:rPr>
          <w:rFonts w:ascii="Times New Roman" w:hAnsi="Times New Roman" w:cs="Times New Roman"/>
          <w:lang w:eastAsia="en-US"/>
        </w:rPr>
        <w:instrText xml:space="preserve"> \* MERGEFORMAT </w:instrText>
      </w:r>
      <w:r w:rsidR="00601B5B" w:rsidRPr="00032A5A">
        <w:rPr>
          <w:rFonts w:ascii="Times New Roman" w:hAnsi="Times New Roman" w:cs="Times New Roman"/>
          <w:lang w:eastAsia="en-US"/>
        </w:rPr>
      </w:r>
      <w:r w:rsidR="00601B5B" w:rsidRPr="00032A5A">
        <w:rPr>
          <w:rFonts w:ascii="Times New Roman" w:hAnsi="Times New Roman" w:cs="Times New Roman"/>
          <w:lang w:eastAsia="en-US"/>
        </w:rPr>
        <w:fldChar w:fldCharType="separate"/>
      </w:r>
      <w:r w:rsidR="00601B5B" w:rsidRPr="00032A5A">
        <w:rPr>
          <w:rFonts w:ascii="Times New Roman" w:hAnsi="Times New Roman" w:cs="Times New Roman"/>
          <w:lang w:eastAsia="en-US"/>
        </w:rPr>
        <w:fldChar w:fldCharType="end"/>
      </w:r>
      <w:r w:rsidR="42E42078" w:rsidRPr="00032A5A">
        <w:rPr>
          <w:rFonts w:ascii="Times New Roman" w:hAnsi="Times New Roman" w:cs="Times New Roman"/>
          <w:lang w:eastAsia="en-US"/>
        </w:rPr>
        <w:t xml:space="preserve"> </w:t>
      </w:r>
      <w:r w:rsidR="00075DE3" w:rsidRPr="00032A5A">
        <w:rPr>
          <w:rFonts w:ascii="Times New Roman" w:hAnsi="Times New Roman" w:cs="Times New Roman"/>
          <w:lang w:eastAsia="en-US"/>
        </w:rPr>
        <w:t>and</w:t>
      </w:r>
      <w:r w:rsidR="00582BD3" w:rsidRPr="00032A5A">
        <w:rPr>
          <w:rFonts w:ascii="Times New Roman" w:hAnsi="Times New Roman" w:cs="Times New Roman"/>
          <w:lang w:eastAsia="en-US"/>
        </w:rPr>
        <w:t xml:space="preserve"> </w:t>
      </w:r>
      <w:r w:rsidR="00151612" w:rsidRPr="00032A5A">
        <w:rPr>
          <w:rFonts w:ascii="Times New Roman" w:hAnsi="Times New Roman" w:cs="Times New Roman"/>
          <w:lang w:eastAsia="en-US"/>
        </w:rPr>
        <w:fldChar w:fldCharType="begin"/>
      </w:r>
      <w:r w:rsidR="00151612" w:rsidRPr="00032A5A">
        <w:rPr>
          <w:rFonts w:ascii="Times New Roman" w:hAnsi="Times New Roman" w:cs="Times New Roman"/>
          <w:lang w:eastAsia="en-US"/>
        </w:rPr>
        <w:instrText xml:space="preserve"> REF _Ref194875362 \h </w:instrText>
      </w:r>
      <w:r w:rsidR="00FF1173" w:rsidRPr="00032A5A">
        <w:rPr>
          <w:rFonts w:ascii="Times New Roman" w:hAnsi="Times New Roman" w:cs="Times New Roman"/>
          <w:lang w:eastAsia="en-US"/>
        </w:rPr>
        <w:instrText xml:space="preserve"> \* MERGEFORMAT </w:instrText>
      </w:r>
      <w:r w:rsidR="00151612" w:rsidRPr="00032A5A">
        <w:rPr>
          <w:rFonts w:ascii="Times New Roman" w:hAnsi="Times New Roman" w:cs="Times New Roman"/>
          <w:lang w:eastAsia="en-US"/>
        </w:rPr>
      </w:r>
      <w:r w:rsidR="00151612" w:rsidRPr="00032A5A">
        <w:rPr>
          <w:rFonts w:ascii="Times New Roman" w:hAnsi="Times New Roman" w:cs="Times New Roman"/>
          <w:lang w:eastAsia="en-US"/>
        </w:rPr>
        <w:fldChar w:fldCharType="separate"/>
      </w:r>
      <w:r w:rsidR="002F47A4" w:rsidRPr="00032A5A">
        <w:rPr>
          <w:rFonts w:ascii="Times New Roman" w:hAnsi="Times New Roman" w:cs="Times New Roman"/>
        </w:rPr>
        <w:t xml:space="preserve">Appendix </w:t>
      </w:r>
      <w:ins w:id="295" w:author="Larissa Goh" w:date="2025-10-08T02:56:00Z" w16du:dateUtc="2025-10-07T13:56:00Z">
        <w:r w:rsidR="006423FE" w:rsidRPr="006423FE">
          <w:rPr>
            <w:rFonts w:ascii="Times New Roman" w:hAnsi="Times New Roman" w:cs="Times New Roman"/>
          </w:rPr>
          <w:t>Q</w:t>
        </w:r>
      </w:ins>
      <w:del w:id="296" w:author="Larissa Goh" w:date="2025-10-08T02:56:00Z" w16du:dateUtc="2025-10-07T13:56:00Z">
        <w:r w:rsidR="002F47A4" w:rsidRPr="00032A5A">
          <w:rPr>
            <w:rFonts w:ascii="Times New Roman" w:hAnsi="Times New Roman" w:cs="Times New Roman"/>
          </w:rPr>
          <w:delText>P</w:delText>
        </w:r>
      </w:del>
      <w:r w:rsidR="00151612" w:rsidRPr="00032A5A">
        <w:rPr>
          <w:rFonts w:ascii="Times New Roman" w:hAnsi="Times New Roman" w:cs="Times New Roman"/>
          <w:lang w:eastAsia="en-US"/>
        </w:rPr>
        <w:fldChar w:fldCharType="end"/>
      </w:r>
      <w:r w:rsidR="00582BD3" w:rsidRPr="00032A5A">
        <w:rPr>
          <w:rFonts w:ascii="Times New Roman" w:hAnsi="Times New Roman" w:cs="Times New Roman"/>
          <w:lang w:eastAsia="en-US"/>
        </w:rPr>
        <w:t xml:space="preserve"> </w:t>
      </w:r>
      <w:r w:rsidR="42E42078" w:rsidRPr="00032A5A">
        <w:rPr>
          <w:rFonts w:ascii="Times New Roman" w:hAnsi="Times New Roman" w:cs="Times New Roman"/>
          <w:lang w:eastAsia="en-US"/>
        </w:rPr>
        <w:t xml:space="preserve">for </w:t>
      </w:r>
      <w:r w:rsidR="00125017" w:rsidRPr="00032A5A">
        <w:rPr>
          <w:rFonts w:ascii="Times New Roman" w:hAnsi="Times New Roman" w:cs="Times New Roman"/>
          <w:lang w:eastAsia="en-US"/>
        </w:rPr>
        <w:t xml:space="preserve">the </w:t>
      </w:r>
      <w:r w:rsidR="42E42078" w:rsidRPr="00032A5A">
        <w:rPr>
          <w:rFonts w:ascii="Times New Roman" w:hAnsi="Times New Roman" w:cs="Times New Roman"/>
          <w:lang w:eastAsia="en-US"/>
        </w:rPr>
        <w:t xml:space="preserve">complete </w:t>
      </w:r>
      <w:r w:rsidR="26F8ED7D" w:rsidRPr="00032A5A">
        <w:rPr>
          <w:rFonts w:ascii="Times New Roman" w:hAnsi="Times New Roman" w:cs="Times New Roman"/>
          <w:lang w:eastAsia="en-US"/>
        </w:rPr>
        <w:t>Risk R</w:t>
      </w:r>
      <w:r w:rsidR="636604DB" w:rsidRPr="00032A5A">
        <w:rPr>
          <w:rFonts w:ascii="Times New Roman" w:hAnsi="Times New Roman" w:cs="Times New Roman"/>
          <w:lang w:eastAsia="en-US"/>
        </w:rPr>
        <w:t xml:space="preserve">egister and </w:t>
      </w:r>
      <w:r w:rsidR="13EBECA1" w:rsidRPr="00032A5A">
        <w:rPr>
          <w:rFonts w:ascii="Times New Roman" w:hAnsi="Times New Roman" w:cs="Times New Roman"/>
          <w:lang w:eastAsia="en-US"/>
        </w:rPr>
        <w:t>R</w:t>
      </w:r>
      <w:r w:rsidR="636604DB" w:rsidRPr="00032A5A">
        <w:rPr>
          <w:rFonts w:ascii="Times New Roman" w:hAnsi="Times New Roman" w:cs="Times New Roman"/>
          <w:lang w:eastAsia="en-US"/>
        </w:rPr>
        <w:t xml:space="preserve">isk </w:t>
      </w:r>
      <w:r w:rsidR="308B43FB" w:rsidRPr="00032A5A">
        <w:rPr>
          <w:rFonts w:ascii="Times New Roman" w:hAnsi="Times New Roman" w:cs="Times New Roman"/>
          <w:lang w:eastAsia="en-US"/>
        </w:rPr>
        <w:t>M</w:t>
      </w:r>
      <w:r w:rsidR="636604DB" w:rsidRPr="00032A5A">
        <w:rPr>
          <w:rFonts w:ascii="Times New Roman" w:hAnsi="Times New Roman" w:cs="Times New Roman"/>
          <w:lang w:eastAsia="en-US"/>
        </w:rPr>
        <w:t xml:space="preserve">anagement </w:t>
      </w:r>
      <w:r w:rsidR="37BEA7AA" w:rsidRPr="00032A5A">
        <w:rPr>
          <w:rFonts w:ascii="Times New Roman" w:hAnsi="Times New Roman" w:cs="Times New Roman"/>
          <w:lang w:eastAsia="en-US"/>
        </w:rPr>
        <w:t>P</w:t>
      </w:r>
      <w:r w:rsidR="636604DB" w:rsidRPr="00032A5A">
        <w:rPr>
          <w:rFonts w:ascii="Times New Roman" w:hAnsi="Times New Roman" w:cs="Times New Roman"/>
          <w:lang w:eastAsia="en-US"/>
        </w:rPr>
        <w:t>lan</w:t>
      </w:r>
      <w:r w:rsidR="00F15983" w:rsidRPr="00032A5A">
        <w:rPr>
          <w:rFonts w:ascii="Times New Roman" w:hAnsi="Times New Roman" w:cs="Times New Roman"/>
          <w:lang w:eastAsia="en-US"/>
        </w:rPr>
        <w:t>, respectively</w:t>
      </w:r>
      <w:r w:rsidR="636604DB" w:rsidRPr="00032A5A">
        <w:rPr>
          <w:rFonts w:ascii="Times New Roman" w:hAnsi="Times New Roman" w:cs="Times New Roman"/>
          <w:lang w:eastAsia="en-US"/>
        </w:rPr>
        <w:t>.</w:t>
      </w:r>
    </w:p>
    <w:p w14:paraId="4C5651F5" w14:textId="77777777" w:rsidR="002F0B9D" w:rsidRPr="00032A5A" w:rsidRDefault="002F0B9D" w:rsidP="00D23B80">
      <w:pPr>
        <w:rPr>
          <w:del w:id="297" w:author="Larissa Goh" w:date="2025-10-08T02:56:00Z" w16du:dateUtc="2025-10-07T13:56:00Z"/>
          <w:rFonts w:ascii="Times New Roman" w:hAnsi="Times New Roman" w:cs="Times New Roman"/>
          <w:lang w:eastAsia="en-US"/>
        </w:rPr>
      </w:pPr>
    </w:p>
    <w:p w14:paraId="0D005A86" w14:textId="77777777" w:rsidR="009C1DA9" w:rsidRPr="00032A5A" w:rsidRDefault="009C1DA9" w:rsidP="00D23B80">
      <w:pPr>
        <w:rPr>
          <w:del w:id="298" w:author="Larissa Goh" w:date="2025-10-08T02:56:00Z" w16du:dateUtc="2025-10-07T13:56:00Z"/>
          <w:rFonts w:ascii="Times New Roman" w:hAnsi="Times New Roman" w:cs="Times New Roman"/>
          <w:lang w:eastAsia="en-US"/>
        </w:rPr>
      </w:pPr>
    </w:p>
    <w:p w14:paraId="040515F6" w14:textId="77777777" w:rsidR="009C1DA9" w:rsidRPr="00032A5A" w:rsidRDefault="009C1DA9" w:rsidP="00D23B80">
      <w:pPr>
        <w:rPr>
          <w:rFonts w:ascii="Times New Roman" w:hAnsi="Times New Roman" w:cs="Times New Roman"/>
          <w:lang w:eastAsia="en-US"/>
        </w:rPr>
      </w:pPr>
    </w:p>
    <w:p w14:paraId="68583C4E" w14:textId="77777777" w:rsidR="009C1DA9" w:rsidRPr="00032A5A" w:rsidRDefault="009C1DA9" w:rsidP="00D23B80">
      <w:pPr>
        <w:rPr>
          <w:rFonts w:ascii="Times New Roman" w:hAnsi="Times New Roman" w:cs="Times New Roman"/>
          <w:lang w:eastAsia="en-US"/>
        </w:rPr>
      </w:pPr>
    </w:p>
    <w:p w14:paraId="6BDE2CAA" w14:textId="341311C1" w:rsidR="00E661ED" w:rsidRPr="00032A5A" w:rsidRDefault="007D5747" w:rsidP="00E1239E">
      <w:pPr>
        <w:spacing w:after="240"/>
        <w:rPr>
          <w:rFonts w:ascii="Times New Roman" w:hAnsi="Times New Roman" w:cs="Times New Roman"/>
        </w:rPr>
      </w:pPr>
      <w:r w:rsidRPr="00032A5A">
        <w:rPr>
          <w:rFonts w:ascii="Times New Roman" w:hAnsi="Times New Roman" w:cs="Times New Roman"/>
        </w:rPr>
        <w:t xml:space="preserve">Below are two scope-related risks that have the potential to impact the project if not managed. </w:t>
      </w:r>
    </w:p>
    <w:tbl>
      <w:tblPr>
        <w:tblStyle w:val="TableGrid"/>
        <w:tblW w:w="9719" w:type="dxa"/>
        <w:tblLayout w:type="fixed"/>
        <w:tblLook w:val="06A0" w:firstRow="1" w:lastRow="0" w:firstColumn="1" w:lastColumn="0" w:noHBand="1" w:noVBand="1"/>
      </w:tblPr>
      <w:tblGrid>
        <w:gridCol w:w="1828"/>
        <w:gridCol w:w="3516"/>
        <w:gridCol w:w="4375"/>
      </w:tblGrid>
      <w:tr w:rsidR="4F930433" w:rsidRPr="00032A5A" w14:paraId="3CC24878" w14:textId="77777777" w:rsidTr="009015A2">
        <w:trPr>
          <w:trHeight w:val="256"/>
        </w:trPr>
        <w:tc>
          <w:tcPr>
            <w:tcW w:w="1828" w:type="dxa"/>
          </w:tcPr>
          <w:p w14:paraId="44F841F4" w14:textId="12AA5016" w:rsidR="0CE6EF9E" w:rsidRPr="00032A5A" w:rsidRDefault="0CE6EF9E" w:rsidP="4F930433">
            <w:pPr>
              <w:rPr>
                <w:rFonts w:ascii="Times New Roman" w:hAnsi="Times New Roman" w:cs="Times New Roman"/>
              </w:rPr>
            </w:pPr>
            <w:r w:rsidRPr="00032A5A">
              <w:rPr>
                <w:rFonts w:ascii="Times New Roman" w:hAnsi="Times New Roman" w:cs="Times New Roman"/>
              </w:rPr>
              <w:lastRenderedPageBreak/>
              <w:t>Risk</w:t>
            </w:r>
          </w:p>
        </w:tc>
        <w:tc>
          <w:tcPr>
            <w:tcW w:w="3516" w:type="dxa"/>
          </w:tcPr>
          <w:p w14:paraId="26ABE2FC" w14:textId="7F77A189" w:rsidR="0CE6EF9E" w:rsidRPr="00032A5A" w:rsidRDefault="0CE6EF9E" w:rsidP="4F930433">
            <w:pPr>
              <w:rPr>
                <w:rFonts w:ascii="Times New Roman" w:hAnsi="Times New Roman" w:cs="Times New Roman"/>
              </w:rPr>
            </w:pPr>
            <w:r w:rsidRPr="00032A5A">
              <w:rPr>
                <w:rFonts w:ascii="Times New Roman" w:hAnsi="Times New Roman" w:cs="Times New Roman"/>
              </w:rPr>
              <w:t>Description</w:t>
            </w:r>
          </w:p>
        </w:tc>
        <w:tc>
          <w:tcPr>
            <w:tcW w:w="4375" w:type="dxa"/>
          </w:tcPr>
          <w:p w14:paraId="2FFEBD0F" w14:textId="21A22710" w:rsidR="0CE6EF9E" w:rsidRPr="00032A5A" w:rsidRDefault="0CE6EF9E" w:rsidP="4F930433">
            <w:pPr>
              <w:rPr>
                <w:rFonts w:ascii="Times New Roman" w:hAnsi="Times New Roman" w:cs="Times New Roman"/>
              </w:rPr>
            </w:pPr>
            <w:r w:rsidRPr="00032A5A">
              <w:rPr>
                <w:rFonts w:ascii="Times New Roman" w:hAnsi="Times New Roman" w:cs="Times New Roman"/>
              </w:rPr>
              <w:t>Mitigation</w:t>
            </w:r>
          </w:p>
        </w:tc>
      </w:tr>
      <w:tr w:rsidR="4F930433" w:rsidRPr="00032A5A" w14:paraId="606333FC" w14:textId="77777777" w:rsidTr="009015A2">
        <w:trPr>
          <w:trHeight w:val="1951"/>
        </w:trPr>
        <w:tc>
          <w:tcPr>
            <w:tcW w:w="1828" w:type="dxa"/>
          </w:tcPr>
          <w:p w14:paraId="12FEB5B7" w14:textId="2278483A" w:rsidR="4F930433" w:rsidRPr="00032A5A" w:rsidRDefault="0CE6EF9E" w:rsidP="4F930433">
            <w:pPr>
              <w:rPr>
                <w:rFonts w:ascii="Times New Roman" w:hAnsi="Times New Roman" w:cs="Times New Roman"/>
                <w:b/>
                <w:szCs w:val="22"/>
              </w:rPr>
            </w:pPr>
            <w:r w:rsidRPr="00032A5A">
              <w:rPr>
                <w:rFonts w:ascii="Times New Roman" w:hAnsi="Times New Roman" w:cs="Times New Roman"/>
                <w:b/>
                <w:szCs w:val="22"/>
              </w:rPr>
              <w:t>Tool replacement due to compatibility issues</w:t>
            </w:r>
          </w:p>
        </w:tc>
        <w:tc>
          <w:tcPr>
            <w:tcW w:w="3516" w:type="dxa"/>
          </w:tcPr>
          <w:p w14:paraId="20CB6C3C" w14:textId="1BDFC482" w:rsidR="4F930433" w:rsidRPr="00032A5A" w:rsidRDefault="0CE6EF9E" w:rsidP="4F930433">
            <w:pPr>
              <w:rPr>
                <w:rFonts w:ascii="Times New Roman" w:hAnsi="Times New Roman" w:cs="Times New Roman"/>
                <w:szCs w:val="22"/>
              </w:rPr>
            </w:pPr>
            <w:r w:rsidRPr="00032A5A">
              <w:rPr>
                <w:rFonts w:ascii="Times New Roman" w:hAnsi="Times New Roman" w:cs="Times New Roman"/>
                <w:szCs w:val="22"/>
              </w:rPr>
              <w:t>One of the client</w:t>
            </w:r>
            <w:r w:rsidR="00D92556" w:rsidRPr="00032A5A">
              <w:rPr>
                <w:rFonts w:ascii="Times New Roman" w:hAnsi="Times New Roman" w:cs="Times New Roman"/>
                <w:szCs w:val="22"/>
              </w:rPr>
              <w:t>’</w:t>
            </w:r>
            <w:r w:rsidRPr="00032A5A">
              <w:rPr>
                <w:rFonts w:ascii="Times New Roman" w:hAnsi="Times New Roman" w:cs="Times New Roman"/>
                <w:szCs w:val="22"/>
              </w:rPr>
              <w:t xml:space="preserve">s chosen tools D-ITG, has shown compatibility issues as it is not available in the Fedora package repositories and </w:t>
            </w:r>
            <w:r w:rsidR="00D92556" w:rsidRPr="00032A5A">
              <w:rPr>
                <w:rFonts w:ascii="Times New Roman" w:hAnsi="Times New Roman" w:cs="Times New Roman"/>
                <w:szCs w:val="22"/>
              </w:rPr>
              <w:t>cannot be compiled from</w:t>
            </w:r>
            <w:r w:rsidRPr="00032A5A">
              <w:rPr>
                <w:rFonts w:ascii="Times New Roman" w:hAnsi="Times New Roman" w:cs="Times New Roman"/>
                <w:szCs w:val="22"/>
              </w:rPr>
              <w:t xml:space="preserve"> source. This creates a risk of inconsistent data as Fedora will lack D-ITG metrics that will be captured on Ubuntu and Kali.</w:t>
            </w:r>
          </w:p>
        </w:tc>
        <w:tc>
          <w:tcPr>
            <w:tcW w:w="4375" w:type="dxa"/>
          </w:tcPr>
          <w:p w14:paraId="7D90479F" w14:textId="6EBB3269" w:rsidR="4F930433" w:rsidRPr="00032A5A" w:rsidRDefault="0CE6EF9E" w:rsidP="4F930433">
            <w:pPr>
              <w:rPr>
                <w:rFonts w:ascii="Times New Roman" w:hAnsi="Times New Roman" w:cs="Times New Roman"/>
                <w:szCs w:val="22"/>
              </w:rPr>
            </w:pPr>
            <w:r w:rsidRPr="00032A5A">
              <w:rPr>
                <w:rFonts w:ascii="Times New Roman" w:hAnsi="Times New Roman" w:cs="Times New Roman"/>
                <w:szCs w:val="22"/>
              </w:rPr>
              <w:t xml:space="preserve">The team will conduct additional </w:t>
            </w:r>
            <w:r w:rsidR="00997E6C" w:rsidRPr="00032A5A">
              <w:rPr>
                <w:rFonts w:ascii="Times New Roman" w:hAnsi="Times New Roman" w:cs="Times New Roman"/>
                <w:szCs w:val="22"/>
              </w:rPr>
              <w:t>evaluations</w:t>
            </w:r>
            <w:r w:rsidRPr="00032A5A">
              <w:rPr>
                <w:rFonts w:ascii="Times New Roman" w:hAnsi="Times New Roman" w:cs="Times New Roman"/>
                <w:szCs w:val="22"/>
              </w:rPr>
              <w:t xml:space="preserve"> with D-ITG on Fedora to determine feasibility. If it remains non-functional, iPerf will be used to maintain consisten</w:t>
            </w:r>
            <w:r w:rsidR="00C1522A" w:rsidRPr="00032A5A">
              <w:rPr>
                <w:rFonts w:ascii="Times New Roman" w:hAnsi="Times New Roman" w:cs="Times New Roman"/>
                <w:szCs w:val="22"/>
              </w:rPr>
              <w:t>cy</w:t>
            </w:r>
            <w:r w:rsidRPr="00032A5A">
              <w:rPr>
                <w:rFonts w:ascii="Times New Roman" w:hAnsi="Times New Roman" w:cs="Times New Roman"/>
                <w:szCs w:val="22"/>
              </w:rPr>
              <w:t xml:space="preserve"> across all operating systems. This will be documented and communicated to stakeholders to stay within the scope.</w:t>
            </w:r>
          </w:p>
        </w:tc>
      </w:tr>
      <w:tr w:rsidR="4F930433" w:rsidRPr="00032A5A" w14:paraId="5D77C203" w14:textId="77777777" w:rsidTr="009015A2">
        <w:trPr>
          <w:trHeight w:val="1327"/>
        </w:trPr>
        <w:tc>
          <w:tcPr>
            <w:tcW w:w="1828" w:type="dxa"/>
          </w:tcPr>
          <w:p w14:paraId="6BDA556D" w14:textId="272C45FC" w:rsidR="4F930433" w:rsidRPr="00032A5A" w:rsidRDefault="0CE6EF9E" w:rsidP="4F930433">
            <w:pPr>
              <w:rPr>
                <w:rFonts w:ascii="Times New Roman" w:hAnsi="Times New Roman" w:cs="Times New Roman"/>
                <w:b/>
                <w:szCs w:val="22"/>
              </w:rPr>
            </w:pPr>
            <w:r w:rsidRPr="00032A5A">
              <w:rPr>
                <w:rFonts w:ascii="Times New Roman" w:hAnsi="Times New Roman" w:cs="Times New Roman"/>
                <w:b/>
                <w:szCs w:val="22"/>
              </w:rPr>
              <w:t xml:space="preserve">Incorrect router configuration affecting </w:t>
            </w:r>
            <w:r w:rsidR="00997E6C" w:rsidRPr="00032A5A">
              <w:rPr>
                <w:rFonts w:ascii="Times New Roman" w:hAnsi="Times New Roman" w:cs="Times New Roman"/>
                <w:b/>
                <w:szCs w:val="22"/>
              </w:rPr>
              <w:t>evaluation</w:t>
            </w:r>
            <w:r w:rsidRPr="00032A5A">
              <w:rPr>
                <w:rFonts w:ascii="Times New Roman" w:hAnsi="Times New Roman" w:cs="Times New Roman"/>
                <w:b/>
                <w:szCs w:val="22"/>
              </w:rPr>
              <w:t xml:space="preserve"> results</w:t>
            </w:r>
          </w:p>
        </w:tc>
        <w:tc>
          <w:tcPr>
            <w:tcW w:w="3516" w:type="dxa"/>
          </w:tcPr>
          <w:p w14:paraId="2D95D778" w14:textId="076D7C1E" w:rsidR="4F930433" w:rsidRPr="00032A5A" w:rsidRDefault="0CE6EF9E" w:rsidP="4F930433">
            <w:pPr>
              <w:rPr>
                <w:rFonts w:ascii="Times New Roman" w:hAnsi="Times New Roman" w:cs="Times New Roman"/>
                <w:szCs w:val="22"/>
              </w:rPr>
            </w:pPr>
            <w:r w:rsidRPr="00032A5A">
              <w:rPr>
                <w:rFonts w:ascii="Times New Roman" w:hAnsi="Times New Roman" w:cs="Times New Roman"/>
                <w:szCs w:val="22"/>
              </w:rPr>
              <w:t>The project requires the configuration of Ubuntu, Fedora, and Kali as routers. Since routing directly affects packet flow, any error from misconfiguring routing tables or IP forwarding can compromise result accuracy.</w:t>
            </w:r>
          </w:p>
        </w:tc>
        <w:tc>
          <w:tcPr>
            <w:tcW w:w="4375" w:type="dxa"/>
          </w:tcPr>
          <w:p w14:paraId="0BB0889C" w14:textId="5ACC9A8E" w:rsidR="4F930433" w:rsidRPr="00032A5A" w:rsidRDefault="0CE6EF9E" w:rsidP="4F930433">
            <w:pPr>
              <w:rPr>
                <w:rFonts w:ascii="Times New Roman" w:hAnsi="Times New Roman" w:cs="Times New Roman"/>
                <w:szCs w:val="22"/>
              </w:rPr>
            </w:pPr>
            <w:r w:rsidRPr="00032A5A">
              <w:rPr>
                <w:rFonts w:ascii="Times New Roman" w:hAnsi="Times New Roman" w:cs="Times New Roman"/>
                <w:szCs w:val="22"/>
              </w:rPr>
              <w:t>The team will follow best practices for Linux router setups and validate configurations during the analysis phase. A checklist will be used for consistency</w:t>
            </w:r>
            <w:r w:rsidR="00C1522A" w:rsidRPr="00032A5A">
              <w:rPr>
                <w:rFonts w:ascii="Times New Roman" w:hAnsi="Times New Roman" w:cs="Times New Roman"/>
                <w:szCs w:val="22"/>
              </w:rPr>
              <w:t>,</w:t>
            </w:r>
            <w:r w:rsidRPr="00032A5A">
              <w:rPr>
                <w:rFonts w:ascii="Times New Roman" w:hAnsi="Times New Roman" w:cs="Times New Roman"/>
                <w:szCs w:val="22"/>
              </w:rPr>
              <w:t xml:space="preserve"> and a peer review process will ensure each router </w:t>
            </w:r>
            <w:r w:rsidR="00C1522A" w:rsidRPr="00032A5A">
              <w:rPr>
                <w:rFonts w:ascii="Times New Roman" w:hAnsi="Times New Roman" w:cs="Times New Roman"/>
                <w:szCs w:val="22"/>
              </w:rPr>
              <w:t>i</w:t>
            </w:r>
            <w:r w:rsidRPr="00032A5A">
              <w:rPr>
                <w:rFonts w:ascii="Times New Roman" w:hAnsi="Times New Roman" w:cs="Times New Roman"/>
                <w:szCs w:val="22"/>
              </w:rPr>
              <w:t>s configured correctly.</w:t>
            </w:r>
          </w:p>
        </w:tc>
      </w:tr>
    </w:tbl>
    <w:p w14:paraId="2F32DD4D" w14:textId="6AA16D71" w:rsidR="7952B9E6" w:rsidRPr="00032A5A" w:rsidRDefault="7952B9E6" w:rsidP="00DC3210">
      <w:pPr>
        <w:pStyle w:val="Heading1"/>
        <w:rPr>
          <w:rFonts w:cs="Times New Roman"/>
        </w:rPr>
      </w:pPr>
      <w:bookmarkStart w:id="299" w:name="_Toc195128349"/>
      <w:bookmarkStart w:id="300" w:name="_Toc195128866"/>
      <w:r w:rsidRPr="00032A5A">
        <w:rPr>
          <w:rFonts w:cs="Times New Roman"/>
        </w:rPr>
        <w:t xml:space="preserve">Issue </w:t>
      </w:r>
      <w:r w:rsidR="008D1388" w:rsidRPr="00032A5A">
        <w:rPr>
          <w:rFonts w:cs="Times New Roman"/>
        </w:rPr>
        <w:t>L</w:t>
      </w:r>
      <w:r w:rsidR="001C4E84" w:rsidRPr="00032A5A">
        <w:rPr>
          <w:rFonts w:cs="Times New Roman"/>
        </w:rPr>
        <w:t>og</w:t>
      </w:r>
      <w:bookmarkEnd w:id="299"/>
      <w:bookmarkEnd w:id="300"/>
    </w:p>
    <w:p w14:paraId="5EC4D66F" w14:textId="02B00C7D" w:rsidR="001827FB" w:rsidRPr="00032A5A" w:rsidRDefault="0D430D77" w:rsidP="231A6DFF">
      <w:pPr>
        <w:rPr>
          <w:rFonts w:ascii="Times New Roman" w:hAnsi="Times New Roman" w:cs="Times New Roman"/>
        </w:rPr>
      </w:pPr>
      <w:r w:rsidRPr="00032A5A">
        <w:rPr>
          <w:rFonts w:ascii="Times New Roman" w:hAnsi="Times New Roman" w:cs="Times New Roman"/>
        </w:rPr>
        <w:t xml:space="preserve">Issues are logged when risks manifest or when unexpected problems arise during the project. Each issue </w:t>
      </w:r>
      <w:r w:rsidR="78BAB095" w:rsidRPr="00032A5A">
        <w:rPr>
          <w:rFonts w:ascii="Times New Roman" w:hAnsi="Times New Roman" w:cs="Times New Roman"/>
        </w:rPr>
        <w:t>is a</w:t>
      </w:r>
      <w:r w:rsidR="6313B200" w:rsidRPr="00032A5A">
        <w:rPr>
          <w:rFonts w:ascii="Times New Roman" w:hAnsi="Times New Roman" w:cs="Times New Roman"/>
        </w:rPr>
        <w:t xml:space="preserve">ssigned to a team member for resolution and tracked until resolved. </w:t>
      </w:r>
      <w:r w:rsidR="1D9C64E1" w:rsidRPr="00032A5A">
        <w:rPr>
          <w:rFonts w:ascii="Times New Roman" w:hAnsi="Times New Roman" w:cs="Times New Roman"/>
        </w:rPr>
        <w:t xml:space="preserve">The issue </w:t>
      </w:r>
      <w:r w:rsidR="001C4E84" w:rsidRPr="00032A5A">
        <w:rPr>
          <w:rFonts w:ascii="Times New Roman" w:hAnsi="Times New Roman" w:cs="Times New Roman"/>
        </w:rPr>
        <w:t>log</w:t>
      </w:r>
      <w:r w:rsidR="1D9C64E1" w:rsidRPr="00032A5A">
        <w:rPr>
          <w:rFonts w:ascii="Times New Roman" w:hAnsi="Times New Roman" w:cs="Times New Roman"/>
        </w:rPr>
        <w:t xml:space="preserve"> is also reviewed during weekly meetings, and priority is escalated where needed to prevent impact on project del</w:t>
      </w:r>
      <w:r w:rsidR="16025534" w:rsidRPr="00032A5A">
        <w:rPr>
          <w:rFonts w:ascii="Times New Roman" w:hAnsi="Times New Roman" w:cs="Times New Roman"/>
        </w:rPr>
        <w:t>ivery.</w:t>
      </w:r>
      <w:r w:rsidR="0F22CE02" w:rsidRPr="00032A5A">
        <w:rPr>
          <w:rFonts w:ascii="Times New Roman" w:hAnsi="Times New Roman" w:cs="Times New Roman"/>
        </w:rPr>
        <w:t xml:space="preserve"> </w:t>
      </w:r>
      <w:ins w:id="301" w:author="Larissa Goh" w:date="2025-10-08T02:56:00Z" w16du:dateUtc="2025-10-07T13:56:00Z">
        <w:r w:rsidR="0F22CE02" w:rsidRPr="00032A5A">
          <w:rPr>
            <w:rFonts w:ascii="Times New Roman" w:hAnsi="Times New Roman" w:cs="Times New Roman"/>
          </w:rPr>
          <w:t>Refer to</w:t>
        </w:r>
        <w:r w:rsidR="00F15983" w:rsidRPr="00032A5A">
          <w:rPr>
            <w:rFonts w:ascii="Times New Roman" w:hAnsi="Times New Roman" w:cs="Times New Roman"/>
          </w:rPr>
          <w:t xml:space="preserve"> </w:t>
        </w:r>
        <w:r w:rsidR="000A3568">
          <w:rPr>
            <w:rFonts w:ascii="Times New Roman" w:hAnsi="Times New Roman" w:cs="Times New Roman"/>
          </w:rPr>
          <w:fldChar w:fldCharType="begin" w:fldLock="1"/>
        </w:r>
        <w:r w:rsidR="000A3568">
          <w:rPr>
            <w:rFonts w:ascii="Times New Roman" w:hAnsi="Times New Roman" w:cs="Times New Roman"/>
          </w:rPr>
          <w:instrText xml:space="preserve"> REF _Ref195128664 \h  \* MERGEFORMAT </w:instrText>
        </w:r>
        <w:r w:rsidR="000A3568">
          <w:rPr>
            <w:rFonts w:ascii="Times New Roman" w:hAnsi="Times New Roman" w:cs="Times New Roman"/>
          </w:rPr>
        </w:r>
        <w:r w:rsidR="000A3568">
          <w:rPr>
            <w:rFonts w:ascii="Times New Roman" w:hAnsi="Times New Roman" w:cs="Times New Roman"/>
          </w:rPr>
          <w:fldChar w:fldCharType="separate"/>
        </w:r>
        <w:r w:rsidR="000A3568" w:rsidRPr="00032A5A">
          <w:rPr>
            <w:rFonts w:ascii="Times New Roman" w:hAnsi="Times New Roman" w:cs="Times New Roman"/>
          </w:rPr>
          <w:t xml:space="preserve">Appendix </w:t>
        </w:r>
        <w:r w:rsidR="000A3568">
          <w:rPr>
            <w:rFonts w:cs="Times New Roman"/>
            <w:noProof/>
          </w:rPr>
          <w:t>R</w:t>
        </w:r>
        <w:r w:rsidR="000A3568">
          <w:rPr>
            <w:rFonts w:ascii="Times New Roman" w:hAnsi="Times New Roman" w:cs="Times New Roman"/>
          </w:rPr>
          <w:fldChar w:fldCharType="end"/>
        </w:r>
        <w:r w:rsidR="00F15983" w:rsidRPr="00032A5A">
          <w:rPr>
            <w:rFonts w:ascii="Times New Roman" w:hAnsi="Times New Roman" w:cs="Times New Roman"/>
          </w:rPr>
          <w:fldChar w:fldCharType="begin" w:fldLock="1"/>
        </w:r>
        <w:r w:rsidR="00F15983" w:rsidRPr="00032A5A">
          <w:rPr>
            <w:rFonts w:ascii="Times New Roman" w:hAnsi="Times New Roman" w:cs="Times New Roman"/>
          </w:rPr>
          <w:instrText xml:space="preserve"> REF _Ref194807462 \h  \* MERGEFORMAT </w:instrText>
        </w:r>
        <w:r w:rsidR="00F15983" w:rsidRPr="00032A5A">
          <w:rPr>
            <w:rFonts w:ascii="Times New Roman" w:hAnsi="Times New Roman" w:cs="Times New Roman"/>
          </w:rPr>
        </w:r>
        <w:r w:rsidR="00F15983" w:rsidRPr="00032A5A">
          <w:rPr>
            <w:rFonts w:ascii="Times New Roman" w:hAnsi="Times New Roman" w:cs="Times New Roman"/>
          </w:rPr>
          <w:fldChar w:fldCharType="separate"/>
        </w:r>
        <w:r w:rsidR="00F15983" w:rsidRPr="00032A5A">
          <w:rPr>
            <w:rFonts w:ascii="Times New Roman" w:hAnsi="Times New Roman" w:cs="Times New Roman"/>
          </w:rPr>
          <w:fldChar w:fldCharType="end"/>
        </w:r>
      </w:ins>
      <w:del w:id="302" w:author="Larissa Goh" w:date="2025-10-08T02:56:00Z" w16du:dateUtc="2025-10-07T13:56:00Z">
        <w:r w:rsidR="0F22CE02" w:rsidRPr="00032A5A">
          <w:rPr>
            <w:rFonts w:ascii="Times New Roman" w:hAnsi="Times New Roman" w:cs="Times New Roman"/>
          </w:rPr>
          <w:delText>Refer to</w:delText>
        </w:r>
        <w:r w:rsidR="00F15983" w:rsidRPr="00032A5A">
          <w:rPr>
            <w:rFonts w:ascii="Times New Roman" w:hAnsi="Times New Roman" w:cs="Times New Roman"/>
          </w:rPr>
          <w:delText xml:space="preserve"> </w:delText>
        </w:r>
        <w:r w:rsidR="00F15983" w:rsidRPr="00032A5A">
          <w:rPr>
            <w:rFonts w:ascii="Times New Roman" w:hAnsi="Times New Roman" w:cs="Times New Roman"/>
          </w:rPr>
          <w:fldChar w:fldCharType="begin"/>
        </w:r>
        <w:r w:rsidR="00F15983" w:rsidRPr="00032A5A">
          <w:rPr>
            <w:rFonts w:ascii="Times New Roman" w:hAnsi="Times New Roman" w:cs="Times New Roman"/>
          </w:rPr>
          <w:delInstrText xml:space="preserve"> REF _Ref194807462 \h  \* MERGEFORMAT </w:delInstrText>
        </w:r>
        <w:r w:rsidR="00F15983" w:rsidRPr="00032A5A">
          <w:rPr>
            <w:rFonts w:ascii="Times New Roman" w:hAnsi="Times New Roman" w:cs="Times New Roman"/>
          </w:rPr>
        </w:r>
        <w:r w:rsidR="00F15983" w:rsidRPr="00032A5A">
          <w:rPr>
            <w:rFonts w:ascii="Times New Roman" w:hAnsi="Times New Roman" w:cs="Times New Roman"/>
          </w:rPr>
          <w:fldChar w:fldCharType="separate"/>
        </w:r>
        <w:r w:rsidR="0007515C" w:rsidRPr="00032A5A">
          <w:rPr>
            <w:rFonts w:ascii="Times New Roman" w:hAnsi="Times New Roman" w:cs="Times New Roman"/>
          </w:rPr>
          <w:delText>Appendix P</w:delText>
        </w:r>
        <w:r w:rsidR="00F15983" w:rsidRPr="00032A5A">
          <w:rPr>
            <w:rFonts w:ascii="Times New Roman" w:hAnsi="Times New Roman" w:cs="Times New Roman"/>
          </w:rPr>
          <w:fldChar w:fldCharType="end"/>
        </w:r>
      </w:del>
      <w:r w:rsidR="0F22CE02" w:rsidRPr="00032A5A">
        <w:rPr>
          <w:rFonts w:ascii="Times New Roman" w:hAnsi="Times New Roman" w:cs="Times New Roman"/>
        </w:rPr>
        <w:t xml:space="preserve"> </w:t>
      </w:r>
      <w:r w:rsidR="00F15983" w:rsidRPr="00032A5A">
        <w:rPr>
          <w:rFonts w:ascii="Times New Roman" w:hAnsi="Times New Roman" w:cs="Times New Roman"/>
        </w:rPr>
        <w:t>f</w:t>
      </w:r>
      <w:r w:rsidR="0F22CE02" w:rsidRPr="00032A5A">
        <w:rPr>
          <w:rFonts w:ascii="Times New Roman" w:hAnsi="Times New Roman" w:cs="Times New Roman"/>
        </w:rPr>
        <w:t xml:space="preserve">or the complete Issue </w:t>
      </w:r>
      <w:r w:rsidR="001C4E84" w:rsidRPr="00032A5A">
        <w:rPr>
          <w:rFonts w:ascii="Times New Roman" w:hAnsi="Times New Roman" w:cs="Times New Roman"/>
        </w:rPr>
        <w:t>Log</w:t>
      </w:r>
      <w:r w:rsidR="0F22CE02" w:rsidRPr="00032A5A">
        <w:rPr>
          <w:rFonts w:ascii="Times New Roman" w:hAnsi="Times New Roman" w:cs="Times New Roman"/>
        </w:rPr>
        <w:t>.</w:t>
      </w:r>
    </w:p>
    <w:p w14:paraId="3B5BE6A1" w14:textId="77777777" w:rsidR="001E73C1" w:rsidRPr="00032A5A" w:rsidRDefault="001E73C1" w:rsidP="00A10F3D">
      <w:pPr>
        <w:pStyle w:val="Heading1"/>
        <w:rPr>
          <w:rFonts w:cs="Times New Roman"/>
        </w:rPr>
      </w:pPr>
      <w:bookmarkStart w:id="303" w:name="_Toc195128350"/>
      <w:bookmarkStart w:id="304" w:name="_Toc195128867"/>
      <w:r w:rsidRPr="00032A5A">
        <w:rPr>
          <w:rFonts w:cs="Times New Roman"/>
        </w:rPr>
        <w:t>Change Management Plan</w:t>
      </w:r>
      <w:bookmarkEnd w:id="303"/>
      <w:bookmarkEnd w:id="304"/>
    </w:p>
    <w:p w14:paraId="03CD625B" w14:textId="36DBC365" w:rsidR="001E73C1" w:rsidRPr="00032A5A" w:rsidRDefault="00324CE2" w:rsidP="001E73C1">
      <w:pPr>
        <w:rPr>
          <w:rFonts w:ascii="Times New Roman" w:hAnsi="Times New Roman" w:cs="Times New Roman"/>
          <w:lang w:eastAsia="en-US"/>
        </w:rPr>
      </w:pPr>
      <w:r w:rsidRPr="00032A5A">
        <w:rPr>
          <w:rFonts w:ascii="Times New Roman" w:hAnsi="Times New Roman" w:cs="Times New Roman"/>
          <w:lang w:eastAsia="en-US"/>
        </w:rPr>
        <w:t>Due to the unpredictability of the project, there may require some changes</w:t>
      </w:r>
      <w:r w:rsidR="007866CB" w:rsidRPr="00032A5A">
        <w:rPr>
          <w:rFonts w:ascii="Times New Roman" w:hAnsi="Times New Roman" w:cs="Times New Roman"/>
          <w:lang w:eastAsia="en-US"/>
        </w:rPr>
        <w:t xml:space="preserve"> at some point</w:t>
      </w:r>
      <w:r w:rsidRPr="00032A5A">
        <w:rPr>
          <w:rFonts w:ascii="Times New Roman" w:hAnsi="Times New Roman" w:cs="Times New Roman"/>
          <w:lang w:eastAsia="en-US"/>
        </w:rPr>
        <w:t xml:space="preserve">. This document outlines the approach and essential process to manage the changes. </w:t>
      </w:r>
      <w:r w:rsidR="00A10F3D" w:rsidRPr="00032A5A">
        <w:rPr>
          <w:rFonts w:ascii="Times New Roman" w:hAnsi="Times New Roman" w:cs="Times New Roman"/>
          <w:lang w:eastAsia="en-US"/>
        </w:rPr>
        <w:t xml:space="preserve">Please refer to </w:t>
      </w:r>
      <w:r w:rsidR="00A10F3D" w:rsidRPr="00032A5A">
        <w:rPr>
          <w:rFonts w:ascii="Times New Roman" w:hAnsi="Times New Roman" w:cs="Times New Roman"/>
          <w:lang w:eastAsia="en-US"/>
        </w:rPr>
        <w:fldChar w:fldCharType="begin"/>
      </w:r>
      <w:r w:rsidR="00A10F3D" w:rsidRPr="00032A5A">
        <w:rPr>
          <w:rFonts w:ascii="Times New Roman" w:hAnsi="Times New Roman" w:cs="Times New Roman"/>
          <w:lang w:eastAsia="en-US"/>
        </w:rPr>
        <w:instrText xml:space="preserve"> REF _Ref194813664 \h  \* MERGEFORMAT </w:instrText>
      </w:r>
      <w:r w:rsidR="00A10F3D" w:rsidRPr="00032A5A">
        <w:rPr>
          <w:rFonts w:ascii="Times New Roman" w:hAnsi="Times New Roman" w:cs="Times New Roman"/>
          <w:lang w:eastAsia="en-US"/>
        </w:rPr>
      </w:r>
      <w:r w:rsidR="00A10F3D" w:rsidRPr="00032A5A">
        <w:rPr>
          <w:rFonts w:ascii="Times New Roman" w:hAnsi="Times New Roman" w:cs="Times New Roman"/>
          <w:lang w:eastAsia="en-US"/>
        </w:rPr>
        <w:fldChar w:fldCharType="separate"/>
      </w:r>
      <w:r w:rsidR="0007515C" w:rsidRPr="00032A5A">
        <w:rPr>
          <w:rFonts w:ascii="Times New Roman" w:hAnsi="Times New Roman" w:cs="Times New Roman"/>
        </w:rPr>
        <w:t xml:space="preserve">Appendix </w:t>
      </w:r>
      <w:ins w:id="305" w:author="Larissa Goh" w:date="2025-10-08T02:56:00Z" w16du:dateUtc="2025-10-07T13:56:00Z">
        <w:r w:rsidR="000A3568" w:rsidRPr="000A3568">
          <w:rPr>
            <w:rFonts w:ascii="Times New Roman" w:hAnsi="Times New Roman" w:cs="Times New Roman"/>
          </w:rPr>
          <w:t>S</w:t>
        </w:r>
      </w:ins>
      <w:del w:id="306" w:author="Larissa Goh" w:date="2025-10-08T02:56:00Z" w16du:dateUtc="2025-10-07T13:56:00Z">
        <w:r w:rsidR="0007515C" w:rsidRPr="00032A5A">
          <w:rPr>
            <w:rFonts w:ascii="Times New Roman" w:hAnsi="Times New Roman" w:cs="Times New Roman"/>
          </w:rPr>
          <w:delText>Q</w:delText>
        </w:r>
      </w:del>
      <w:r w:rsidR="00A10F3D" w:rsidRPr="00032A5A">
        <w:rPr>
          <w:rFonts w:ascii="Times New Roman" w:hAnsi="Times New Roman" w:cs="Times New Roman"/>
          <w:lang w:eastAsia="en-US"/>
        </w:rPr>
        <w:fldChar w:fldCharType="end"/>
      </w:r>
      <w:r w:rsidR="00A10F3D" w:rsidRPr="00032A5A">
        <w:rPr>
          <w:rFonts w:ascii="Times New Roman" w:hAnsi="Times New Roman" w:cs="Times New Roman"/>
          <w:lang w:eastAsia="en-US"/>
        </w:rPr>
        <w:t xml:space="preserve"> for the full Change Management Plan.</w:t>
      </w:r>
    </w:p>
    <w:p w14:paraId="3A9B64D8" w14:textId="3C7DC7DC" w:rsidR="001827FB" w:rsidRPr="00032A5A" w:rsidRDefault="001827FB" w:rsidP="001827FB">
      <w:pPr>
        <w:pStyle w:val="Heading1"/>
        <w:rPr>
          <w:rFonts w:cs="Times New Roman"/>
        </w:rPr>
      </w:pPr>
      <w:bookmarkStart w:id="307" w:name="_Toc195128351"/>
      <w:bookmarkStart w:id="308" w:name="_Toc195128868"/>
      <w:r w:rsidRPr="00032A5A">
        <w:rPr>
          <w:rFonts w:cs="Times New Roman"/>
        </w:rPr>
        <w:t>Quality Assurance Plan</w:t>
      </w:r>
      <w:bookmarkEnd w:id="307"/>
      <w:bookmarkEnd w:id="308"/>
    </w:p>
    <w:p w14:paraId="1E61EF3E" w14:textId="77777777" w:rsidR="00F15983" w:rsidRPr="00032A5A" w:rsidRDefault="00CD50C9" w:rsidP="00E1239E">
      <w:pPr>
        <w:spacing w:after="240"/>
        <w:rPr>
          <w:rFonts w:ascii="Times New Roman" w:hAnsi="Times New Roman" w:cs="Times New Roman"/>
          <w:lang w:eastAsia="en-US"/>
        </w:rPr>
      </w:pPr>
      <w:r w:rsidRPr="00032A5A">
        <w:rPr>
          <w:rFonts w:ascii="Times New Roman" w:hAnsi="Times New Roman" w:cs="Times New Roman"/>
          <w:lang w:eastAsia="en-US"/>
        </w:rPr>
        <w:t>Quality will</w:t>
      </w:r>
      <w:r w:rsidR="00D23325" w:rsidRPr="00032A5A">
        <w:rPr>
          <w:rFonts w:ascii="Times New Roman" w:hAnsi="Times New Roman" w:cs="Times New Roman"/>
          <w:lang w:eastAsia="en-US"/>
        </w:rPr>
        <w:t xml:space="preserve"> be managed through a structured Quality Assurance (QA) Plan</w:t>
      </w:r>
      <w:r w:rsidR="00F403EF" w:rsidRPr="00032A5A">
        <w:rPr>
          <w:rFonts w:ascii="Times New Roman" w:hAnsi="Times New Roman" w:cs="Times New Roman"/>
          <w:lang w:eastAsia="en-US"/>
        </w:rPr>
        <w:t xml:space="preserve"> which outlines the procedures, metrics, and checklists used to ensure evaluation accuracy, consistency, and compliance with project requirements. </w:t>
      </w:r>
    </w:p>
    <w:p w14:paraId="277E683C" w14:textId="1BF4EE2D" w:rsidR="00F15983" w:rsidRPr="00032A5A" w:rsidRDefault="00F714CF" w:rsidP="00E1239E">
      <w:pPr>
        <w:spacing w:after="240"/>
        <w:rPr>
          <w:rFonts w:ascii="Times New Roman" w:hAnsi="Times New Roman" w:cs="Times New Roman"/>
          <w:lang w:eastAsia="en-US"/>
        </w:rPr>
      </w:pPr>
      <w:r w:rsidRPr="00032A5A">
        <w:rPr>
          <w:rFonts w:ascii="Times New Roman" w:hAnsi="Times New Roman" w:cs="Times New Roman"/>
          <w:lang w:eastAsia="en-US"/>
        </w:rPr>
        <w:t xml:space="preserve">The diagram below shows how </w:t>
      </w:r>
      <w:r w:rsidR="00F15983" w:rsidRPr="00032A5A">
        <w:rPr>
          <w:rFonts w:ascii="Times New Roman" w:hAnsi="Times New Roman" w:cs="Times New Roman"/>
          <w:lang w:eastAsia="en-US"/>
        </w:rPr>
        <w:t>quality assurance</w:t>
      </w:r>
      <w:r w:rsidRPr="00032A5A">
        <w:rPr>
          <w:rFonts w:ascii="Times New Roman" w:hAnsi="Times New Roman" w:cs="Times New Roman"/>
          <w:lang w:eastAsia="en-US"/>
        </w:rPr>
        <w:t xml:space="preserve"> is applied throughout the project’s phases. </w:t>
      </w:r>
    </w:p>
    <w:p w14:paraId="4B3D1A96" w14:textId="27E3C513" w:rsidR="00CD50C9" w:rsidRPr="00032A5A" w:rsidRDefault="00A00011" w:rsidP="0007515C">
      <w:pPr>
        <w:spacing w:after="160" w:line="278" w:lineRule="auto"/>
        <w:rPr>
          <w:rFonts w:ascii="Times New Roman" w:hAnsi="Times New Roman" w:cs="Times New Roman"/>
          <w:lang w:eastAsia="en-US"/>
        </w:rPr>
      </w:pPr>
      <w:r w:rsidRPr="00032A5A">
        <w:rPr>
          <w:rFonts w:ascii="Times New Roman" w:hAnsi="Times New Roman" w:cs="Times New Roman"/>
          <w:lang w:eastAsia="en-US"/>
        </w:rPr>
        <w:t xml:space="preserve">Please refer to </w:t>
      </w:r>
      <w:r w:rsidR="0007515C" w:rsidRPr="00032A5A">
        <w:rPr>
          <w:rFonts w:ascii="Times New Roman" w:hAnsi="Times New Roman" w:cs="Times New Roman"/>
          <w:lang w:eastAsia="en-US"/>
        </w:rPr>
        <w:fldChar w:fldCharType="begin"/>
      </w:r>
      <w:r w:rsidR="0007515C" w:rsidRPr="00032A5A">
        <w:rPr>
          <w:rFonts w:ascii="Times New Roman" w:hAnsi="Times New Roman" w:cs="Times New Roman"/>
          <w:lang w:eastAsia="en-US"/>
        </w:rPr>
        <w:instrText xml:space="preserve"> REF _Ref194813850 \h  \* MERGEFORMAT </w:instrText>
      </w:r>
      <w:r w:rsidR="0007515C" w:rsidRPr="00032A5A">
        <w:rPr>
          <w:rFonts w:ascii="Times New Roman" w:hAnsi="Times New Roman" w:cs="Times New Roman"/>
          <w:lang w:eastAsia="en-US"/>
        </w:rPr>
      </w:r>
      <w:r w:rsidR="0007515C" w:rsidRPr="00032A5A">
        <w:rPr>
          <w:rFonts w:ascii="Times New Roman" w:hAnsi="Times New Roman" w:cs="Times New Roman"/>
          <w:lang w:eastAsia="en-US"/>
        </w:rPr>
        <w:fldChar w:fldCharType="separate"/>
      </w:r>
      <w:r w:rsidR="0007515C" w:rsidRPr="00032A5A">
        <w:rPr>
          <w:rFonts w:ascii="Times New Roman" w:hAnsi="Times New Roman" w:cs="Times New Roman"/>
        </w:rPr>
        <w:t xml:space="preserve">Appendix </w:t>
      </w:r>
      <w:ins w:id="309" w:author="Larissa Goh" w:date="2025-10-08T02:56:00Z" w16du:dateUtc="2025-10-07T13:56:00Z">
        <w:r w:rsidR="000A3568" w:rsidRPr="000A3568">
          <w:rPr>
            <w:rFonts w:ascii="Times New Roman" w:hAnsi="Times New Roman" w:cs="Times New Roman"/>
          </w:rPr>
          <w:t>T</w:t>
        </w:r>
      </w:ins>
      <w:del w:id="310" w:author="Larissa Goh" w:date="2025-10-08T02:56:00Z" w16du:dateUtc="2025-10-07T13:56:00Z">
        <w:r w:rsidR="0007515C" w:rsidRPr="00032A5A">
          <w:rPr>
            <w:rFonts w:ascii="Times New Roman" w:hAnsi="Times New Roman" w:cs="Times New Roman"/>
          </w:rPr>
          <w:delText>R</w:delText>
        </w:r>
      </w:del>
      <w:r w:rsidR="0007515C" w:rsidRPr="00032A5A">
        <w:rPr>
          <w:rFonts w:ascii="Times New Roman" w:hAnsi="Times New Roman" w:cs="Times New Roman"/>
          <w:lang w:eastAsia="en-US"/>
        </w:rPr>
        <w:fldChar w:fldCharType="end"/>
      </w:r>
      <w:r w:rsidRPr="00032A5A">
        <w:rPr>
          <w:rFonts w:ascii="Times New Roman" w:hAnsi="Times New Roman" w:cs="Times New Roman"/>
          <w:lang w:eastAsia="en-US"/>
        </w:rPr>
        <w:t xml:space="preserve"> for the </w:t>
      </w:r>
      <w:r w:rsidR="00C53BF0" w:rsidRPr="00032A5A">
        <w:rPr>
          <w:rFonts w:ascii="Times New Roman" w:hAnsi="Times New Roman" w:cs="Times New Roman"/>
          <w:lang w:eastAsia="en-US"/>
        </w:rPr>
        <w:t>full QA Plan.</w:t>
      </w:r>
    </w:p>
    <w:p w14:paraId="020DB969" w14:textId="32B3210B" w:rsidR="00FE5F8E" w:rsidRPr="00032A5A" w:rsidRDefault="00FE5F8E" w:rsidP="00FE5F8E">
      <w:pPr>
        <w:jc w:val="center"/>
        <w:rPr>
          <w:rFonts w:ascii="Times New Roman" w:hAnsi="Times New Roman" w:cs="Times New Roman"/>
          <w:lang w:eastAsia="en-US"/>
        </w:rPr>
      </w:pPr>
    </w:p>
    <w:p w14:paraId="680C2A0A" w14:textId="77777777" w:rsidR="005F4102" w:rsidRPr="00032A5A" w:rsidRDefault="009015A2" w:rsidP="005F4102">
      <w:pPr>
        <w:rPr>
          <w:ins w:id="311" w:author="Larissa Goh" w:date="2025-10-08T02:56:00Z" w16du:dateUtc="2025-10-07T13:56:00Z"/>
          <w:rFonts w:ascii="Times New Roman" w:hAnsi="Times New Roman" w:cs="Times New Roman"/>
        </w:rPr>
      </w:pPr>
      <w:ins w:id="312" w:author="Larissa Goh" w:date="2025-10-08T02:56:00Z" w16du:dateUtc="2025-10-07T13:56:00Z">
        <w:r w:rsidRPr="00032A5A">
          <w:rPr>
            <w:rFonts w:ascii="Times New Roman" w:hAnsi="Times New Roman" w:cs="Times New Roman"/>
            <w:noProof/>
          </w:rPr>
          <w:lastRenderedPageBreak/>
          <w:drawing>
            <wp:anchor distT="0" distB="0" distL="114300" distR="114300" simplePos="0" relativeHeight="251662350" behindDoc="1" locked="0" layoutInCell="1" allowOverlap="1" wp14:anchorId="35B5AE0E" wp14:editId="15E3228F">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1136468503" name="Picture 1" descr="P4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descr="P493#y1"/>
                      <pic:cNvPicPr/>
                    </pic:nvPicPr>
                    <pic:blipFill>
                      <a:blip r:embed="rId17">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ins>
    </w:p>
    <w:p w14:paraId="2E876FF1" w14:textId="31DAD9E6" w:rsidR="005F4102" w:rsidRPr="00032A5A" w:rsidRDefault="009015A2" w:rsidP="005F4102">
      <w:pPr>
        <w:rPr>
          <w:del w:id="313" w:author="Larissa Goh" w:date="2025-10-08T02:56:00Z" w16du:dateUtc="2025-10-07T13:56:00Z"/>
          <w:rFonts w:ascii="Times New Roman" w:hAnsi="Times New Roman" w:cs="Times New Roman"/>
        </w:rPr>
      </w:pPr>
      <w:del w:id="314" w:author="Larissa Goh" w:date="2025-10-08T02:56:00Z" w16du:dateUtc="2025-10-07T13:56:00Z">
        <w:r w:rsidRPr="00032A5A">
          <w:rPr>
            <w:rFonts w:ascii="Times New Roman" w:hAnsi="Times New Roman" w:cs="Times New Roman"/>
            <w:noProof/>
          </w:rPr>
          <w:drawing>
            <wp:anchor distT="0" distB="0" distL="114300" distR="114300" simplePos="0" relativeHeight="251658251" behindDoc="1" locked="0" layoutInCell="1" allowOverlap="1" wp14:anchorId="1452318D" wp14:editId="1C9EA83A">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4415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del>
    </w:p>
    <w:p w14:paraId="1CDE4692" w14:textId="77777777" w:rsidR="005F4102" w:rsidRPr="00032A5A" w:rsidRDefault="005F4102" w:rsidP="005F4102">
      <w:pPr>
        <w:rPr>
          <w:rFonts w:ascii="Times New Roman" w:hAnsi="Times New Roman" w:cs="Times New Roman"/>
        </w:rPr>
      </w:pPr>
    </w:p>
    <w:p w14:paraId="16461699" w14:textId="77777777" w:rsidR="005F4102" w:rsidRPr="00032A5A" w:rsidRDefault="005F4102" w:rsidP="005F4102">
      <w:pPr>
        <w:rPr>
          <w:rFonts w:ascii="Times New Roman" w:hAnsi="Times New Roman" w:cs="Times New Roman"/>
        </w:rPr>
      </w:pPr>
    </w:p>
    <w:p w14:paraId="19DDB0F8" w14:textId="77777777" w:rsidR="005F4102" w:rsidRPr="00032A5A" w:rsidRDefault="005F4102" w:rsidP="005F4102">
      <w:pPr>
        <w:rPr>
          <w:rFonts w:ascii="Times New Roman" w:hAnsi="Times New Roman" w:cs="Times New Roman"/>
        </w:rPr>
      </w:pPr>
    </w:p>
    <w:p w14:paraId="68DAD536" w14:textId="77777777" w:rsidR="005F4102" w:rsidRPr="00032A5A" w:rsidRDefault="005F4102" w:rsidP="005F4102">
      <w:pPr>
        <w:rPr>
          <w:rFonts w:ascii="Times New Roman" w:hAnsi="Times New Roman" w:cs="Times New Roman"/>
        </w:rPr>
      </w:pPr>
    </w:p>
    <w:p w14:paraId="7EA9F115" w14:textId="77777777" w:rsidR="008257D8" w:rsidRPr="00032A5A" w:rsidRDefault="008257D8">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032A5A">
        <w:rPr>
          <w:rFonts w:ascii="Times New Roman" w:hAnsi="Times New Roman" w:cs="Times New Roman"/>
        </w:rPr>
        <w:br w:type="page"/>
      </w:r>
    </w:p>
    <w:p w14:paraId="44D28DE0" w14:textId="127A7367" w:rsidR="00A41488" w:rsidRPr="00032A5A" w:rsidRDefault="00A41488" w:rsidP="00DC3210">
      <w:pPr>
        <w:pStyle w:val="Heading1"/>
        <w:rPr>
          <w:rFonts w:cs="Times New Roman"/>
        </w:rPr>
      </w:pPr>
      <w:bookmarkStart w:id="315" w:name="_Toc195128352"/>
      <w:bookmarkStart w:id="316" w:name="_Toc195128869"/>
      <w:r w:rsidRPr="00032A5A">
        <w:rPr>
          <w:rFonts w:cs="Times New Roman"/>
        </w:rPr>
        <w:lastRenderedPageBreak/>
        <w:t>Appendices</w:t>
      </w:r>
      <w:bookmarkEnd w:id="315"/>
      <w:bookmarkEnd w:id="316"/>
    </w:p>
    <w:p w14:paraId="2AF0B9C0" w14:textId="6E066BE7" w:rsidR="005F4102" w:rsidRPr="00032A5A" w:rsidRDefault="005F4102" w:rsidP="003C21B9">
      <w:pPr>
        <w:pStyle w:val="Heading2"/>
        <w:rPr>
          <w:rFonts w:cs="Times New Roman"/>
        </w:rPr>
      </w:pPr>
      <w:bookmarkStart w:id="317" w:name="_Toc195128353"/>
      <w:bookmarkStart w:id="318" w:name="_Toc195128870"/>
      <w:r w:rsidRPr="00032A5A">
        <w:rPr>
          <w:rFonts w:cs="Times New Roman"/>
        </w:rPr>
        <w:t xml:space="preserve">Appendix </w:t>
      </w:r>
      <w:r w:rsidR="00074627" w:rsidRPr="00032A5A">
        <w:rPr>
          <w:rFonts w:cs="Times New Roman"/>
        </w:rPr>
        <w:fldChar w:fldCharType="begin"/>
      </w:r>
      <w:r w:rsidR="00074627" w:rsidRPr="00032A5A">
        <w:rPr>
          <w:rFonts w:cs="Times New Roman"/>
        </w:rPr>
        <w:instrText xml:space="preserve"> SEQ Appendix \* ALPHABETIC </w:instrText>
      </w:r>
      <w:r w:rsidR="00074627" w:rsidRPr="00032A5A">
        <w:rPr>
          <w:rFonts w:cs="Times New Roman"/>
        </w:rPr>
        <w:fldChar w:fldCharType="separate"/>
      </w:r>
      <w:r w:rsidR="00444867" w:rsidRPr="00032A5A">
        <w:rPr>
          <w:rFonts w:cs="Times New Roman"/>
          <w:noProof/>
        </w:rPr>
        <w:t>A</w:t>
      </w:r>
      <w:r w:rsidR="00074627" w:rsidRPr="00032A5A">
        <w:rPr>
          <w:rFonts w:cs="Times New Roman"/>
        </w:rPr>
        <w:fldChar w:fldCharType="end"/>
      </w:r>
      <w:r w:rsidR="0026497E" w:rsidRPr="00032A5A">
        <w:rPr>
          <w:rFonts w:cs="Times New Roman"/>
        </w:rPr>
        <w:t xml:space="preserve"> </w:t>
      </w:r>
      <w:r w:rsidR="00EC6490" w:rsidRPr="00032A5A">
        <w:rPr>
          <w:rFonts w:cs="Times New Roman"/>
        </w:rPr>
        <w:t>–</w:t>
      </w:r>
      <w:r w:rsidR="0026497E" w:rsidRPr="00032A5A">
        <w:rPr>
          <w:rFonts w:cs="Times New Roman"/>
        </w:rPr>
        <w:t xml:space="preserve"> Disclaimer</w:t>
      </w:r>
      <w:bookmarkEnd w:id="317"/>
      <w:bookmarkEnd w:id="318"/>
    </w:p>
    <w:p w14:paraId="2AD1AFD8" w14:textId="77777777" w:rsidR="00E97E45" w:rsidRPr="00032A5A" w:rsidRDefault="00E97E45" w:rsidP="00E97E45">
      <w:pPr>
        <w:rPr>
          <w:rFonts w:ascii="Times New Roman" w:hAnsi="Times New Roman" w:cs="Times New Roman"/>
          <w:lang w:eastAsia="en-US"/>
        </w:rPr>
      </w:pPr>
    </w:p>
    <w:p w14:paraId="7012CEAB" w14:textId="77777777" w:rsidR="005F4102" w:rsidRPr="00032A5A" w:rsidRDefault="005F4102" w:rsidP="005F4102">
      <w:pPr>
        <w:tabs>
          <w:tab w:val="left" w:pos="-720"/>
          <w:tab w:val="left" w:pos="0"/>
          <w:tab w:val="left" w:pos="720"/>
        </w:tabs>
        <w:suppressAutoHyphens/>
        <w:ind w:left="567"/>
        <w:jc w:val="center"/>
        <w:rPr>
          <w:rFonts w:ascii="Times New Roman" w:hAnsi="Times New Roman" w:cs="Times New Roman"/>
        </w:rPr>
      </w:pPr>
      <w:r w:rsidRPr="00032A5A">
        <w:rPr>
          <w:rFonts w:ascii="Times New Roman" w:hAnsi="Times New Roman" w:cs="Times New Roman"/>
        </w:rPr>
        <w:t>Auckland University of Technology</w:t>
      </w:r>
    </w:p>
    <w:p w14:paraId="1C8F60BF" w14:textId="77777777" w:rsidR="005F4102" w:rsidRPr="00032A5A" w:rsidRDefault="005F4102" w:rsidP="005F4102">
      <w:pPr>
        <w:tabs>
          <w:tab w:val="left" w:pos="0"/>
          <w:tab w:val="center" w:pos="4152"/>
          <w:tab w:val="left" w:pos="4320"/>
        </w:tabs>
        <w:suppressAutoHyphens/>
        <w:jc w:val="center"/>
        <w:rPr>
          <w:rFonts w:ascii="Times New Roman" w:hAnsi="Times New Roman" w:cs="Times New Roman"/>
        </w:rPr>
      </w:pPr>
      <w:r w:rsidRPr="00032A5A">
        <w:rPr>
          <w:rFonts w:ascii="Times New Roman" w:hAnsi="Times New Roman" w:cs="Times New Roman"/>
        </w:rPr>
        <w:t>Bachelor of Computer &amp; Information Sciences</w:t>
      </w:r>
    </w:p>
    <w:p w14:paraId="437F4525" w14:textId="77777777" w:rsidR="005F4102" w:rsidRPr="00032A5A" w:rsidRDefault="005F4102" w:rsidP="005F4102">
      <w:pPr>
        <w:tabs>
          <w:tab w:val="left" w:pos="-720"/>
        </w:tabs>
        <w:suppressAutoHyphens/>
        <w:jc w:val="both"/>
        <w:rPr>
          <w:rFonts w:ascii="Times New Roman" w:hAnsi="Times New Roman" w:cs="Times New Roman"/>
        </w:rPr>
      </w:pPr>
    </w:p>
    <w:p w14:paraId="048C7A68" w14:textId="77777777" w:rsidR="005F4102" w:rsidRPr="00032A5A" w:rsidRDefault="005F4102" w:rsidP="005F4102">
      <w:pPr>
        <w:tabs>
          <w:tab w:val="left" w:pos="-720"/>
        </w:tabs>
        <w:suppressAutoHyphens/>
        <w:jc w:val="center"/>
        <w:rPr>
          <w:rFonts w:ascii="Times New Roman" w:hAnsi="Times New Roman" w:cs="Times New Roman"/>
        </w:rPr>
      </w:pPr>
      <w:r w:rsidRPr="00032A5A">
        <w:rPr>
          <w:rFonts w:ascii="Times New Roman" w:hAnsi="Times New Roman" w:cs="Times New Roman"/>
        </w:rPr>
        <w:t>Research &amp; Development Project</w:t>
      </w:r>
    </w:p>
    <w:p w14:paraId="1C4092B8"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r w:rsidRPr="00032A5A">
        <w:rPr>
          <w:rFonts w:ascii="Times New Roman" w:hAnsi="Times New Roman" w:cs="Times New Roman"/>
        </w:rPr>
        <w:tab/>
      </w:r>
    </w:p>
    <w:p w14:paraId="74495364"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r w:rsidRPr="00032A5A">
        <w:rPr>
          <w:rFonts w:ascii="Times New Roman" w:hAnsi="Times New Roman" w:cs="Times New Roman"/>
        </w:rPr>
        <w:t>Disclaimer: Network Performance Evaluation on Linux Based Operating Systems</w:t>
      </w:r>
    </w:p>
    <w:p w14:paraId="3C110629"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p>
    <w:p w14:paraId="74261CD9"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r w:rsidRPr="00032A5A">
        <w:rPr>
          <w:rFonts w:ascii="Times New Roman" w:hAnsi="Times New Roman" w:cs="Times New Roman"/>
        </w:rPr>
        <w:t>Clients should note the general basis upon which the Auckland University of Technology undertakes its student projects on behalf of external sponsors:</w:t>
      </w:r>
    </w:p>
    <w:p w14:paraId="752D9562"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p>
    <w:p w14:paraId="70C8C7CF" w14:textId="77777777" w:rsidR="005F4102" w:rsidRPr="00032A5A" w:rsidRDefault="005F4102" w:rsidP="23D48602">
      <w:pPr>
        <w:tabs>
          <w:tab w:val="center" w:pos="4152"/>
          <w:tab w:val="left" w:pos="4320"/>
        </w:tabs>
        <w:suppressAutoHyphens/>
        <w:jc w:val="both"/>
        <w:rPr>
          <w:rFonts w:ascii="Times New Roman" w:hAnsi="Times New Roman" w:cs="Times New Roman"/>
        </w:rPr>
      </w:pPr>
      <w:r w:rsidRPr="00032A5A">
        <w:rPr>
          <w:rFonts w:ascii="Times New Roman" w:hAnsi="Times New Roman" w:cs="Times New Roman"/>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1A6501A"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p>
    <w:p w14:paraId="445BD1AF" w14:textId="15840C7D" w:rsidR="005F4102" w:rsidRPr="00032A5A" w:rsidRDefault="005F4102" w:rsidP="005F4102">
      <w:pPr>
        <w:tabs>
          <w:tab w:val="left" w:pos="0"/>
          <w:tab w:val="center" w:pos="4152"/>
          <w:tab w:val="left" w:pos="4320"/>
        </w:tabs>
        <w:suppressAutoHyphens/>
        <w:jc w:val="both"/>
        <w:rPr>
          <w:rFonts w:ascii="Times New Roman" w:hAnsi="Times New Roman" w:cs="Times New Roman"/>
        </w:rPr>
      </w:pPr>
      <w:r w:rsidRPr="00032A5A">
        <w:rPr>
          <w:rFonts w:ascii="Times New Roman" w:hAnsi="Times New Roman" w:cs="Times New Roman"/>
        </w:rPr>
        <w:t>This inherently means that the client assumes a degree of risk.  This is part of an arrangement, which is intended to be of mutual benefit.  On completion of the project</w:t>
      </w:r>
      <w:r w:rsidR="00E318B2" w:rsidRPr="00032A5A">
        <w:rPr>
          <w:rFonts w:ascii="Times New Roman" w:hAnsi="Times New Roman" w:cs="Times New Roman"/>
        </w:rPr>
        <w:t>,</w:t>
      </w:r>
      <w:r w:rsidRPr="00032A5A">
        <w:rPr>
          <w:rFonts w:ascii="Times New Roman" w:hAnsi="Times New Roman" w:cs="Times New Roman"/>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1187F10E" w14:textId="77777777" w:rsidR="005F4102" w:rsidRPr="00032A5A" w:rsidRDefault="005F4102" w:rsidP="005F4102">
      <w:pPr>
        <w:tabs>
          <w:tab w:val="left" w:pos="0"/>
          <w:tab w:val="center" w:pos="4152"/>
          <w:tab w:val="left" w:pos="4320"/>
        </w:tabs>
        <w:suppressAutoHyphens/>
        <w:jc w:val="both"/>
        <w:rPr>
          <w:rFonts w:ascii="Times New Roman" w:hAnsi="Times New Roman" w:cs="Times New Roman"/>
        </w:rPr>
      </w:pPr>
    </w:p>
    <w:p w14:paraId="27376EB1" w14:textId="506251F5" w:rsidR="005F4102" w:rsidRPr="00032A5A" w:rsidRDefault="005F4102" w:rsidP="4F0017FE">
      <w:pPr>
        <w:tabs>
          <w:tab w:val="center" w:pos="4152"/>
          <w:tab w:val="left" w:pos="4320"/>
        </w:tabs>
        <w:suppressAutoHyphens/>
        <w:jc w:val="both"/>
        <w:rPr>
          <w:rFonts w:ascii="Times New Roman" w:hAnsi="Times New Roman" w:cs="Times New Roman"/>
        </w:rPr>
      </w:pPr>
      <w:r w:rsidRPr="00032A5A">
        <w:rPr>
          <w:rFonts w:ascii="Times New Roman" w:hAnsi="Times New Roman" w:cs="Times New Roman"/>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E318B2" w:rsidRPr="00032A5A">
        <w:rPr>
          <w:rFonts w:ascii="Times New Roman" w:hAnsi="Times New Roman" w:cs="Times New Roman"/>
        </w:rPr>
        <w:t xml:space="preserve"> </w:t>
      </w:r>
      <w:r w:rsidRPr="00032A5A">
        <w:rPr>
          <w:rFonts w:ascii="Times New Roman" w:hAnsi="Times New Roman" w:cs="Times New Roman"/>
        </w:rPr>
        <w:t>both in relation to their use and results from their use.</w:t>
      </w:r>
    </w:p>
    <w:p w14:paraId="149E5684" w14:textId="3D39CFAC" w:rsidR="005F4102" w:rsidRPr="00032A5A" w:rsidRDefault="005F4102" w:rsidP="005F4102">
      <w:pPr>
        <w:rPr>
          <w:rFonts w:ascii="Times New Roman" w:hAnsi="Times New Roman" w:cs="Times New Roman"/>
        </w:rPr>
      </w:pPr>
    </w:p>
    <w:p w14:paraId="1969D41B" w14:textId="77777777" w:rsidR="005F4102" w:rsidRPr="00032A5A" w:rsidRDefault="005F4102" w:rsidP="005F4102">
      <w:pPr>
        <w:rPr>
          <w:rFonts w:ascii="Times New Roman" w:hAnsi="Times New Roman" w:cs="Times New Roman"/>
        </w:rPr>
      </w:pPr>
    </w:p>
    <w:p w14:paraId="0BFAD499" w14:textId="77777777" w:rsidR="005F4102" w:rsidRPr="00032A5A" w:rsidRDefault="005F4102" w:rsidP="005F4102">
      <w:pPr>
        <w:rPr>
          <w:rFonts w:ascii="Times New Roman" w:hAnsi="Times New Roman" w:cs="Times New Roman"/>
        </w:rPr>
      </w:pPr>
    </w:p>
    <w:p w14:paraId="30BA9B51" w14:textId="77777777" w:rsidR="005F4102" w:rsidRPr="00032A5A" w:rsidRDefault="005F4102" w:rsidP="005F4102">
      <w:pPr>
        <w:rPr>
          <w:rFonts w:ascii="Times New Roman" w:hAnsi="Times New Roman" w:cs="Times New Roman"/>
        </w:rPr>
      </w:pPr>
    </w:p>
    <w:p w14:paraId="14397BC1" w14:textId="77777777" w:rsidR="006F0248" w:rsidRPr="00032A5A" w:rsidRDefault="006F0248">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51DCB2D3" w14:textId="6194EC42" w:rsidR="00BA4AFF" w:rsidRPr="00032A5A" w:rsidRDefault="00537FBD" w:rsidP="003C21B9">
      <w:pPr>
        <w:pStyle w:val="Heading2"/>
        <w:rPr>
          <w:rFonts w:cs="Times New Roman"/>
        </w:rPr>
      </w:pPr>
      <w:bookmarkStart w:id="319" w:name="_Ref194806759"/>
      <w:bookmarkStart w:id="320" w:name="_Ref194803509"/>
      <w:bookmarkStart w:id="321" w:name="_Toc195128354"/>
      <w:bookmarkStart w:id="322" w:name="_Toc195128871"/>
      <w:r w:rsidRPr="00032A5A">
        <w:rPr>
          <w:rFonts w:cs="Times New Roman"/>
        </w:rPr>
        <w:lastRenderedPageBreak/>
        <w:t xml:space="preserve">Appendix </w:t>
      </w:r>
      <w:r w:rsidR="00152863" w:rsidRPr="00032A5A">
        <w:rPr>
          <w:rFonts w:cs="Times New Roman"/>
        </w:rPr>
        <w:fldChar w:fldCharType="begin"/>
      </w:r>
      <w:r w:rsidR="00152863" w:rsidRPr="00032A5A">
        <w:rPr>
          <w:rFonts w:cs="Times New Roman"/>
        </w:rPr>
        <w:instrText xml:space="preserve"> SEQ Appendix \* ALPHABETIC </w:instrText>
      </w:r>
      <w:r w:rsidR="00152863" w:rsidRPr="00032A5A">
        <w:rPr>
          <w:rFonts w:cs="Times New Roman"/>
        </w:rPr>
        <w:fldChar w:fldCharType="separate"/>
      </w:r>
      <w:r w:rsidR="00444867" w:rsidRPr="00032A5A">
        <w:rPr>
          <w:rFonts w:cs="Times New Roman"/>
          <w:noProof/>
        </w:rPr>
        <w:t>B</w:t>
      </w:r>
      <w:r w:rsidR="00152863" w:rsidRPr="00032A5A">
        <w:rPr>
          <w:rFonts w:cs="Times New Roman"/>
        </w:rPr>
        <w:fldChar w:fldCharType="end"/>
      </w:r>
      <w:bookmarkEnd w:id="319"/>
      <w:r w:rsidRPr="00032A5A">
        <w:rPr>
          <w:rFonts w:cs="Times New Roman"/>
        </w:rPr>
        <w:t xml:space="preserve"> </w:t>
      </w:r>
      <w:r w:rsidR="003561A0" w:rsidRPr="00032A5A">
        <w:rPr>
          <w:rFonts w:cs="Times New Roman"/>
        </w:rPr>
        <w:t>–</w:t>
      </w:r>
      <w:r w:rsidR="00F447D5" w:rsidRPr="00032A5A">
        <w:rPr>
          <w:rFonts w:cs="Times New Roman"/>
        </w:rPr>
        <w:t xml:space="preserve"> Scope Statement</w:t>
      </w:r>
      <w:bookmarkEnd w:id="320"/>
      <w:bookmarkEnd w:id="321"/>
      <w:bookmarkEnd w:id="322"/>
    </w:p>
    <w:p w14:paraId="764E0ED9" w14:textId="77777777" w:rsidR="00E97E45" w:rsidRPr="00032A5A" w:rsidRDefault="00E97E45" w:rsidP="00E97E45">
      <w:pPr>
        <w:rPr>
          <w:rFonts w:ascii="Times New Roman" w:hAnsi="Times New Roman" w:cs="Times New Roman"/>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E5C03" w:rsidRPr="00032A5A" w14:paraId="56B9A2A3" w14:textId="77777777">
        <w:tc>
          <w:tcPr>
            <w:tcW w:w="8856" w:type="dxa"/>
          </w:tcPr>
          <w:p w14:paraId="06967785" w14:textId="77777777" w:rsidR="006E5C03" w:rsidRPr="00032A5A" w:rsidRDefault="006E5C03" w:rsidP="006E5C03">
            <w:pPr>
              <w:spacing w:after="160"/>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Project Title: Network Performance Evaluation on Linux Based Operating Systems</w:t>
            </w:r>
          </w:p>
          <w:p w14:paraId="5573CE2E" w14:textId="77777777" w:rsidR="006E5C03" w:rsidRPr="00032A5A" w:rsidRDefault="006E5C03" w:rsidP="006E5C03">
            <w:pPr>
              <w:spacing w:after="160"/>
              <w:ind w:left="1440" w:hanging="1440"/>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Date: 30/03/2025</w:t>
            </w:r>
            <w:r w:rsidRPr="00032A5A">
              <w:rPr>
                <w:rFonts w:ascii="Times New Roman" w:eastAsia="MS Mincho" w:hAnsi="Times New Roman" w:cs="Times New Roman"/>
                <w:szCs w:val="22"/>
                <w:lang w:bidi="my-MM"/>
              </w:rPr>
              <w:tab/>
            </w:r>
            <w:r w:rsidRPr="00032A5A">
              <w:rPr>
                <w:rFonts w:ascii="Times New Roman" w:eastAsia="MS Mincho" w:hAnsi="Times New Roman" w:cs="Times New Roman"/>
                <w:szCs w:val="22"/>
                <w:lang w:bidi="my-MM"/>
              </w:rPr>
              <w:tab/>
            </w:r>
            <w:r w:rsidRPr="00032A5A">
              <w:rPr>
                <w:rFonts w:ascii="Times New Roman" w:eastAsia="MS Mincho" w:hAnsi="Times New Roman" w:cs="Times New Roman"/>
                <w:b/>
                <w:szCs w:val="22"/>
                <w:lang w:bidi="my-MM"/>
              </w:rPr>
              <w:t>Prepared by:</w:t>
            </w:r>
            <w:r w:rsidRPr="00032A5A">
              <w:rPr>
                <w:rFonts w:ascii="Times New Roman" w:eastAsia="MS Mincho" w:hAnsi="Times New Roman" w:cs="Times New Roman"/>
                <w:szCs w:val="22"/>
                <w:lang w:bidi="my-MM"/>
              </w:rPr>
              <w:t xml:space="preserve"> Win Phyo &amp; Thomas Robinson</w:t>
            </w:r>
          </w:p>
        </w:tc>
      </w:tr>
      <w:tr w:rsidR="006E5C03" w:rsidRPr="00032A5A" w14:paraId="603140F4" w14:textId="77777777">
        <w:tc>
          <w:tcPr>
            <w:tcW w:w="8856" w:type="dxa"/>
          </w:tcPr>
          <w:p w14:paraId="2AA11E95"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Project Justification</w:t>
            </w:r>
          </w:p>
          <w:p w14:paraId="021F0C08"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This project is designed to evaluate the network performance of IPv4 and IPv6 on the latest versions of three popular Linux-based operating systems, so that the client may compare the data with historical data to observe changes in performance over time and between operating systems.</w:t>
            </w:r>
          </w:p>
          <w:p w14:paraId="7C1D3079"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Both IPv4 and IPv6 have their own benefits and drawbacks, of which this project intends to evaluate. </w:t>
            </w:r>
          </w:p>
          <w:p w14:paraId="06D97A30"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With this data, the client can have a better understanding and comparison of how each of the chosen operating systems handles network traffic, which ultimately helps to make adequate decisions on optimising network infrastructure. </w:t>
            </w:r>
          </w:p>
        </w:tc>
      </w:tr>
      <w:tr w:rsidR="006E5C03" w:rsidRPr="00032A5A" w14:paraId="3D3643D9" w14:textId="77777777">
        <w:tc>
          <w:tcPr>
            <w:tcW w:w="8856" w:type="dxa"/>
          </w:tcPr>
          <w:p w14:paraId="5C95AF59"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Product Characteristics and Requirements</w:t>
            </w:r>
          </w:p>
          <w:p w14:paraId="7574D9F2" w14:textId="77777777" w:rsidR="006E5C03" w:rsidRPr="00032A5A" w:rsidRDefault="006E5C03" w:rsidP="006E5C03">
            <w:pPr>
              <w:spacing w:line="259" w:lineRule="auto"/>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Functional Requirements:</w:t>
            </w:r>
          </w:p>
          <w:p w14:paraId="1EDA1958" w14:textId="77777777"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Configure Fedora, Ubuntu, and Kali Linux as software routers</w:t>
            </w:r>
          </w:p>
          <w:p w14:paraId="300B0555" w14:textId="77777777"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Implement both TCP and UDP transmission protocols</w:t>
            </w:r>
          </w:p>
          <w:p w14:paraId="31D868D8" w14:textId="77777777" w:rsidR="006E5C03" w:rsidRPr="00032A5A" w:rsidRDefault="006E5C03" w:rsidP="00BF59E8">
            <w:pPr>
              <w:numPr>
                <w:ilvl w:val="0"/>
                <w:numId w:val="7"/>
              </w:numPr>
              <w:spacing w:after="160" w:line="259" w:lineRule="auto"/>
              <w:ind w:left="374"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Support both IPv4 and IPv6 addressing</w:t>
            </w:r>
          </w:p>
          <w:p w14:paraId="563AED93" w14:textId="77777777"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Set up a four-PC network topology (1 sender, 2 routers, 1 receiver)</w:t>
            </w:r>
          </w:p>
          <w:p w14:paraId="2DB908B4" w14:textId="77777777"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Configure dual NICs on router PCs and single NICs on sender/receiver PCs</w:t>
            </w:r>
          </w:p>
          <w:p w14:paraId="2E8FB53D" w14:textId="5777A456"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Perform three complete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rounds, one for each operating system</w:t>
            </w:r>
          </w:p>
          <w:p w14:paraId="5A28A273" w14:textId="488A008D"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Generate network traffic using iPerf or D-ITG</w:t>
            </w:r>
          </w:p>
          <w:p w14:paraId="63ED05F1" w14:textId="77777777"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Evaluate with 12 specified packet sizes (128 to 1536 Bytes)</w:t>
            </w:r>
          </w:p>
          <w:p w14:paraId="1709EB89" w14:textId="22EE5F21" w:rsidR="00BA4AFF"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Run each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configuration at least 10 times</w:t>
            </w:r>
          </w:p>
          <w:p w14:paraId="729D9958" w14:textId="5D4AC11F"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Identify and re-run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s falling outside 95% confidence interval</w:t>
            </w:r>
          </w:p>
          <w:p w14:paraId="2310B61D" w14:textId="783AE5B3" w:rsidR="006E5C03" w:rsidRPr="00032A5A" w:rsidRDefault="006E5C03" w:rsidP="00BF59E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Record throughput performance across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scenarios</w:t>
            </w:r>
          </w:p>
          <w:p w14:paraId="22217424" w14:textId="560E1D2A" w:rsidR="006E5C03" w:rsidRPr="00032A5A" w:rsidRDefault="006E5C03" w:rsidP="00BC0BA0">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All evaluations must be run 10 times each with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s at 95% confidence </w:t>
            </w:r>
          </w:p>
          <w:p w14:paraId="7871507B" w14:textId="30DB5672" w:rsidR="006E5C03" w:rsidRPr="00032A5A" w:rsidRDefault="006E5C03" w:rsidP="00BF59E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Measure network delays in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configurations</w:t>
            </w:r>
          </w:p>
          <w:p w14:paraId="2E2982DC" w14:textId="116E3619" w:rsidR="006E5C03" w:rsidRPr="00032A5A" w:rsidRDefault="006E5C03" w:rsidP="00BF59E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Calculate jitter values throughout </w:t>
            </w:r>
            <w:r w:rsidR="00997E6C" w:rsidRPr="00032A5A">
              <w:rPr>
                <w:rFonts w:ascii="Times New Roman" w:eastAsia="MS Mincho" w:hAnsi="Times New Roman" w:cs="Times New Roman"/>
                <w:szCs w:val="22"/>
                <w:lang w:bidi="my-MM"/>
              </w:rPr>
              <w:t>evaluations</w:t>
            </w:r>
          </w:p>
          <w:p w14:paraId="098DF549" w14:textId="37403D33" w:rsidR="006E5C03" w:rsidRPr="00032A5A" w:rsidRDefault="006E5C03" w:rsidP="00BF59E8">
            <w:pPr>
              <w:numPr>
                <w:ilvl w:val="0"/>
                <w:numId w:val="7"/>
              </w:numPr>
              <w:spacing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Track packet loss rates for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cases</w:t>
            </w:r>
          </w:p>
          <w:p w14:paraId="2607B050" w14:textId="77777777" w:rsidR="006E5C03" w:rsidRPr="00032A5A" w:rsidRDefault="006E5C03" w:rsidP="00BF59E8">
            <w:pPr>
              <w:numPr>
                <w:ilvl w:val="0"/>
                <w:numId w:val="7"/>
              </w:numPr>
              <w:spacing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Log all evaluations</w:t>
            </w:r>
          </w:p>
          <w:p w14:paraId="1003A8C9" w14:textId="4F43611A" w:rsidR="006E5C03" w:rsidRPr="00032A5A" w:rsidRDefault="006E5C03" w:rsidP="00BF59E8">
            <w:pPr>
              <w:numPr>
                <w:ilvl w:val="0"/>
                <w:numId w:val="7"/>
              </w:numPr>
              <w:spacing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Generate statistical averages using the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tool</w:t>
            </w:r>
          </w:p>
          <w:p w14:paraId="6A44FFDA" w14:textId="432C991C" w:rsidR="006E5C03" w:rsidRPr="00032A5A" w:rsidRDefault="006E5C03" w:rsidP="006E5C03">
            <w:pPr>
              <w:numPr>
                <w:ilvl w:val="0"/>
                <w:numId w:val="7"/>
              </w:numPr>
              <w:spacing w:after="240"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Compile final statistical data for comparison and analysis</w:t>
            </w:r>
          </w:p>
          <w:p w14:paraId="716AFB32" w14:textId="226A7CDD" w:rsidR="006E5C03" w:rsidRPr="00032A5A" w:rsidRDefault="006E5C03" w:rsidP="006E5C03">
            <w:pPr>
              <w:spacing w:line="259" w:lineRule="auto"/>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 xml:space="preserve">Non-Functional Requirements: </w:t>
            </w:r>
          </w:p>
          <w:p w14:paraId="3033A4AD" w14:textId="7777777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Results must fall within a 95% confidence interval</w:t>
            </w:r>
          </w:p>
          <w:p w14:paraId="48414FE6" w14:textId="26D61C59"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Statistical validation of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results</w:t>
            </w:r>
          </w:p>
          <w:p w14:paraId="0CA2F63C" w14:textId="64D258B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Consistent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methodology across all platforms and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rounds</w:t>
            </w:r>
          </w:p>
          <w:p w14:paraId="62CD20CE" w14:textId="7777777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environment must support the full range of packet sizes</w:t>
            </w:r>
          </w:p>
          <w:p w14:paraId="727063D6" w14:textId="7777777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Network infrastructure must handle required throughput levels</w:t>
            </w:r>
          </w:p>
          <w:p w14:paraId="5CB30340" w14:textId="7777777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Measurement tools must be precise enough to capture microsecond-level jitter</w:t>
            </w:r>
          </w:p>
          <w:p w14:paraId="5A90877D" w14:textId="118DD4AF"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Evaluation environment must maintain consistent conditions across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rounds</w:t>
            </w:r>
          </w:p>
          <w:p w14:paraId="75AAAD0F" w14:textId="5602FB72"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Hardware configurations must remain stable throughout all </w:t>
            </w:r>
            <w:r w:rsidR="00997E6C" w:rsidRPr="00032A5A">
              <w:rPr>
                <w:rFonts w:ascii="Times New Roman" w:hAnsi="Times New Roman" w:cs="Times New Roman"/>
                <w:szCs w:val="22"/>
              </w:rPr>
              <w:t>evaluations</w:t>
            </w:r>
          </w:p>
          <w:p w14:paraId="2FBE12CF" w14:textId="7777777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tools must produce repeatable results</w:t>
            </w:r>
          </w:p>
          <w:p w14:paraId="29E45A81" w14:textId="65FCC1F5"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Complete logs of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runs must be preserved</w:t>
            </w:r>
          </w:p>
          <w:p w14:paraId="3870CF65" w14:textId="0775E701"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Detailed recording of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configurations and parameters</w:t>
            </w:r>
          </w:p>
          <w:p w14:paraId="5AD128EF" w14:textId="77777777"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Final deliverable must include both raw logs and statistical summaries</w:t>
            </w:r>
          </w:p>
          <w:p w14:paraId="251C5176" w14:textId="7E04036C"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lastRenderedPageBreak/>
              <w:t>Evaluation must be organised into three distinct rounds (one per OS)</w:t>
            </w:r>
          </w:p>
          <w:p w14:paraId="4A6DE047" w14:textId="45758A90" w:rsidR="006E5C03" w:rsidRPr="00032A5A" w:rsidRDefault="006E5C03" w:rsidP="00BF59E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Consistent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procedures must be followed across all </w:t>
            </w:r>
            <w:r w:rsidR="00177D7E" w:rsidRPr="00032A5A">
              <w:rPr>
                <w:rFonts w:ascii="Times New Roman" w:eastAsia="MS Mincho" w:hAnsi="Times New Roman" w:cs="Times New Roman"/>
                <w:szCs w:val="22"/>
                <w:lang w:bidi="my-MM"/>
              </w:rPr>
              <w:t>operating system rounds.</w:t>
            </w:r>
          </w:p>
          <w:p w14:paraId="7441D769" w14:textId="77777777" w:rsidR="006E5C03" w:rsidRPr="00032A5A" w:rsidRDefault="006E5C03" w:rsidP="00BF59E8">
            <w:pPr>
              <w:numPr>
                <w:ilvl w:val="0"/>
                <w:numId w:val="11"/>
              </w:numPr>
              <w:spacing w:after="24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Comparison data must allow for direct analysis between operating systems</w:t>
            </w:r>
          </w:p>
          <w:p w14:paraId="1CF1CC43" w14:textId="77777777" w:rsidR="006E5C03" w:rsidRPr="00032A5A" w:rsidRDefault="006E5C03" w:rsidP="006E5C03">
            <w:pPr>
              <w:spacing w:line="259" w:lineRule="auto"/>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Out of Scope:</w:t>
            </w:r>
          </w:p>
          <w:p w14:paraId="0335D639"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Acquisition of the four PCs required for evaluation</w:t>
            </w:r>
          </w:p>
          <w:p w14:paraId="4367FECE"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Physical installation and configuration of hardware</w:t>
            </w:r>
          </w:p>
          <w:p w14:paraId="07A7043A" w14:textId="77777777" w:rsidR="006E5C03" w:rsidRPr="00032A5A" w:rsidRDefault="006E5C03" w:rsidP="00BF59E8">
            <w:pPr>
              <w:numPr>
                <w:ilvl w:val="0"/>
                <w:numId w:val="12"/>
              </w:numPr>
              <w:spacing w:line="259" w:lineRule="auto"/>
              <w:rPr>
                <w:rFonts w:ascii="Times New Roman" w:eastAsia="MS Mincho" w:hAnsi="Times New Roman" w:cs="Times New Roman"/>
                <w:szCs w:val="22"/>
                <w:u w:val="single"/>
                <w:lang w:bidi="my-MM"/>
              </w:rPr>
            </w:pPr>
            <w:r w:rsidRPr="00032A5A">
              <w:rPr>
                <w:rFonts w:ascii="Times New Roman" w:eastAsia="MS Mincho" w:hAnsi="Times New Roman" w:cs="Times New Roman"/>
                <w:szCs w:val="22"/>
                <w:lang w:bidi="my-MM"/>
              </w:rPr>
              <w:t>Initial operating system installations</w:t>
            </w:r>
          </w:p>
          <w:p w14:paraId="2D59D1F4"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Network facility and power supply</w:t>
            </w:r>
          </w:p>
          <w:p w14:paraId="69D84FE9" w14:textId="04275124"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Physical security of the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environment</w:t>
            </w:r>
          </w:p>
          <w:p w14:paraId="2A7E886B" w14:textId="77777777" w:rsidR="006E5C03" w:rsidRPr="00032A5A" w:rsidRDefault="006E5C03" w:rsidP="00BF59E8">
            <w:pPr>
              <w:numPr>
                <w:ilvl w:val="0"/>
                <w:numId w:val="12"/>
              </w:numPr>
              <w:spacing w:line="259" w:lineRule="auto"/>
              <w:rPr>
                <w:rFonts w:ascii="Times New Roman" w:eastAsia="MS Mincho" w:hAnsi="Times New Roman" w:cs="Times New Roman"/>
                <w:szCs w:val="22"/>
                <w:u w:val="single"/>
                <w:lang w:bidi="my-MM"/>
              </w:rPr>
            </w:pPr>
            <w:r w:rsidRPr="00032A5A">
              <w:rPr>
                <w:rFonts w:ascii="Times New Roman" w:eastAsia="MS Mincho" w:hAnsi="Times New Roman" w:cs="Times New Roman"/>
                <w:szCs w:val="22"/>
                <w:lang w:bidi="my-MM"/>
              </w:rPr>
              <w:t>Environmental controls of the evaluation facility</w:t>
            </w:r>
          </w:p>
          <w:p w14:paraId="5344447D"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Long-term maintenance of the evaluation environment</w:t>
            </w:r>
          </w:p>
          <w:p w14:paraId="7D046485"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Ongoing support for the configured systems</w:t>
            </w:r>
          </w:p>
          <w:p w14:paraId="2C913ED9"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Application of findings to production networks</w:t>
            </w:r>
          </w:p>
          <w:p w14:paraId="5B24E079"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Performance optimisation recommendations beyond evaluation results</w:t>
            </w:r>
          </w:p>
          <w:p w14:paraId="30C47366"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of operating systems beyond the specified three distributions</w:t>
            </w:r>
          </w:p>
          <w:p w14:paraId="7B8BEA0A"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Network configurations other than the specified topology</w:t>
            </w:r>
          </w:p>
          <w:p w14:paraId="419E879B"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of protocols beyond TCP and UDP</w:t>
            </w:r>
          </w:p>
          <w:p w14:paraId="79C51674" w14:textId="1CCE5F56"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Performance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at speeds exceeding gigabit Ethernet</w:t>
            </w:r>
          </w:p>
          <w:p w14:paraId="18FB557B"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Addressing performance issues identified during evaluation</w:t>
            </w:r>
          </w:p>
          <w:p w14:paraId="7D0B148A" w14:textId="77777777" w:rsidR="006E5C03" w:rsidRPr="00032A5A" w:rsidRDefault="006E5C03" w:rsidP="00BF59E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Implementing changes to improve network performance</w:t>
            </w:r>
          </w:p>
          <w:p w14:paraId="2D1FEF90" w14:textId="77777777" w:rsidR="006E5C03" w:rsidRPr="00032A5A" w:rsidRDefault="006E5C03" w:rsidP="00BF59E8">
            <w:pPr>
              <w:numPr>
                <w:ilvl w:val="0"/>
                <w:numId w:val="12"/>
              </w:numPr>
              <w:spacing w:after="240" w:line="259" w:lineRule="auto"/>
              <w:rPr>
                <w:rFonts w:ascii="Times New Roman" w:eastAsia="MS Mincho" w:hAnsi="Times New Roman" w:cs="Times New Roman"/>
                <w:szCs w:val="22"/>
                <w:u w:val="single"/>
                <w:lang w:bidi="my-MM"/>
              </w:rPr>
            </w:pPr>
            <w:r w:rsidRPr="00032A5A">
              <w:rPr>
                <w:rFonts w:ascii="Times New Roman" w:eastAsia="MS Mincho" w:hAnsi="Times New Roman" w:cs="Times New Roman"/>
                <w:szCs w:val="22"/>
                <w:lang w:bidi="my-MM"/>
              </w:rPr>
              <w:t>Troubleshooting underlying hardware issues</w:t>
            </w:r>
          </w:p>
        </w:tc>
      </w:tr>
      <w:tr w:rsidR="006E5C03" w:rsidRPr="00032A5A" w14:paraId="067FFC6E" w14:textId="77777777">
        <w:tc>
          <w:tcPr>
            <w:tcW w:w="8856" w:type="dxa"/>
          </w:tcPr>
          <w:p w14:paraId="5487638F" w14:textId="77777777" w:rsidR="006E5C03" w:rsidRPr="00032A5A" w:rsidRDefault="006E5C03" w:rsidP="006E5C03">
            <w:pPr>
              <w:spacing w:after="160"/>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lastRenderedPageBreak/>
              <w:t>Summary of Project Deliverables</w:t>
            </w:r>
          </w:p>
          <w:p w14:paraId="690340A9" w14:textId="77777777" w:rsidR="006E5C03" w:rsidRPr="00032A5A" w:rsidRDefault="006E5C03" w:rsidP="006E5C03">
            <w:pPr>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Project management-related deliverables:</w:t>
            </w:r>
            <w:r w:rsidRPr="00032A5A">
              <w:rPr>
                <w:rFonts w:ascii="Times New Roman" w:eastAsia="MS Mincho" w:hAnsi="Times New Roman" w:cs="Times New Roman"/>
                <w:szCs w:val="22"/>
                <w:lang w:bidi="my-MM"/>
              </w:rPr>
              <w:t xml:space="preserve"> </w:t>
            </w:r>
          </w:p>
          <w:p w14:paraId="3CD479D2"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Meeting Agendas</w:t>
            </w:r>
          </w:p>
          <w:p w14:paraId="3E5252BE"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Meeting Minutes</w:t>
            </w:r>
          </w:p>
          <w:p w14:paraId="773D1A9D"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Project Charter</w:t>
            </w:r>
          </w:p>
          <w:p w14:paraId="7E32DFD5"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Team Contract</w:t>
            </w:r>
          </w:p>
          <w:p w14:paraId="00C1F6AD"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Stakeholder Register</w:t>
            </w:r>
          </w:p>
          <w:p w14:paraId="2C210DE9"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Stakeholder Management Strategy</w:t>
            </w:r>
          </w:p>
          <w:p w14:paraId="0B1F6CEE"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Scope Statement</w:t>
            </w:r>
          </w:p>
          <w:p w14:paraId="4FA297CD"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Project Proposal</w:t>
            </w:r>
          </w:p>
          <w:p w14:paraId="2BA6718C"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Risk Register</w:t>
            </w:r>
          </w:p>
          <w:p w14:paraId="2B5ED064"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Issue Log</w:t>
            </w:r>
          </w:p>
          <w:p w14:paraId="6F6D5F92"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Communication Management Plan</w:t>
            </w:r>
          </w:p>
          <w:p w14:paraId="51F85CAC"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Work Breakdown Structure (WBS)</w:t>
            </w:r>
          </w:p>
          <w:p w14:paraId="40081D68"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Gantt Chart</w:t>
            </w:r>
          </w:p>
          <w:p w14:paraId="14E2D01E"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Skills Analysis</w:t>
            </w:r>
          </w:p>
          <w:p w14:paraId="5C56BF73"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Upskilling Plan Schedule</w:t>
            </w:r>
          </w:p>
          <w:p w14:paraId="06FB9398"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Estimated Cost Breakdown</w:t>
            </w:r>
          </w:p>
          <w:p w14:paraId="7C59E882"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Milestone Report</w:t>
            </w:r>
          </w:p>
          <w:p w14:paraId="2039CF92"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Lesson-Learned Report</w:t>
            </w:r>
          </w:p>
          <w:p w14:paraId="64DCCFC1" w14:textId="77777777" w:rsidR="006E5C03" w:rsidRPr="00032A5A" w:rsidRDefault="006E5C03" w:rsidP="00BF59E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Mid-Term Review </w:t>
            </w:r>
          </w:p>
          <w:p w14:paraId="061B1667" w14:textId="77777777" w:rsidR="006E5C03" w:rsidRPr="00032A5A" w:rsidRDefault="006E5C03" w:rsidP="00BF59E8">
            <w:pPr>
              <w:numPr>
                <w:ilvl w:val="0"/>
                <w:numId w:val="10"/>
              </w:numPr>
              <w:spacing w:after="16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Final Product Presentation</w:t>
            </w:r>
          </w:p>
          <w:p w14:paraId="6BB732D4" w14:textId="77777777" w:rsidR="008257D8" w:rsidRPr="00032A5A" w:rsidRDefault="008257D8" w:rsidP="006E5C03">
            <w:pPr>
              <w:rPr>
                <w:rFonts w:ascii="Times New Roman" w:eastAsia="MS Mincho" w:hAnsi="Times New Roman" w:cs="Times New Roman"/>
                <w:b/>
                <w:bCs/>
                <w:szCs w:val="22"/>
                <w:lang w:bidi="my-MM"/>
              </w:rPr>
            </w:pPr>
          </w:p>
          <w:p w14:paraId="3EB07C07" w14:textId="77777777" w:rsidR="008257D8" w:rsidRPr="00032A5A" w:rsidRDefault="008257D8" w:rsidP="006E5C03">
            <w:pPr>
              <w:rPr>
                <w:rFonts w:ascii="Times New Roman" w:eastAsia="MS Mincho" w:hAnsi="Times New Roman" w:cs="Times New Roman"/>
                <w:b/>
                <w:bCs/>
                <w:szCs w:val="22"/>
                <w:lang w:bidi="my-MM"/>
              </w:rPr>
            </w:pPr>
          </w:p>
          <w:p w14:paraId="5837277C" w14:textId="6E25E433" w:rsidR="006E5C03" w:rsidRPr="00032A5A" w:rsidRDefault="006E5C03" w:rsidP="006E5C03">
            <w:pPr>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 xml:space="preserve">Product-related deliverables: </w:t>
            </w:r>
          </w:p>
          <w:p w14:paraId="56F2B77B" w14:textId="77777777" w:rsidR="006E5C03" w:rsidRPr="00032A5A" w:rsidRDefault="006E5C03" w:rsidP="00BF59E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Complete evaluation plans detailing procedures for all configurations</w:t>
            </w:r>
          </w:p>
          <w:p w14:paraId="3875D80E" w14:textId="77777777" w:rsidR="006E5C03" w:rsidRPr="00032A5A" w:rsidRDefault="006E5C03" w:rsidP="00BF59E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lastRenderedPageBreak/>
              <w:t>Configuration documentation for router setup on each operating system</w:t>
            </w:r>
          </w:p>
          <w:p w14:paraId="1BEE59EB" w14:textId="77777777" w:rsidR="006E5C03" w:rsidRPr="00032A5A" w:rsidRDefault="006E5C03" w:rsidP="00BF59E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Scripts or configuration files used for evaluation</w:t>
            </w:r>
          </w:p>
          <w:p w14:paraId="21FC5521" w14:textId="77777777" w:rsidR="006E5C03" w:rsidRPr="00032A5A" w:rsidRDefault="006E5C03" w:rsidP="00BF59E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Spreadsheet of performance evaluation results</w:t>
            </w:r>
          </w:p>
          <w:p w14:paraId="685A94C6" w14:textId="77777777" w:rsidR="006E5C03" w:rsidRPr="00032A5A" w:rsidRDefault="006E5C03" w:rsidP="00BF59E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Raw evaluation logs from all execution runs (10 runs per configuration)</w:t>
            </w:r>
          </w:p>
          <w:p w14:paraId="760A5C33" w14:textId="77777777" w:rsidR="006E5C03" w:rsidRPr="00032A5A" w:rsidRDefault="006E5C03" w:rsidP="00BF59E8">
            <w:pPr>
              <w:numPr>
                <w:ilvl w:val="0"/>
                <w:numId w:val="3"/>
              </w:numPr>
              <w:spacing w:after="24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Data analysis documentation with statistical validation</w:t>
            </w:r>
          </w:p>
        </w:tc>
      </w:tr>
      <w:tr w:rsidR="006E5C03" w:rsidRPr="00032A5A" w14:paraId="4FC7C232" w14:textId="77777777">
        <w:tc>
          <w:tcPr>
            <w:tcW w:w="8856" w:type="dxa"/>
          </w:tcPr>
          <w:p w14:paraId="7703AAA6" w14:textId="77777777" w:rsidR="006E5C03" w:rsidRPr="00032A5A" w:rsidRDefault="006E5C03" w:rsidP="006E5C03">
            <w:pPr>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lastRenderedPageBreak/>
              <w:t xml:space="preserve">Project Success Criteria: </w:t>
            </w:r>
          </w:p>
          <w:p w14:paraId="62B6A654" w14:textId="77777777" w:rsidR="006E5C03" w:rsidRPr="00032A5A" w:rsidRDefault="006E5C03" w:rsidP="00BF59E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Delivery of all specified project deliverables</w:t>
            </w:r>
          </w:p>
          <w:p w14:paraId="1417C075" w14:textId="77777777" w:rsidR="006E5C03" w:rsidRPr="00032A5A" w:rsidRDefault="006E5C03" w:rsidP="00BF59E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Statistical validity of all evaluation results</w:t>
            </w:r>
          </w:p>
          <w:p w14:paraId="6E3EF71B" w14:textId="77777777" w:rsidR="006E5C03" w:rsidRPr="00032A5A" w:rsidRDefault="006E5C03" w:rsidP="00BF59E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Clear presentation of comparative performance across operating systems</w:t>
            </w:r>
          </w:p>
          <w:p w14:paraId="009AC644" w14:textId="77777777" w:rsidR="006E5C03" w:rsidRPr="00032A5A" w:rsidRDefault="006E5C03" w:rsidP="00BF59E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Adherence to project timeline and budget constraints</w:t>
            </w:r>
          </w:p>
          <w:p w14:paraId="4CB4D121" w14:textId="77777777" w:rsidR="006E5C03" w:rsidRPr="00032A5A" w:rsidRDefault="006E5C03" w:rsidP="00BF59E8">
            <w:pPr>
              <w:numPr>
                <w:ilvl w:val="0"/>
                <w:numId w:val="13"/>
              </w:numPr>
              <w:spacing w:after="24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Comprehensive documentation allowing for evaluation reproducibility</w:t>
            </w:r>
          </w:p>
        </w:tc>
      </w:tr>
    </w:tbl>
    <w:p w14:paraId="3D71C9FC" w14:textId="77777777" w:rsidR="006E5C03" w:rsidRPr="00032A5A" w:rsidRDefault="006E5C03" w:rsidP="006E5C03">
      <w:pPr>
        <w:spacing w:after="160" w:line="259" w:lineRule="auto"/>
        <w:rPr>
          <w:rFonts w:ascii="Times New Roman" w:eastAsia="MS Mincho" w:hAnsi="Times New Roman" w:cs="Times New Roman"/>
          <w:lang w:bidi="my-MM"/>
        </w:rPr>
      </w:pPr>
    </w:p>
    <w:p w14:paraId="6C8A4E6A" w14:textId="71327B80" w:rsidR="006D6C69" w:rsidRPr="00032A5A" w:rsidRDefault="003561A0" w:rsidP="003C21B9">
      <w:pPr>
        <w:pStyle w:val="Heading2"/>
        <w:rPr>
          <w:rFonts w:cs="Times New Roman"/>
        </w:rPr>
      </w:pPr>
      <w:r w:rsidRPr="00032A5A">
        <w:rPr>
          <w:rFonts w:cs="Times New Roman"/>
        </w:rPr>
        <w:br w:type="page"/>
      </w:r>
      <w:bookmarkStart w:id="323" w:name="_Ref194806738"/>
      <w:bookmarkStart w:id="324" w:name="_Toc195128355"/>
      <w:bookmarkStart w:id="325" w:name="_Toc195128872"/>
      <w:r w:rsidR="003A24B7" w:rsidRPr="00032A5A">
        <w:rPr>
          <w:rFonts w:cs="Times New Roman"/>
        </w:rPr>
        <w:lastRenderedPageBreak/>
        <w:t xml:space="preserve">Appendix </w:t>
      </w:r>
      <w:r w:rsidR="00152863" w:rsidRPr="00032A5A">
        <w:rPr>
          <w:rFonts w:cs="Times New Roman"/>
        </w:rPr>
        <w:fldChar w:fldCharType="begin"/>
      </w:r>
      <w:r w:rsidR="00152863" w:rsidRPr="00032A5A">
        <w:rPr>
          <w:rFonts w:cs="Times New Roman"/>
        </w:rPr>
        <w:instrText xml:space="preserve"> SEQ Appendix \* ALPHABETIC </w:instrText>
      </w:r>
      <w:r w:rsidR="00152863" w:rsidRPr="00032A5A">
        <w:rPr>
          <w:rFonts w:cs="Times New Roman"/>
        </w:rPr>
        <w:fldChar w:fldCharType="separate"/>
      </w:r>
      <w:r w:rsidR="00444867" w:rsidRPr="00032A5A">
        <w:rPr>
          <w:rFonts w:cs="Times New Roman"/>
          <w:noProof/>
        </w:rPr>
        <w:t>C</w:t>
      </w:r>
      <w:r w:rsidR="00152863" w:rsidRPr="00032A5A">
        <w:rPr>
          <w:rFonts w:cs="Times New Roman"/>
        </w:rPr>
        <w:fldChar w:fldCharType="end"/>
      </w:r>
      <w:bookmarkEnd w:id="323"/>
      <w:r w:rsidR="003A24B7" w:rsidRPr="00032A5A">
        <w:rPr>
          <w:rFonts w:cs="Times New Roman"/>
        </w:rPr>
        <w:t xml:space="preserve"> – </w:t>
      </w:r>
      <w:r w:rsidR="00E96942" w:rsidRPr="00032A5A">
        <w:rPr>
          <w:rFonts w:cs="Times New Roman"/>
        </w:rPr>
        <w:t xml:space="preserve">Communication </w:t>
      </w:r>
      <w:r w:rsidR="003A24B7" w:rsidRPr="00032A5A">
        <w:rPr>
          <w:rFonts w:cs="Times New Roman"/>
        </w:rPr>
        <w:t>Stake</w:t>
      </w:r>
      <w:r w:rsidR="009A64E7" w:rsidRPr="00032A5A">
        <w:rPr>
          <w:rFonts w:cs="Times New Roman"/>
        </w:rPr>
        <w:t>h</w:t>
      </w:r>
      <w:r w:rsidR="003A24B7" w:rsidRPr="00032A5A">
        <w:rPr>
          <w:rFonts w:cs="Times New Roman"/>
        </w:rPr>
        <w:t>older Register</w:t>
      </w:r>
      <w:bookmarkEnd w:id="324"/>
      <w:bookmarkEnd w:id="325"/>
    </w:p>
    <w:p w14:paraId="54EAD4FE" w14:textId="77777777" w:rsidR="00E97E45" w:rsidRPr="00032A5A" w:rsidRDefault="00E97E45" w:rsidP="00E97E45">
      <w:pPr>
        <w:rPr>
          <w:rFonts w:ascii="Times New Roman" w:hAnsi="Times New Roman" w:cs="Times New Roman"/>
          <w:lang w:eastAsia="en-US"/>
        </w:rPr>
      </w:pPr>
    </w:p>
    <w:p w14:paraId="28C030A3" w14:textId="0843D1F2" w:rsidR="006D6C69" w:rsidRPr="00032A5A" w:rsidRDefault="00E96942" w:rsidP="006D6C69">
      <w:pPr>
        <w:jc w:val="center"/>
        <w:rPr>
          <w:rFonts w:ascii="Times New Roman" w:hAnsi="Times New Roman" w:cs="Times New Roman"/>
          <w:b/>
          <w:color w:val="000000"/>
          <w:sz w:val="32"/>
          <w:szCs w:val="32"/>
        </w:rPr>
      </w:pPr>
      <w:r w:rsidRPr="00032A5A">
        <w:rPr>
          <w:rFonts w:ascii="Times New Roman" w:hAnsi="Times New Roman" w:cs="Times New Roman"/>
          <w:b/>
          <w:sz w:val="32"/>
          <w:szCs w:val="32"/>
        </w:rPr>
        <w:t xml:space="preserve">Communication </w:t>
      </w:r>
      <w:r w:rsidR="006D6C69" w:rsidRPr="00032A5A">
        <w:rPr>
          <w:rFonts w:ascii="Times New Roman" w:hAnsi="Times New Roman" w:cs="Times New Roman"/>
          <w:b/>
          <w:sz w:val="32"/>
          <w:szCs w:val="32"/>
        </w:rPr>
        <w:t>Stakeholder Register for</w:t>
      </w:r>
      <w:r w:rsidR="006D6C69" w:rsidRPr="00032A5A">
        <w:rPr>
          <w:rFonts w:ascii="Times New Roman" w:hAnsi="Times New Roman" w:cs="Times New Roman"/>
          <w:sz w:val="32"/>
          <w:szCs w:val="32"/>
        </w:rPr>
        <w:t xml:space="preserve"> </w:t>
      </w:r>
      <w:r w:rsidR="006D6C69" w:rsidRPr="00032A5A">
        <w:rPr>
          <w:rFonts w:ascii="Times New Roman" w:hAnsi="Times New Roman" w:cs="Times New Roman"/>
          <w:b/>
          <w:color w:val="000000"/>
          <w:sz w:val="32"/>
          <w:szCs w:val="32"/>
        </w:rPr>
        <w:t>Network Performance Evaluation on Linux Based Operating Systems - Physical Environment </w:t>
      </w:r>
    </w:p>
    <w:p w14:paraId="7016B687" w14:textId="77777777" w:rsidR="006D6C69" w:rsidRPr="00032A5A" w:rsidRDefault="006D6C69" w:rsidP="006D6C69">
      <w:pPr>
        <w:jc w:val="center"/>
        <w:rPr>
          <w:rFonts w:ascii="Times New Roman" w:hAnsi="Times New Roman" w:cs="Times New Roman"/>
          <w:color w:val="000000"/>
          <w:sz w:val="32"/>
          <w:szCs w:val="32"/>
        </w:rPr>
      </w:pPr>
      <w:r w:rsidRPr="00032A5A">
        <w:rPr>
          <w:rFonts w:ascii="Times New Roman" w:hAnsi="Times New Roman" w:cs="Times New Roman"/>
          <w:b/>
          <w:color w:val="000000"/>
          <w:sz w:val="32"/>
          <w:szCs w:val="32"/>
        </w:rPr>
        <w:t>Version: 1.0</w:t>
      </w:r>
    </w:p>
    <w:p w14:paraId="326546AA" w14:textId="77777777" w:rsidR="006D6C69" w:rsidRPr="00032A5A" w:rsidRDefault="006D6C69" w:rsidP="006D6C69">
      <w:pPr>
        <w:rPr>
          <w:rFonts w:ascii="Times New Roman" w:hAnsi="Times New Roman" w:cs="Times New Roman"/>
          <w:b/>
          <w:bCs/>
        </w:rPr>
      </w:pPr>
    </w:p>
    <w:p w14:paraId="7254B7B4" w14:textId="77777777" w:rsidR="006D6C69" w:rsidRPr="00032A5A" w:rsidRDefault="006D6C69" w:rsidP="006D6C69">
      <w:pPr>
        <w:rPr>
          <w:rFonts w:ascii="Times New Roman" w:hAnsi="Times New Roman" w:cs="Times New Roman"/>
        </w:rPr>
      </w:pPr>
      <w:r w:rsidRPr="00032A5A">
        <w:rPr>
          <w:rFonts w:ascii="Times New Roman" w:hAnsi="Times New Roman" w:cs="Times New Roman"/>
          <w:b/>
          <w:bCs/>
        </w:rPr>
        <w:t>Prepared by:</w:t>
      </w:r>
      <w:r w:rsidRPr="00032A5A">
        <w:rPr>
          <w:rFonts w:ascii="Times New Roman" w:hAnsi="Times New Roman" w:cs="Times New Roman"/>
        </w:rPr>
        <w:t xml:space="preserve"> Nathan Quai Hoi</w:t>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t xml:space="preserve">    </w:t>
      </w:r>
      <w:r w:rsidRPr="00032A5A">
        <w:rPr>
          <w:rFonts w:ascii="Times New Roman" w:hAnsi="Times New Roman" w:cs="Times New Roman"/>
          <w:b/>
          <w:bCs/>
        </w:rPr>
        <w:t>Date: 11/03/2025</w:t>
      </w:r>
    </w:p>
    <w:p w14:paraId="37186D53" w14:textId="77777777" w:rsidR="006D6C69" w:rsidRPr="00032A5A" w:rsidRDefault="006D6C69" w:rsidP="006D6C69">
      <w:pPr>
        <w:rPr>
          <w:rFonts w:ascii="Times New Roman" w:hAnsi="Times New Roman" w:cs="Times New Roman"/>
        </w:rPr>
      </w:pPr>
    </w:p>
    <w:tbl>
      <w:tblPr>
        <w:tblW w:w="10286"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0"/>
        <w:gridCol w:w="2248"/>
        <w:gridCol w:w="1404"/>
        <w:gridCol w:w="1872"/>
        <w:gridCol w:w="2652"/>
      </w:tblGrid>
      <w:tr w:rsidR="009A1CE8" w:rsidRPr="00032A5A" w14:paraId="0CD9A1EC" w14:textId="77777777" w:rsidTr="001042A8">
        <w:trPr>
          <w:trHeight w:val="294"/>
        </w:trPr>
        <w:tc>
          <w:tcPr>
            <w:tcW w:w="2110" w:type="dxa"/>
          </w:tcPr>
          <w:p w14:paraId="3F26E996" w14:textId="77777777" w:rsidR="006D6C69" w:rsidRPr="00032A5A" w:rsidRDefault="006D6C69" w:rsidP="00FE663D">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Name</w:t>
            </w:r>
          </w:p>
        </w:tc>
        <w:tc>
          <w:tcPr>
            <w:tcW w:w="2248" w:type="dxa"/>
          </w:tcPr>
          <w:p w14:paraId="52DBF090" w14:textId="77777777" w:rsidR="006D6C69" w:rsidRPr="00032A5A" w:rsidRDefault="006D6C69" w:rsidP="00FE663D">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Position</w:t>
            </w:r>
          </w:p>
        </w:tc>
        <w:tc>
          <w:tcPr>
            <w:tcW w:w="1404" w:type="dxa"/>
          </w:tcPr>
          <w:p w14:paraId="5AA8B2AE" w14:textId="42D63A76" w:rsidR="006D6C69" w:rsidRPr="00032A5A" w:rsidRDefault="006D6C69" w:rsidP="00FE663D">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Internal</w:t>
            </w:r>
            <w:r w:rsidR="00580E75" w:rsidRPr="00032A5A">
              <w:rPr>
                <w:rFonts w:ascii="Times New Roman" w:hAnsi="Times New Roman" w:cs="Times New Roman"/>
                <w:b/>
                <w:bCs/>
                <w:color w:val="000000"/>
                <w:szCs w:val="21"/>
              </w:rPr>
              <w:t xml:space="preserve"> </w:t>
            </w:r>
            <w:r w:rsidRPr="00032A5A">
              <w:rPr>
                <w:rFonts w:ascii="Times New Roman" w:hAnsi="Times New Roman" w:cs="Times New Roman"/>
                <w:b/>
                <w:bCs/>
                <w:color w:val="000000"/>
                <w:szCs w:val="21"/>
              </w:rPr>
              <w:t>/External</w:t>
            </w:r>
          </w:p>
        </w:tc>
        <w:tc>
          <w:tcPr>
            <w:tcW w:w="1872" w:type="dxa"/>
          </w:tcPr>
          <w:p w14:paraId="14DBAC68" w14:textId="77777777" w:rsidR="006D6C69" w:rsidRPr="00032A5A" w:rsidRDefault="006D6C69" w:rsidP="00FE663D">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Project Role</w:t>
            </w:r>
          </w:p>
        </w:tc>
        <w:tc>
          <w:tcPr>
            <w:tcW w:w="2652" w:type="dxa"/>
          </w:tcPr>
          <w:p w14:paraId="4A71DA89" w14:textId="77777777" w:rsidR="006D6C69" w:rsidRPr="00032A5A" w:rsidRDefault="006D6C69" w:rsidP="00FE663D">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Contact Information</w:t>
            </w:r>
          </w:p>
        </w:tc>
      </w:tr>
      <w:tr w:rsidR="009A1CE8" w:rsidRPr="00032A5A" w14:paraId="0CFACEE3" w14:textId="77777777" w:rsidTr="001042A8">
        <w:trPr>
          <w:trHeight w:val="593"/>
        </w:trPr>
        <w:tc>
          <w:tcPr>
            <w:tcW w:w="2110" w:type="dxa"/>
          </w:tcPr>
          <w:p w14:paraId="1425A0A5" w14:textId="19AD31D8"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Nathan Quai Hoi</w:t>
            </w:r>
          </w:p>
        </w:tc>
        <w:tc>
          <w:tcPr>
            <w:tcW w:w="2248" w:type="dxa"/>
          </w:tcPr>
          <w:p w14:paraId="02909F7B" w14:textId="41DF88D5"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Member</w:t>
            </w:r>
          </w:p>
        </w:tc>
        <w:tc>
          <w:tcPr>
            <w:tcW w:w="1404" w:type="dxa"/>
          </w:tcPr>
          <w:p w14:paraId="0142D461" w14:textId="59DF13BA"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7BDA4489" w14:textId="7464F87A"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System Architect</w:t>
            </w:r>
          </w:p>
        </w:tc>
        <w:tc>
          <w:tcPr>
            <w:tcW w:w="2652" w:type="dxa"/>
          </w:tcPr>
          <w:p w14:paraId="7F842E8D" w14:textId="0C511743"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wgk6332@autuni.ac.nz</w:t>
            </w:r>
          </w:p>
        </w:tc>
      </w:tr>
      <w:tr w:rsidR="009A1CE8" w:rsidRPr="00032A5A" w14:paraId="6E6ABD14" w14:textId="77777777" w:rsidTr="001042A8">
        <w:trPr>
          <w:trHeight w:val="593"/>
        </w:trPr>
        <w:tc>
          <w:tcPr>
            <w:tcW w:w="2110" w:type="dxa"/>
          </w:tcPr>
          <w:p w14:paraId="0CDF9117" w14:textId="0445858F"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Win Phyo</w:t>
            </w:r>
          </w:p>
        </w:tc>
        <w:tc>
          <w:tcPr>
            <w:tcW w:w="2248" w:type="dxa"/>
          </w:tcPr>
          <w:p w14:paraId="77CDE2CA" w14:textId="71ADE011"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Member</w:t>
            </w:r>
          </w:p>
        </w:tc>
        <w:tc>
          <w:tcPr>
            <w:tcW w:w="1404" w:type="dxa"/>
          </w:tcPr>
          <w:p w14:paraId="30824B81" w14:textId="7CB92AA4"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119771E7" w14:textId="00246CB8"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System Architect</w:t>
            </w:r>
          </w:p>
        </w:tc>
        <w:tc>
          <w:tcPr>
            <w:tcW w:w="2652" w:type="dxa"/>
          </w:tcPr>
          <w:p w14:paraId="79F95CD1" w14:textId="0736F82F"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ddk8093@autuni.ac.nz</w:t>
            </w:r>
          </w:p>
        </w:tc>
      </w:tr>
      <w:tr w:rsidR="009A1CE8" w:rsidRPr="00032A5A" w14:paraId="55C40195" w14:textId="77777777" w:rsidTr="001042A8">
        <w:trPr>
          <w:trHeight w:val="603"/>
        </w:trPr>
        <w:tc>
          <w:tcPr>
            <w:tcW w:w="2110" w:type="dxa"/>
          </w:tcPr>
          <w:p w14:paraId="0FE48B8D" w14:textId="24917226"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Zafar Azad</w:t>
            </w:r>
          </w:p>
        </w:tc>
        <w:tc>
          <w:tcPr>
            <w:tcW w:w="2248" w:type="dxa"/>
          </w:tcPr>
          <w:p w14:paraId="4DCA4743" w14:textId="525A20BB"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Member</w:t>
            </w:r>
          </w:p>
        </w:tc>
        <w:tc>
          <w:tcPr>
            <w:tcW w:w="1404" w:type="dxa"/>
          </w:tcPr>
          <w:p w14:paraId="641CA12A" w14:textId="1E1E8DFB"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395FC191" w14:textId="5E5F87AA"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Network Engineer</w:t>
            </w:r>
          </w:p>
        </w:tc>
        <w:tc>
          <w:tcPr>
            <w:tcW w:w="2652" w:type="dxa"/>
          </w:tcPr>
          <w:p w14:paraId="2991B470" w14:textId="036F49D7"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ftk8708@autuni.ac.nz</w:t>
            </w:r>
          </w:p>
        </w:tc>
      </w:tr>
      <w:tr w:rsidR="009A1CE8" w:rsidRPr="00032A5A" w14:paraId="6A9BA504" w14:textId="77777777" w:rsidTr="001042A8">
        <w:trPr>
          <w:trHeight w:val="593"/>
        </w:trPr>
        <w:tc>
          <w:tcPr>
            <w:tcW w:w="2110" w:type="dxa"/>
          </w:tcPr>
          <w:p w14:paraId="5B7D8340" w14:textId="78D80792"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Thomas Robinson</w:t>
            </w:r>
          </w:p>
        </w:tc>
        <w:tc>
          <w:tcPr>
            <w:tcW w:w="2248" w:type="dxa"/>
          </w:tcPr>
          <w:p w14:paraId="79210B15" w14:textId="3CED4CE4"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Leader</w:t>
            </w:r>
          </w:p>
        </w:tc>
        <w:tc>
          <w:tcPr>
            <w:tcW w:w="1404" w:type="dxa"/>
          </w:tcPr>
          <w:p w14:paraId="03B326DC" w14:textId="2F9EC48C"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0AE66DB6" w14:textId="4FC76969"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Project Manager</w:t>
            </w:r>
          </w:p>
        </w:tc>
        <w:tc>
          <w:tcPr>
            <w:tcW w:w="2652" w:type="dxa"/>
          </w:tcPr>
          <w:p w14:paraId="450BA3E7" w14:textId="64D7B215"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cgr2690@autuni.ac.nz</w:t>
            </w:r>
          </w:p>
        </w:tc>
      </w:tr>
      <w:tr w:rsidR="009A1CE8" w:rsidRPr="00032A5A" w14:paraId="789180C6" w14:textId="77777777" w:rsidTr="001042A8">
        <w:trPr>
          <w:trHeight w:val="593"/>
        </w:trPr>
        <w:tc>
          <w:tcPr>
            <w:tcW w:w="2110" w:type="dxa"/>
          </w:tcPr>
          <w:p w14:paraId="70166AF5" w14:textId="099E717E"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Larissa Goh</w:t>
            </w:r>
          </w:p>
        </w:tc>
        <w:tc>
          <w:tcPr>
            <w:tcW w:w="2248" w:type="dxa"/>
          </w:tcPr>
          <w:p w14:paraId="27123769" w14:textId="7D7B2C28"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Member</w:t>
            </w:r>
          </w:p>
        </w:tc>
        <w:tc>
          <w:tcPr>
            <w:tcW w:w="1404" w:type="dxa"/>
          </w:tcPr>
          <w:p w14:paraId="00E47B1C" w14:textId="0C6D8A9E"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58538AFB" w14:textId="7294738C"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Network Engineer</w:t>
            </w:r>
          </w:p>
        </w:tc>
        <w:tc>
          <w:tcPr>
            <w:tcW w:w="2652" w:type="dxa"/>
          </w:tcPr>
          <w:p w14:paraId="1807A6AA" w14:textId="5C4746C4"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xhm5236@autuni.ac.nz</w:t>
            </w:r>
          </w:p>
        </w:tc>
      </w:tr>
      <w:tr w:rsidR="009A1CE8" w:rsidRPr="00032A5A" w14:paraId="7869A5CE" w14:textId="77777777" w:rsidTr="001042A8">
        <w:trPr>
          <w:trHeight w:val="603"/>
        </w:trPr>
        <w:tc>
          <w:tcPr>
            <w:tcW w:w="2110" w:type="dxa"/>
          </w:tcPr>
          <w:p w14:paraId="010634E7" w14:textId="0F058E8E"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Charmi Patel</w:t>
            </w:r>
          </w:p>
        </w:tc>
        <w:tc>
          <w:tcPr>
            <w:tcW w:w="2248" w:type="dxa"/>
          </w:tcPr>
          <w:p w14:paraId="662836E4" w14:textId="571E5887"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Member</w:t>
            </w:r>
          </w:p>
        </w:tc>
        <w:tc>
          <w:tcPr>
            <w:tcW w:w="1404" w:type="dxa"/>
          </w:tcPr>
          <w:p w14:paraId="2FCEB2C7" w14:textId="58A2017C"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27AD5B74" w14:textId="10117E52"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Network Engineer</w:t>
            </w:r>
          </w:p>
        </w:tc>
        <w:tc>
          <w:tcPr>
            <w:tcW w:w="2652" w:type="dxa"/>
          </w:tcPr>
          <w:p w14:paraId="409A3ED7" w14:textId="360450A3"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fhv9735@autuni.ac.nz</w:t>
            </w:r>
          </w:p>
        </w:tc>
      </w:tr>
      <w:tr w:rsidR="009A1CE8" w:rsidRPr="00032A5A" w14:paraId="7AF132D2" w14:textId="77777777" w:rsidTr="001042A8">
        <w:trPr>
          <w:trHeight w:val="593"/>
        </w:trPr>
        <w:tc>
          <w:tcPr>
            <w:tcW w:w="2110" w:type="dxa"/>
          </w:tcPr>
          <w:p w14:paraId="080AB8AA" w14:textId="4973DBCD"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Kylie Afable</w:t>
            </w:r>
          </w:p>
        </w:tc>
        <w:tc>
          <w:tcPr>
            <w:tcW w:w="2248" w:type="dxa"/>
          </w:tcPr>
          <w:p w14:paraId="1E5B09BB" w14:textId="099DFE7E"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Team Member</w:t>
            </w:r>
          </w:p>
        </w:tc>
        <w:tc>
          <w:tcPr>
            <w:tcW w:w="1404" w:type="dxa"/>
          </w:tcPr>
          <w:p w14:paraId="259118B6" w14:textId="56C1D4A2"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4A6DC66C" w14:textId="5D25F6D6" w:rsidR="006D6C69" w:rsidRPr="00032A5A" w:rsidRDefault="00870D51"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Network Engineer</w:t>
            </w:r>
          </w:p>
        </w:tc>
        <w:tc>
          <w:tcPr>
            <w:tcW w:w="2652" w:type="dxa"/>
          </w:tcPr>
          <w:p w14:paraId="706201EF" w14:textId="58D3EA06"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cjq7738@autuni.ac.nz</w:t>
            </w:r>
          </w:p>
        </w:tc>
      </w:tr>
      <w:tr w:rsidR="009A1CE8" w:rsidRPr="00032A5A" w14:paraId="112D2EE0" w14:textId="77777777" w:rsidTr="001042A8">
        <w:trPr>
          <w:trHeight w:val="593"/>
        </w:trPr>
        <w:tc>
          <w:tcPr>
            <w:tcW w:w="2110" w:type="dxa"/>
          </w:tcPr>
          <w:p w14:paraId="12378C04" w14:textId="43AAF4BA"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Daniel Vaipulu</w:t>
            </w:r>
          </w:p>
        </w:tc>
        <w:tc>
          <w:tcPr>
            <w:tcW w:w="2248" w:type="dxa"/>
          </w:tcPr>
          <w:p w14:paraId="78033451" w14:textId="75ECAA48"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 xml:space="preserve">Project </w:t>
            </w:r>
            <w:r w:rsidR="00BE60DA" w:rsidRPr="00032A5A">
              <w:rPr>
                <w:rFonts w:ascii="Times New Roman" w:hAnsi="Times New Roman" w:cs="Times New Roman"/>
                <w:color w:val="000000"/>
                <w:sz w:val="20"/>
                <w:szCs w:val="20"/>
              </w:rPr>
              <w:t>Supervisor</w:t>
            </w:r>
          </w:p>
        </w:tc>
        <w:tc>
          <w:tcPr>
            <w:tcW w:w="1404" w:type="dxa"/>
          </w:tcPr>
          <w:p w14:paraId="2DFAF07A" w14:textId="7DA03F2A"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0EE84546" w14:textId="20B27B4F" w:rsidR="006D6C69" w:rsidRPr="00032A5A" w:rsidRDefault="006D6C69"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 xml:space="preserve">Project </w:t>
            </w:r>
            <w:r w:rsidR="00BE60DA" w:rsidRPr="00032A5A">
              <w:rPr>
                <w:rFonts w:ascii="Times New Roman" w:hAnsi="Times New Roman" w:cs="Times New Roman"/>
                <w:color w:val="000000"/>
                <w:sz w:val="20"/>
                <w:szCs w:val="20"/>
              </w:rPr>
              <w:t>Supervisor</w:t>
            </w:r>
          </w:p>
        </w:tc>
        <w:tc>
          <w:tcPr>
            <w:tcW w:w="2652" w:type="dxa"/>
          </w:tcPr>
          <w:p w14:paraId="7FB656CF" w14:textId="0A3B06AF"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daniel.vaipulu@aut.ac.nz</w:t>
            </w:r>
          </w:p>
        </w:tc>
      </w:tr>
      <w:tr w:rsidR="009A1CE8" w:rsidRPr="00032A5A" w14:paraId="48285E30" w14:textId="77777777" w:rsidTr="001042A8">
        <w:trPr>
          <w:trHeight w:val="294"/>
        </w:trPr>
        <w:tc>
          <w:tcPr>
            <w:tcW w:w="2110" w:type="dxa"/>
          </w:tcPr>
          <w:p w14:paraId="0D6BFB9A" w14:textId="55C4AC48"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Raymond Lutui</w:t>
            </w:r>
          </w:p>
        </w:tc>
        <w:tc>
          <w:tcPr>
            <w:tcW w:w="2248" w:type="dxa"/>
          </w:tcPr>
          <w:p w14:paraId="02A00D94" w14:textId="53D82601"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Client</w:t>
            </w:r>
          </w:p>
        </w:tc>
        <w:tc>
          <w:tcPr>
            <w:tcW w:w="1404" w:type="dxa"/>
          </w:tcPr>
          <w:p w14:paraId="513596F2" w14:textId="22EFCBC4"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0FEC93E4" w14:textId="28A1DF73" w:rsidR="006D6C69" w:rsidRPr="00032A5A" w:rsidRDefault="006D6C69"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Client</w:t>
            </w:r>
          </w:p>
        </w:tc>
        <w:tc>
          <w:tcPr>
            <w:tcW w:w="2652" w:type="dxa"/>
          </w:tcPr>
          <w:p w14:paraId="01F2515F" w14:textId="30B57314"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raymond.lutui@aut.ac.nz</w:t>
            </w:r>
          </w:p>
        </w:tc>
      </w:tr>
      <w:tr w:rsidR="009A1CE8" w:rsidRPr="00032A5A" w14:paraId="1518642B" w14:textId="77777777" w:rsidTr="001042A8">
        <w:trPr>
          <w:trHeight w:val="294"/>
        </w:trPr>
        <w:tc>
          <w:tcPr>
            <w:tcW w:w="2110" w:type="dxa"/>
          </w:tcPr>
          <w:p w14:paraId="4FB22584" w14:textId="4A6FC89A" w:rsidR="006D6C69" w:rsidRPr="00032A5A" w:rsidRDefault="000A4421"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Ramon Lewis</w:t>
            </w:r>
          </w:p>
        </w:tc>
        <w:tc>
          <w:tcPr>
            <w:tcW w:w="2248" w:type="dxa"/>
          </w:tcPr>
          <w:p w14:paraId="00560DC7" w14:textId="7E1F82B0" w:rsidR="006D6C69" w:rsidRPr="00032A5A" w:rsidRDefault="00263110"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IT</w:t>
            </w:r>
            <w:r w:rsidR="006E5C03" w:rsidRPr="00032A5A">
              <w:rPr>
                <w:rFonts w:ascii="Times New Roman" w:hAnsi="Times New Roman" w:cs="Times New Roman"/>
                <w:color w:val="000000"/>
                <w:sz w:val="20"/>
                <w:szCs w:val="20"/>
              </w:rPr>
              <w:t xml:space="preserve"> Support</w:t>
            </w:r>
          </w:p>
        </w:tc>
        <w:tc>
          <w:tcPr>
            <w:tcW w:w="1404" w:type="dxa"/>
          </w:tcPr>
          <w:p w14:paraId="005B3016" w14:textId="159F8820" w:rsidR="006D6C69" w:rsidRPr="00032A5A" w:rsidRDefault="00263110"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45507696" w14:textId="43E3F720" w:rsidR="006D6C69" w:rsidRPr="00032A5A" w:rsidRDefault="00263110"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IT</w:t>
            </w:r>
            <w:r w:rsidR="006E5C03" w:rsidRPr="00032A5A">
              <w:rPr>
                <w:rFonts w:ascii="Times New Roman" w:hAnsi="Times New Roman" w:cs="Times New Roman"/>
                <w:color w:val="000000"/>
                <w:sz w:val="20"/>
                <w:szCs w:val="20"/>
              </w:rPr>
              <w:t xml:space="preserve"> Support</w:t>
            </w:r>
          </w:p>
        </w:tc>
        <w:tc>
          <w:tcPr>
            <w:tcW w:w="2652" w:type="dxa"/>
          </w:tcPr>
          <w:p w14:paraId="3AE2425B" w14:textId="728BB057" w:rsidR="006D6C69" w:rsidRPr="00032A5A" w:rsidRDefault="007623EA"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ramon.lewis@aut.ac.nz</w:t>
            </w:r>
          </w:p>
        </w:tc>
      </w:tr>
      <w:tr w:rsidR="009A1CE8" w:rsidRPr="00032A5A" w14:paraId="539B91BE" w14:textId="77777777" w:rsidTr="001042A8">
        <w:trPr>
          <w:trHeight w:val="294"/>
        </w:trPr>
        <w:tc>
          <w:tcPr>
            <w:tcW w:w="2110" w:type="dxa"/>
          </w:tcPr>
          <w:p w14:paraId="63C7878E" w14:textId="309A3720"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b/>
                <w:color w:val="000000"/>
                <w:sz w:val="20"/>
                <w:szCs w:val="20"/>
              </w:rPr>
              <w:t>Dr</w:t>
            </w:r>
            <w:r w:rsidR="006E5C03" w:rsidRPr="00032A5A">
              <w:rPr>
                <w:rFonts w:ascii="Times New Roman" w:hAnsi="Times New Roman" w:cs="Times New Roman"/>
                <w:b/>
                <w:color w:val="000000"/>
                <w:sz w:val="20"/>
                <w:szCs w:val="20"/>
              </w:rPr>
              <w:t>.</w:t>
            </w:r>
            <w:r w:rsidRPr="00032A5A">
              <w:rPr>
                <w:rFonts w:ascii="Times New Roman" w:hAnsi="Times New Roman" w:cs="Times New Roman"/>
                <w:b/>
                <w:color w:val="000000"/>
                <w:sz w:val="20"/>
                <w:szCs w:val="20"/>
              </w:rPr>
              <w:t xml:space="preserve"> Ramesh Lal</w:t>
            </w:r>
          </w:p>
        </w:tc>
        <w:tc>
          <w:tcPr>
            <w:tcW w:w="2248" w:type="dxa"/>
          </w:tcPr>
          <w:p w14:paraId="78A84CCA" w14:textId="17E472E0"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Lecturer</w:t>
            </w:r>
          </w:p>
        </w:tc>
        <w:tc>
          <w:tcPr>
            <w:tcW w:w="1404" w:type="dxa"/>
          </w:tcPr>
          <w:p w14:paraId="6B96EB66" w14:textId="548CD0FC"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17D19860" w14:textId="07060AFD" w:rsidR="006D6C69" w:rsidRPr="00032A5A" w:rsidRDefault="006D6C69"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Lecturer</w:t>
            </w:r>
          </w:p>
        </w:tc>
        <w:tc>
          <w:tcPr>
            <w:tcW w:w="2652" w:type="dxa"/>
          </w:tcPr>
          <w:p w14:paraId="5ECF5924" w14:textId="6C85664F"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ramesh.lal@aut.ac.nz</w:t>
            </w:r>
          </w:p>
        </w:tc>
      </w:tr>
      <w:tr w:rsidR="009A1CE8" w:rsidRPr="00032A5A" w14:paraId="69F0A5B7" w14:textId="77777777" w:rsidTr="001042A8">
        <w:trPr>
          <w:trHeight w:val="593"/>
        </w:trPr>
        <w:tc>
          <w:tcPr>
            <w:tcW w:w="2110" w:type="dxa"/>
          </w:tcPr>
          <w:p w14:paraId="123313CC" w14:textId="6DE1C537"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Prof</w:t>
            </w:r>
            <w:r w:rsidR="006E5C03" w:rsidRPr="00032A5A">
              <w:rPr>
                <w:rFonts w:ascii="Times New Roman" w:hAnsi="Times New Roman" w:cs="Times New Roman"/>
                <w:b/>
                <w:color w:val="000000"/>
                <w:sz w:val="20"/>
                <w:szCs w:val="20"/>
              </w:rPr>
              <w:t>.</w:t>
            </w:r>
            <w:r w:rsidRPr="00032A5A">
              <w:rPr>
                <w:rFonts w:ascii="Times New Roman" w:hAnsi="Times New Roman" w:cs="Times New Roman"/>
                <w:b/>
                <w:color w:val="000000"/>
                <w:sz w:val="20"/>
                <w:szCs w:val="20"/>
              </w:rPr>
              <w:t xml:space="preserve"> Catherine Shi</w:t>
            </w:r>
          </w:p>
        </w:tc>
        <w:tc>
          <w:tcPr>
            <w:tcW w:w="2248" w:type="dxa"/>
          </w:tcPr>
          <w:p w14:paraId="4C8B308E" w14:textId="0597D3B9"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Lecturer</w:t>
            </w:r>
          </w:p>
        </w:tc>
        <w:tc>
          <w:tcPr>
            <w:tcW w:w="1404" w:type="dxa"/>
          </w:tcPr>
          <w:p w14:paraId="12D2A150" w14:textId="61780B22"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358338DA" w14:textId="775A912B" w:rsidR="006D6C69" w:rsidRPr="00032A5A" w:rsidRDefault="006D6C69"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Lecturer</w:t>
            </w:r>
          </w:p>
        </w:tc>
        <w:tc>
          <w:tcPr>
            <w:tcW w:w="2652" w:type="dxa"/>
          </w:tcPr>
          <w:p w14:paraId="0628E548" w14:textId="13C71206"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 xml:space="preserve">catherine.shi@aut.ac.nz  </w:t>
            </w:r>
          </w:p>
        </w:tc>
      </w:tr>
      <w:tr w:rsidR="009A1CE8" w:rsidRPr="00032A5A" w14:paraId="2DBC63B0" w14:textId="77777777" w:rsidTr="001042A8">
        <w:trPr>
          <w:trHeight w:val="294"/>
        </w:trPr>
        <w:tc>
          <w:tcPr>
            <w:tcW w:w="2110" w:type="dxa"/>
          </w:tcPr>
          <w:p w14:paraId="50123DEA" w14:textId="62B9C650" w:rsidR="006D6C69" w:rsidRPr="00032A5A" w:rsidRDefault="006D6C69" w:rsidP="00FE663D">
            <w:pPr>
              <w:autoSpaceDE w:val="0"/>
              <w:autoSpaceDN w:val="0"/>
              <w:adjustRightInd w:val="0"/>
              <w:spacing w:line="360" w:lineRule="auto"/>
              <w:rPr>
                <w:rFonts w:ascii="Times New Roman" w:hAnsi="Times New Roman" w:cs="Times New Roman"/>
                <w:b/>
                <w:color w:val="000000"/>
              </w:rPr>
            </w:pPr>
            <w:r w:rsidRPr="00032A5A">
              <w:rPr>
                <w:rFonts w:ascii="Times New Roman" w:hAnsi="Times New Roman" w:cs="Times New Roman"/>
                <w:b/>
                <w:color w:val="000000"/>
                <w:sz w:val="20"/>
                <w:szCs w:val="20"/>
              </w:rPr>
              <w:t>Olivia Tang</w:t>
            </w:r>
          </w:p>
        </w:tc>
        <w:tc>
          <w:tcPr>
            <w:tcW w:w="2248" w:type="dxa"/>
          </w:tcPr>
          <w:p w14:paraId="66DE0B14" w14:textId="09317604"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Lecturer</w:t>
            </w:r>
          </w:p>
        </w:tc>
        <w:tc>
          <w:tcPr>
            <w:tcW w:w="1404" w:type="dxa"/>
          </w:tcPr>
          <w:p w14:paraId="6F5BECA2" w14:textId="2C947167"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Internal</w:t>
            </w:r>
          </w:p>
        </w:tc>
        <w:tc>
          <w:tcPr>
            <w:tcW w:w="1872" w:type="dxa"/>
          </w:tcPr>
          <w:p w14:paraId="3491F20C" w14:textId="0E24540A" w:rsidR="006D6C69" w:rsidRPr="00032A5A" w:rsidRDefault="006D6C69" w:rsidP="00FE663D">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Lecturer</w:t>
            </w:r>
          </w:p>
        </w:tc>
        <w:tc>
          <w:tcPr>
            <w:tcW w:w="2652" w:type="dxa"/>
          </w:tcPr>
          <w:p w14:paraId="5DFF7F1D" w14:textId="251E8A48" w:rsidR="006D6C69" w:rsidRPr="00032A5A" w:rsidRDefault="006D6C69" w:rsidP="00FE663D">
            <w:pPr>
              <w:autoSpaceDE w:val="0"/>
              <w:autoSpaceDN w:val="0"/>
              <w:adjustRightInd w:val="0"/>
              <w:spacing w:line="360" w:lineRule="auto"/>
              <w:rPr>
                <w:rFonts w:ascii="Times New Roman" w:hAnsi="Times New Roman" w:cs="Times New Roman"/>
                <w:color w:val="000000"/>
              </w:rPr>
            </w:pPr>
            <w:r w:rsidRPr="00032A5A">
              <w:rPr>
                <w:rFonts w:ascii="Times New Roman" w:hAnsi="Times New Roman" w:cs="Times New Roman"/>
                <w:color w:val="000000"/>
                <w:sz w:val="20"/>
                <w:szCs w:val="20"/>
              </w:rPr>
              <w:t>olivia.tang@aut.ac.nz</w:t>
            </w:r>
          </w:p>
        </w:tc>
      </w:tr>
      <w:tr w:rsidR="006A78C8" w:rsidRPr="00032A5A" w14:paraId="436061A8" w14:textId="77777777" w:rsidTr="001042A8">
        <w:trPr>
          <w:trHeight w:val="294"/>
        </w:trPr>
        <w:tc>
          <w:tcPr>
            <w:tcW w:w="2110" w:type="dxa"/>
          </w:tcPr>
          <w:p w14:paraId="5180AEE9" w14:textId="050DB42C"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Professor Damon Salesa</w:t>
            </w:r>
          </w:p>
        </w:tc>
        <w:tc>
          <w:tcPr>
            <w:tcW w:w="2248" w:type="dxa"/>
          </w:tcPr>
          <w:p w14:paraId="50C30D84" w14:textId="79C59C4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Vice-Chancellor AUT</w:t>
            </w:r>
          </w:p>
        </w:tc>
        <w:tc>
          <w:tcPr>
            <w:tcW w:w="1404" w:type="dxa"/>
          </w:tcPr>
          <w:p w14:paraId="65EA57DE" w14:textId="2D0934A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6A39D476" w14:textId="55358AA9"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47989386" w14:textId="021564BE"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vicechancellor@aut.ac.nz</w:t>
            </w:r>
          </w:p>
        </w:tc>
      </w:tr>
      <w:tr w:rsidR="006A78C8" w:rsidRPr="00032A5A" w14:paraId="4DE2AF02" w14:textId="77777777" w:rsidTr="001042A8">
        <w:trPr>
          <w:trHeight w:val="294"/>
        </w:trPr>
        <w:tc>
          <w:tcPr>
            <w:tcW w:w="2110" w:type="dxa"/>
          </w:tcPr>
          <w:p w14:paraId="52F20B42" w14:textId="09C67D5B"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Minh Nguyen</w:t>
            </w:r>
          </w:p>
        </w:tc>
        <w:tc>
          <w:tcPr>
            <w:tcW w:w="2248" w:type="dxa"/>
          </w:tcPr>
          <w:p w14:paraId="2AA6B55D" w14:textId="1EC3C59C"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Head of Computer Sciences</w:t>
            </w:r>
          </w:p>
        </w:tc>
        <w:tc>
          <w:tcPr>
            <w:tcW w:w="1404" w:type="dxa"/>
          </w:tcPr>
          <w:p w14:paraId="58886C6D" w14:textId="5780A8F5"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04B481EB" w14:textId="7DDEB1E7"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1BE8D290" w14:textId="635BECD8"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 xml:space="preserve">minh.nguyen@aut.ac.nz </w:t>
            </w:r>
          </w:p>
        </w:tc>
      </w:tr>
      <w:tr w:rsidR="006A78C8" w:rsidRPr="00032A5A" w14:paraId="530DFF21" w14:textId="77777777" w:rsidTr="001042A8">
        <w:trPr>
          <w:trHeight w:val="294"/>
        </w:trPr>
        <w:tc>
          <w:tcPr>
            <w:tcW w:w="2110" w:type="dxa"/>
          </w:tcPr>
          <w:p w14:paraId="7182F4FD" w14:textId="5899F31C"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Tek Tjing Lie</w:t>
            </w:r>
          </w:p>
        </w:tc>
        <w:tc>
          <w:tcPr>
            <w:tcW w:w="2248" w:type="dxa"/>
          </w:tcPr>
          <w:p w14:paraId="47FD8964" w14:textId="25104E71"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Interim Head of ECMS</w:t>
            </w:r>
          </w:p>
        </w:tc>
        <w:tc>
          <w:tcPr>
            <w:tcW w:w="1404" w:type="dxa"/>
          </w:tcPr>
          <w:p w14:paraId="648CA85A" w14:textId="7D9E13A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03237B89" w14:textId="3464B5E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0346ED65" w14:textId="16A3164B"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tek.lie@aut.ac.nz</w:t>
            </w:r>
          </w:p>
        </w:tc>
      </w:tr>
      <w:tr w:rsidR="006A78C8" w:rsidRPr="00032A5A" w14:paraId="5C542F7C" w14:textId="77777777" w:rsidTr="001042A8">
        <w:trPr>
          <w:trHeight w:val="294"/>
        </w:trPr>
        <w:tc>
          <w:tcPr>
            <w:tcW w:w="2110" w:type="dxa"/>
          </w:tcPr>
          <w:p w14:paraId="74FDC3ED" w14:textId="099AF7A4"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Terry Brydon</w:t>
            </w:r>
          </w:p>
        </w:tc>
        <w:tc>
          <w:tcPr>
            <w:tcW w:w="2248" w:type="dxa"/>
          </w:tcPr>
          <w:p w14:paraId="4652524F" w14:textId="191B117E"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School Manager/ Accountant</w:t>
            </w:r>
          </w:p>
        </w:tc>
        <w:tc>
          <w:tcPr>
            <w:tcW w:w="1404" w:type="dxa"/>
          </w:tcPr>
          <w:p w14:paraId="5F2C7A3D" w14:textId="3E7ACA1E"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485A5252" w14:textId="07A8B559"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4C14FDAA" w14:textId="6E41BFA4"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terry.brydon@aut.ac.nz</w:t>
            </w:r>
          </w:p>
        </w:tc>
      </w:tr>
      <w:tr w:rsidR="006A78C8" w:rsidRPr="00032A5A" w14:paraId="714920F1" w14:textId="77777777" w:rsidTr="001042A8">
        <w:trPr>
          <w:trHeight w:val="294"/>
        </w:trPr>
        <w:tc>
          <w:tcPr>
            <w:tcW w:w="2110" w:type="dxa"/>
          </w:tcPr>
          <w:p w14:paraId="6596E828" w14:textId="6B61EC23"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Matthew Kuo</w:t>
            </w:r>
          </w:p>
        </w:tc>
        <w:tc>
          <w:tcPr>
            <w:tcW w:w="2248" w:type="dxa"/>
          </w:tcPr>
          <w:p w14:paraId="69552769" w14:textId="26ACFAC5"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BCIS Program Director</w:t>
            </w:r>
          </w:p>
        </w:tc>
        <w:tc>
          <w:tcPr>
            <w:tcW w:w="1404" w:type="dxa"/>
          </w:tcPr>
          <w:p w14:paraId="02D5E208" w14:textId="551D1B60"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624CFC2F" w14:textId="58B01A79"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Project Sponsor</w:t>
            </w:r>
          </w:p>
        </w:tc>
        <w:tc>
          <w:tcPr>
            <w:tcW w:w="2652" w:type="dxa"/>
          </w:tcPr>
          <w:p w14:paraId="3E738885" w14:textId="76F483AC"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matthew.kuo@aut.ac.nz</w:t>
            </w:r>
          </w:p>
        </w:tc>
      </w:tr>
      <w:tr w:rsidR="009A4F17" w:rsidRPr="00032A5A" w14:paraId="628FE445" w14:textId="77777777" w:rsidTr="001042A8">
        <w:trPr>
          <w:trHeight w:val="294"/>
        </w:trPr>
        <w:tc>
          <w:tcPr>
            <w:tcW w:w="2110" w:type="dxa"/>
          </w:tcPr>
          <w:p w14:paraId="4416E23A" w14:textId="2D5C07A9" w:rsidR="00540543" w:rsidRPr="00032A5A" w:rsidRDefault="00540543" w:rsidP="00540543">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Roy Cullum</w:t>
            </w:r>
          </w:p>
        </w:tc>
        <w:tc>
          <w:tcPr>
            <w:tcW w:w="2248" w:type="dxa"/>
          </w:tcPr>
          <w:p w14:paraId="3CF19BD8" w14:textId="3E9EB4A3"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Head of ICT</w:t>
            </w:r>
          </w:p>
        </w:tc>
        <w:tc>
          <w:tcPr>
            <w:tcW w:w="1404" w:type="dxa"/>
          </w:tcPr>
          <w:p w14:paraId="1BF47FF8" w14:textId="6984ADAD"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0DDE000C" w14:textId="2207A53C"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Consultant</w:t>
            </w:r>
          </w:p>
        </w:tc>
        <w:tc>
          <w:tcPr>
            <w:tcW w:w="2652" w:type="dxa"/>
          </w:tcPr>
          <w:p w14:paraId="18B4939E" w14:textId="1A5AAB0B"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roy.cullum@aut.ac.nz</w:t>
            </w:r>
          </w:p>
        </w:tc>
      </w:tr>
    </w:tbl>
    <w:p w14:paraId="4A12541C" w14:textId="185FB6F1" w:rsidR="005C09B0" w:rsidRPr="00032A5A" w:rsidRDefault="005C09B0" w:rsidP="003C21B9">
      <w:pPr>
        <w:pStyle w:val="Heading2"/>
        <w:rPr>
          <w:rFonts w:cs="Times New Roman"/>
        </w:rPr>
      </w:pPr>
      <w:bookmarkStart w:id="326" w:name="_Ref194806744"/>
      <w:bookmarkStart w:id="327" w:name="_Toc195128356"/>
      <w:bookmarkStart w:id="328" w:name="_Toc195128873"/>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444867" w:rsidRPr="00032A5A">
        <w:rPr>
          <w:rFonts w:cs="Times New Roman"/>
          <w:noProof/>
        </w:rPr>
        <w:t>D</w:t>
      </w:r>
      <w:r w:rsidR="000B4F8B" w:rsidRPr="00032A5A">
        <w:rPr>
          <w:rFonts w:cs="Times New Roman"/>
        </w:rPr>
        <w:fldChar w:fldCharType="end"/>
      </w:r>
      <w:bookmarkEnd w:id="326"/>
      <w:r w:rsidRPr="00032A5A">
        <w:rPr>
          <w:rFonts w:cs="Times New Roman"/>
        </w:rPr>
        <w:t xml:space="preserve"> – </w:t>
      </w:r>
      <w:r w:rsidR="00ED7D1A" w:rsidRPr="00032A5A">
        <w:rPr>
          <w:rFonts w:cs="Times New Roman"/>
        </w:rPr>
        <w:t xml:space="preserve">Stakeholder Management </w:t>
      </w:r>
      <w:r w:rsidR="00133D08" w:rsidRPr="00032A5A">
        <w:rPr>
          <w:rFonts w:cs="Times New Roman"/>
        </w:rPr>
        <w:t>Plan</w:t>
      </w:r>
      <w:bookmarkEnd w:id="327"/>
      <w:bookmarkEnd w:id="328"/>
    </w:p>
    <w:p w14:paraId="7619EB8D" w14:textId="77777777" w:rsidR="00045960" w:rsidRPr="00032A5A" w:rsidRDefault="00045960" w:rsidP="00045960">
      <w:pPr>
        <w:rPr>
          <w:rFonts w:ascii="Times New Roman" w:hAnsi="Times New Roman" w:cs="Times New Roman"/>
          <w:lang w:eastAsia="en-US"/>
        </w:rPr>
      </w:pPr>
    </w:p>
    <w:p w14:paraId="2DA0A138" w14:textId="77777777" w:rsidR="00133D08" w:rsidRPr="00032A5A" w:rsidRDefault="008D1ADA" w:rsidP="007511E5">
      <w:pPr>
        <w:pStyle w:val="Title"/>
        <w:jc w:val="center"/>
        <w:rPr>
          <w:rFonts w:ascii="Times New Roman" w:hAnsi="Times New Roman" w:cs="Times New Roman"/>
          <w:b/>
          <w:bCs/>
          <w:sz w:val="32"/>
          <w:szCs w:val="32"/>
        </w:rPr>
      </w:pPr>
      <w:r w:rsidRPr="00032A5A">
        <w:rPr>
          <w:rFonts w:ascii="Times New Roman" w:hAnsi="Times New Roman" w:cs="Times New Roman"/>
          <w:b/>
          <w:sz w:val="32"/>
          <w:szCs w:val="32"/>
        </w:rPr>
        <w:t xml:space="preserve">Stakeholder Management </w:t>
      </w:r>
      <w:r w:rsidR="00133D08" w:rsidRPr="00032A5A">
        <w:rPr>
          <w:rFonts w:ascii="Times New Roman" w:hAnsi="Times New Roman" w:cs="Times New Roman"/>
          <w:b/>
          <w:bCs/>
          <w:sz w:val="32"/>
          <w:szCs w:val="32"/>
        </w:rPr>
        <w:t>Plan</w:t>
      </w:r>
      <w:r w:rsidRPr="00032A5A">
        <w:rPr>
          <w:rFonts w:ascii="Times New Roman" w:hAnsi="Times New Roman" w:cs="Times New Roman"/>
          <w:b/>
          <w:sz w:val="32"/>
          <w:szCs w:val="32"/>
        </w:rPr>
        <w:t xml:space="preserve"> for </w:t>
      </w:r>
    </w:p>
    <w:p w14:paraId="60CB415D" w14:textId="32D84375" w:rsidR="008D1ADA" w:rsidRPr="00032A5A" w:rsidRDefault="008D1ADA" w:rsidP="007511E5">
      <w:pPr>
        <w:pStyle w:val="Title"/>
        <w:jc w:val="center"/>
        <w:rPr>
          <w:rFonts w:ascii="Times New Roman" w:hAnsi="Times New Roman" w:cs="Times New Roman"/>
          <w:b/>
          <w:sz w:val="32"/>
          <w:szCs w:val="32"/>
        </w:rPr>
      </w:pPr>
      <w:r w:rsidRPr="00032A5A">
        <w:rPr>
          <w:rFonts w:ascii="Times New Roman" w:hAnsi="Times New Roman" w:cs="Times New Roman"/>
          <w:b/>
          <w:sz w:val="32"/>
          <w:szCs w:val="32"/>
        </w:rPr>
        <w:t>Network Performance Evaluation on Linux Based Operating Systems</w:t>
      </w:r>
    </w:p>
    <w:p w14:paraId="70977E86" w14:textId="77777777" w:rsidR="008D1ADA" w:rsidRPr="00032A5A" w:rsidRDefault="008D1ADA" w:rsidP="008D1ADA">
      <w:pPr>
        <w:rPr>
          <w:rFonts w:ascii="Times New Roman" w:hAnsi="Times New Roman" w:cs="Times New Roman"/>
          <w:b/>
          <w:bCs/>
        </w:rPr>
      </w:pPr>
    </w:p>
    <w:p w14:paraId="7EDDD08A" w14:textId="77777777" w:rsidR="008D1ADA" w:rsidRPr="00032A5A" w:rsidRDefault="008D1ADA" w:rsidP="008D1ADA">
      <w:pPr>
        <w:rPr>
          <w:rFonts w:ascii="Times New Roman" w:hAnsi="Times New Roman" w:cs="Times New Roman"/>
        </w:rPr>
      </w:pPr>
      <w:r w:rsidRPr="00032A5A">
        <w:rPr>
          <w:rFonts w:ascii="Times New Roman" w:hAnsi="Times New Roman" w:cs="Times New Roman"/>
          <w:b/>
          <w:bCs/>
        </w:rPr>
        <w:t>Prepared by: Nathan Quai Hoi</w:t>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b/>
          <w:bCs/>
        </w:rPr>
        <w:t>Date: 19/03/2025</w:t>
      </w:r>
    </w:p>
    <w:p w14:paraId="1E9633B3" w14:textId="77777777" w:rsidR="008D1ADA" w:rsidRPr="00032A5A" w:rsidRDefault="008D1ADA" w:rsidP="008D1ADA">
      <w:pPr>
        <w:rPr>
          <w:rFonts w:ascii="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653"/>
      </w:tblGrid>
      <w:tr w:rsidR="008D1ADA" w:rsidRPr="00032A5A" w14:paraId="1A090593" w14:textId="77777777" w:rsidTr="00662A76">
        <w:tc>
          <w:tcPr>
            <w:tcW w:w="2088" w:type="dxa"/>
          </w:tcPr>
          <w:p w14:paraId="034A0D5B"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Name</w:t>
            </w:r>
          </w:p>
        </w:tc>
        <w:tc>
          <w:tcPr>
            <w:tcW w:w="1350" w:type="dxa"/>
          </w:tcPr>
          <w:p w14:paraId="4AEF1FCB"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Level of Interest</w:t>
            </w:r>
          </w:p>
        </w:tc>
        <w:tc>
          <w:tcPr>
            <w:tcW w:w="1260" w:type="dxa"/>
          </w:tcPr>
          <w:p w14:paraId="52A39061"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Level of Influence</w:t>
            </w:r>
          </w:p>
        </w:tc>
        <w:tc>
          <w:tcPr>
            <w:tcW w:w="4653" w:type="dxa"/>
          </w:tcPr>
          <w:p w14:paraId="67E6BDB7"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Potential Management Strategies</w:t>
            </w:r>
          </w:p>
        </w:tc>
      </w:tr>
      <w:tr w:rsidR="008D1ADA" w:rsidRPr="00032A5A" w14:paraId="01C43B02" w14:textId="77777777" w:rsidTr="00662A76">
        <w:tc>
          <w:tcPr>
            <w:tcW w:w="2088" w:type="dxa"/>
          </w:tcPr>
          <w:p w14:paraId="6727A80D"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Daniel Vaipulu</w:t>
            </w:r>
          </w:p>
        </w:tc>
        <w:tc>
          <w:tcPr>
            <w:tcW w:w="1350" w:type="dxa"/>
          </w:tcPr>
          <w:p w14:paraId="7766D7C8"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3F71046C"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4653" w:type="dxa"/>
          </w:tcPr>
          <w:p w14:paraId="6DC38B4F"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Daniel is very resourceful and relaxed. He makes sure to engage the project at a reasonable pace. We will need to keep him updated with what is happening regularly.</w:t>
            </w:r>
          </w:p>
        </w:tc>
      </w:tr>
      <w:tr w:rsidR="008D1ADA" w:rsidRPr="00032A5A" w14:paraId="704048E1" w14:textId="77777777" w:rsidTr="00662A76">
        <w:tc>
          <w:tcPr>
            <w:tcW w:w="2088" w:type="dxa"/>
          </w:tcPr>
          <w:p w14:paraId="60185F04"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Raymond Lutui</w:t>
            </w:r>
          </w:p>
        </w:tc>
        <w:tc>
          <w:tcPr>
            <w:tcW w:w="1350" w:type="dxa"/>
          </w:tcPr>
          <w:p w14:paraId="22020B80"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437FFF52"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4653" w:type="dxa"/>
          </w:tcPr>
          <w:p w14:paraId="2072D41E" w14:textId="68711CB1"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Raymond is very relaxed</w:t>
            </w:r>
            <w:r w:rsidR="00045960" w:rsidRPr="00032A5A">
              <w:rPr>
                <w:rFonts w:ascii="Times New Roman" w:hAnsi="Times New Roman" w:cs="Times New Roman"/>
                <w:color w:val="000000"/>
                <w:szCs w:val="21"/>
              </w:rPr>
              <w:t>, w</w:t>
            </w:r>
            <w:r w:rsidRPr="00032A5A">
              <w:rPr>
                <w:rFonts w:ascii="Times New Roman" w:hAnsi="Times New Roman" w:cs="Times New Roman"/>
                <w:color w:val="000000"/>
                <w:szCs w:val="21"/>
              </w:rPr>
              <w:t>hile also having high expectations. We will need to keep him updated with what is happening.</w:t>
            </w:r>
          </w:p>
        </w:tc>
      </w:tr>
      <w:tr w:rsidR="008D1ADA" w:rsidRPr="00032A5A" w14:paraId="123A13DE" w14:textId="77777777" w:rsidTr="00662A76">
        <w:tc>
          <w:tcPr>
            <w:tcW w:w="2088" w:type="dxa"/>
          </w:tcPr>
          <w:p w14:paraId="6D38D29A" w14:textId="77777777" w:rsidR="008D1ADA" w:rsidRPr="00032A5A" w:rsidRDefault="008D1ADA"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Thomas Robinson</w:t>
            </w:r>
          </w:p>
        </w:tc>
        <w:tc>
          <w:tcPr>
            <w:tcW w:w="1350" w:type="dxa"/>
          </w:tcPr>
          <w:p w14:paraId="37F44952"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31AD8D81" w14:textId="32A8C7EE" w:rsidR="008D1ADA" w:rsidRPr="00032A5A" w:rsidRDefault="002D638C"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Medium</w:t>
            </w:r>
          </w:p>
        </w:tc>
        <w:tc>
          <w:tcPr>
            <w:tcW w:w="4653" w:type="dxa"/>
          </w:tcPr>
          <w:p w14:paraId="6A1A68F9" w14:textId="77777777" w:rsidR="008D1ADA" w:rsidRPr="00032A5A" w:rsidRDefault="008D1ADA"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Thomas would like to ensure all team members are on the same page and keep track of the project tasks. He develops plans and allocates tasks to achieve goals.</w:t>
            </w:r>
          </w:p>
        </w:tc>
      </w:tr>
      <w:tr w:rsidR="006134CC" w:rsidRPr="00032A5A" w14:paraId="6ABB230E" w14:textId="77777777" w:rsidTr="00662A76">
        <w:tc>
          <w:tcPr>
            <w:tcW w:w="2088" w:type="dxa"/>
          </w:tcPr>
          <w:p w14:paraId="64590D52" w14:textId="0CAA8B77" w:rsidR="006134CC" w:rsidRPr="00032A5A" w:rsidRDefault="006134CC"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bCs/>
                <w:color w:val="000000"/>
                <w:szCs w:val="21"/>
              </w:rPr>
              <w:t>Ramon Lewis</w:t>
            </w:r>
          </w:p>
        </w:tc>
        <w:tc>
          <w:tcPr>
            <w:tcW w:w="1350" w:type="dxa"/>
          </w:tcPr>
          <w:p w14:paraId="47610038" w14:textId="4C3BB07A" w:rsidR="006134CC" w:rsidRPr="00032A5A" w:rsidRDefault="006134CC"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1260" w:type="dxa"/>
          </w:tcPr>
          <w:p w14:paraId="6F5240BA" w14:textId="270A303F" w:rsidR="006134CC" w:rsidRPr="00032A5A" w:rsidRDefault="006134CC"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4653" w:type="dxa"/>
          </w:tcPr>
          <w:p w14:paraId="418A1E59" w14:textId="385FE423" w:rsidR="006134CC" w:rsidRPr="00032A5A" w:rsidRDefault="006134CC"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 xml:space="preserve">Ramon would like to know details of our setup for </w:t>
            </w:r>
            <w:r w:rsidR="00F071C9" w:rsidRPr="00032A5A">
              <w:rPr>
                <w:rFonts w:ascii="Times New Roman" w:hAnsi="Times New Roman" w:cs="Times New Roman"/>
                <w:color w:val="000000"/>
                <w:szCs w:val="21"/>
              </w:rPr>
              <w:t>evaluation and</w:t>
            </w:r>
            <w:r w:rsidR="004C3A25" w:rsidRPr="00032A5A">
              <w:rPr>
                <w:rFonts w:ascii="Times New Roman" w:hAnsi="Times New Roman" w:cs="Times New Roman"/>
                <w:color w:val="000000"/>
                <w:szCs w:val="21"/>
              </w:rPr>
              <w:t xml:space="preserve"> would like to communicate via Teams </w:t>
            </w:r>
            <w:r w:rsidR="00045960" w:rsidRPr="00032A5A">
              <w:rPr>
                <w:rFonts w:ascii="Times New Roman" w:hAnsi="Times New Roman" w:cs="Times New Roman"/>
                <w:color w:val="000000"/>
                <w:szCs w:val="21"/>
              </w:rPr>
              <w:t>c</w:t>
            </w:r>
            <w:r w:rsidR="004C3A25" w:rsidRPr="00032A5A">
              <w:rPr>
                <w:rFonts w:ascii="Times New Roman" w:hAnsi="Times New Roman" w:cs="Times New Roman"/>
                <w:color w:val="000000"/>
                <w:szCs w:val="21"/>
              </w:rPr>
              <w:t xml:space="preserve">hat. </w:t>
            </w:r>
          </w:p>
        </w:tc>
      </w:tr>
      <w:tr w:rsidR="000B15F4" w:rsidRPr="00032A5A" w14:paraId="629689B1" w14:textId="77777777" w:rsidTr="00662A76">
        <w:tc>
          <w:tcPr>
            <w:tcW w:w="2088" w:type="dxa"/>
          </w:tcPr>
          <w:p w14:paraId="6F9AC8E8" w14:textId="4C5BC373" w:rsidR="000B15F4" w:rsidRPr="00032A5A" w:rsidRDefault="001042A8"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color w:val="000000"/>
                <w:sz w:val="20"/>
                <w:szCs w:val="20"/>
              </w:rPr>
              <w:t>Dr. Ramesh Lal</w:t>
            </w:r>
          </w:p>
        </w:tc>
        <w:tc>
          <w:tcPr>
            <w:tcW w:w="1350" w:type="dxa"/>
          </w:tcPr>
          <w:p w14:paraId="201A593B" w14:textId="13ECF5FC"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2DDDE41B" w14:textId="7AE4F40E"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3484B813" w14:textId="50D869A0" w:rsidR="000B15F4" w:rsidRPr="00032A5A" w:rsidRDefault="009D576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 xml:space="preserve">He would like to know the progress of the project and </w:t>
            </w:r>
            <w:r w:rsidR="004624D0" w:rsidRPr="00032A5A">
              <w:rPr>
                <w:rFonts w:ascii="Times New Roman" w:hAnsi="Times New Roman" w:cs="Times New Roman"/>
                <w:color w:val="000000"/>
                <w:szCs w:val="21"/>
              </w:rPr>
              <w:t>be up to date with any concerns or problems regarding the project</w:t>
            </w:r>
          </w:p>
        </w:tc>
      </w:tr>
      <w:tr w:rsidR="000B15F4" w:rsidRPr="00032A5A" w14:paraId="17468C2A" w14:textId="77777777" w:rsidTr="00662A76">
        <w:tc>
          <w:tcPr>
            <w:tcW w:w="2088" w:type="dxa"/>
          </w:tcPr>
          <w:p w14:paraId="462A464A" w14:textId="776600EB" w:rsidR="000B15F4" w:rsidRPr="00032A5A" w:rsidRDefault="001042A8"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color w:val="000000"/>
                <w:sz w:val="20"/>
                <w:szCs w:val="20"/>
              </w:rPr>
              <w:t>Prof. Catherine Shi</w:t>
            </w:r>
          </w:p>
        </w:tc>
        <w:tc>
          <w:tcPr>
            <w:tcW w:w="1350" w:type="dxa"/>
          </w:tcPr>
          <w:p w14:paraId="5ED75282" w14:textId="56AE0A8B"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058525F6" w14:textId="17EDDAD2"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600E14F3" w14:textId="1A74A354" w:rsidR="000B15F4" w:rsidRPr="00032A5A" w:rsidRDefault="009D576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She would like to know the progress of project and consult to team members to ensure project success</w:t>
            </w:r>
            <w:r w:rsidR="00086496" w:rsidRPr="00032A5A">
              <w:rPr>
                <w:rFonts w:ascii="Times New Roman" w:hAnsi="Times New Roman" w:cs="Times New Roman"/>
                <w:color w:val="000000" w:themeColor="text1"/>
              </w:rPr>
              <w:t>.</w:t>
            </w:r>
          </w:p>
        </w:tc>
      </w:tr>
      <w:tr w:rsidR="000B15F4" w:rsidRPr="00032A5A" w14:paraId="1A87BD00" w14:textId="77777777" w:rsidTr="00662A76">
        <w:tc>
          <w:tcPr>
            <w:tcW w:w="2088" w:type="dxa"/>
          </w:tcPr>
          <w:p w14:paraId="1D941DBA" w14:textId="1F3E3806" w:rsidR="000B15F4" w:rsidRPr="00032A5A" w:rsidRDefault="001042A8"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color w:val="000000"/>
                <w:sz w:val="20"/>
                <w:szCs w:val="20"/>
              </w:rPr>
              <w:t>Olivia Tang</w:t>
            </w:r>
          </w:p>
        </w:tc>
        <w:tc>
          <w:tcPr>
            <w:tcW w:w="1350" w:type="dxa"/>
          </w:tcPr>
          <w:p w14:paraId="56453B84" w14:textId="2A71C8C3"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390913B7" w14:textId="320982EC"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2C462860" w14:textId="07AA930E" w:rsidR="000B15F4" w:rsidRPr="00032A5A" w:rsidRDefault="00662A76"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She would like to know the progress of project and consult to team members to ensure project success</w:t>
            </w:r>
            <w:r w:rsidR="00086496" w:rsidRPr="00032A5A">
              <w:rPr>
                <w:rFonts w:ascii="Times New Roman" w:hAnsi="Times New Roman" w:cs="Times New Roman"/>
                <w:color w:val="000000" w:themeColor="text1"/>
              </w:rPr>
              <w:t>.</w:t>
            </w:r>
          </w:p>
        </w:tc>
      </w:tr>
      <w:tr w:rsidR="00A54E14" w:rsidRPr="00032A5A" w14:paraId="7FF1C40F" w14:textId="77777777" w:rsidTr="00662A76">
        <w:tc>
          <w:tcPr>
            <w:tcW w:w="2088" w:type="dxa"/>
          </w:tcPr>
          <w:p w14:paraId="532B4142" w14:textId="0040D517" w:rsidR="00A54E14" w:rsidRPr="00032A5A" w:rsidRDefault="00C15534" w:rsidP="001042A8">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Matthew Kuo</w:t>
            </w:r>
          </w:p>
        </w:tc>
        <w:tc>
          <w:tcPr>
            <w:tcW w:w="1350" w:type="dxa"/>
          </w:tcPr>
          <w:p w14:paraId="3D736A7A" w14:textId="2D45869D" w:rsidR="00A54E14" w:rsidRPr="00032A5A" w:rsidRDefault="0038270D" w:rsidP="001042A8">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0FC89A92" w14:textId="7A87AFB6" w:rsidR="00A54E14" w:rsidRPr="00032A5A" w:rsidRDefault="0038270D" w:rsidP="001042A8">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1DDE9B1F" w14:textId="6E8C150E" w:rsidR="00A54E14" w:rsidRPr="00032A5A" w:rsidRDefault="00BB1C25" w:rsidP="001042A8">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He would like to know the progress of project because if project is successful, BCIS will attract more students each year and reduce the cost of software, increase revenue but he would not come to help team.</w:t>
            </w:r>
          </w:p>
        </w:tc>
      </w:tr>
      <w:tr w:rsidR="00326623" w:rsidRPr="00032A5A" w14:paraId="009DD24D" w14:textId="77777777" w:rsidTr="00662A76">
        <w:tc>
          <w:tcPr>
            <w:tcW w:w="2088" w:type="dxa"/>
          </w:tcPr>
          <w:p w14:paraId="708C859E" w14:textId="77777777" w:rsidR="00326623" w:rsidRPr="00032A5A" w:rsidRDefault="00326623" w:rsidP="00326623">
            <w:pPr>
              <w:spacing w:line="360" w:lineRule="auto"/>
              <w:rPr>
                <w:rFonts w:ascii="Times New Roman" w:hAnsi="Times New Roman" w:cs="Times New Roman"/>
                <w:color w:val="000000" w:themeColor="text1"/>
              </w:rPr>
            </w:pPr>
            <w:r w:rsidRPr="00032A5A">
              <w:rPr>
                <w:rFonts w:ascii="Times New Roman" w:hAnsi="Times New Roman" w:cs="Times New Roman"/>
                <w:b/>
                <w:color w:val="000000" w:themeColor="text1"/>
              </w:rPr>
              <w:lastRenderedPageBreak/>
              <w:t>Tek Tjing Lie</w:t>
            </w:r>
          </w:p>
          <w:p w14:paraId="53D85D48" w14:textId="77777777" w:rsidR="00326623" w:rsidRPr="00032A5A" w:rsidRDefault="00326623" w:rsidP="00326623">
            <w:pPr>
              <w:autoSpaceDE w:val="0"/>
              <w:autoSpaceDN w:val="0"/>
              <w:adjustRightInd w:val="0"/>
              <w:spacing w:line="360" w:lineRule="auto"/>
              <w:rPr>
                <w:rFonts w:ascii="Times New Roman" w:hAnsi="Times New Roman" w:cs="Times New Roman"/>
                <w:b/>
                <w:color w:val="000000"/>
                <w:sz w:val="20"/>
                <w:szCs w:val="20"/>
              </w:rPr>
            </w:pPr>
          </w:p>
        </w:tc>
        <w:tc>
          <w:tcPr>
            <w:tcW w:w="1350" w:type="dxa"/>
          </w:tcPr>
          <w:p w14:paraId="2E7F83C6" w14:textId="59EEFE00" w:rsidR="00326623" w:rsidRPr="00032A5A" w:rsidRDefault="00326623" w:rsidP="00326623">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High</w:t>
            </w:r>
          </w:p>
        </w:tc>
        <w:tc>
          <w:tcPr>
            <w:tcW w:w="1260" w:type="dxa"/>
          </w:tcPr>
          <w:p w14:paraId="6CEF1CFE" w14:textId="40932CBA" w:rsidR="00326623" w:rsidRPr="00032A5A" w:rsidRDefault="00326623" w:rsidP="00326623">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Low</w:t>
            </w:r>
          </w:p>
        </w:tc>
        <w:tc>
          <w:tcPr>
            <w:tcW w:w="4653" w:type="dxa"/>
          </w:tcPr>
          <w:p w14:paraId="2C3822DA" w14:textId="6927B688" w:rsidR="00326623" w:rsidRPr="00032A5A" w:rsidRDefault="00326623" w:rsidP="00326623">
            <w:pPr>
              <w:autoSpaceDE w:val="0"/>
              <w:autoSpaceDN w:val="0"/>
              <w:adjustRightInd w:val="0"/>
              <w:spacing w:line="360" w:lineRule="auto"/>
              <w:rPr>
                <w:rFonts w:ascii="Times New Roman" w:hAnsi="Times New Roman" w:cs="Times New Roman"/>
                <w:color w:val="000000" w:themeColor="text1"/>
              </w:rPr>
            </w:pPr>
            <w:r w:rsidRPr="00032A5A">
              <w:rPr>
                <w:rFonts w:ascii="Times New Roman" w:hAnsi="Times New Roman" w:cs="Times New Roman"/>
                <w:color w:val="000000" w:themeColor="text1"/>
              </w:rPr>
              <w:t xml:space="preserve">He would like to stay informed and maintain interest in the project.  </w:t>
            </w:r>
          </w:p>
        </w:tc>
      </w:tr>
    </w:tbl>
    <w:p w14:paraId="2422CF4B" w14:textId="66772FEF" w:rsidR="003B4DE9" w:rsidRPr="00032A5A" w:rsidRDefault="003B4DE9">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p w14:paraId="580A6292" w14:textId="77777777" w:rsidR="00015843" w:rsidRPr="00032A5A" w:rsidRDefault="00015843" w:rsidP="00DC3210">
      <w:pPr>
        <w:pStyle w:val="Heading1"/>
        <w:rPr>
          <w:rFonts w:cs="Times New Roman"/>
        </w:rPr>
        <w:sectPr w:rsidR="00015843" w:rsidRPr="00032A5A">
          <w:pgSz w:w="11906" w:h="16838"/>
          <w:pgMar w:top="1440" w:right="1440" w:bottom="1440" w:left="1440" w:header="708" w:footer="708" w:gutter="0"/>
          <w:cols w:space="708"/>
          <w:docGrid w:linePitch="360"/>
        </w:sectPr>
      </w:pPr>
    </w:p>
    <w:p w14:paraId="02FB429F" w14:textId="6FE4916F" w:rsidR="00444867" w:rsidRPr="00032A5A" w:rsidRDefault="00444867" w:rsidP="00444867">
      <w:pPr>
        <w:pStyle w:val="Heading2"/>
        <w:rPr>
          <w:rFonts w:cs="Times New Roman"/>
        </w:rPr>
      </w:pPr>
      <w:bookmarkStart w:id="329" w:name="_Toc195128357"/>
      <w:bookmarkStart w:id="330" w:name="_Ref194807010"/>
      <w:bookmarkStart w:id="331" w:name="_Ref194807229"/>
      <w:bookmarkStart w:id="332" w:name="_Toc195128874"/>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Pr="00032A5A">
        <w:rPr>
          <w:rFonts w:cs="Times New Roman"/>
          <w:noProof/>
        </w:rPr>
        <w:t>E</w:t>
      </w:r>
      <w:r w:rsidRPr="00032A5A">
        <w:rPr>
          <w:rFonts w:cs="Times New Roman"/>
        </w:rPr>
        <w:fldChar w:fldCharType="end"/>
      </w:r>
      <w:r w:rsidRPr="00032A5A">
        <w:rPr>
          <w:rFonts w:cs="Times New Roman"/>
        </w:rPr>
        <w:t xml:space="preserve"> – Tools Comparison</w:t>
      </w:r>
      <w:bookmarkEnd w:id="329"/>
      <w:bookmarkEnd w:id="332"/>
    </w:p>
    <w:tbl>
      <w:tblPr>
        <w:tblW w:w="5000" w:type="pct"/>
        <w:tblCellMar>
          <w:left w:w="0" w:type="dxa"/>
          <w:right w:w="0" w:type="dxa"/>
        </w:tblCellMar>
        <w:tblLook w:val="0420" w:firstRow="1" w:lastRow="0" w:firstColumn="0" w:lastColumn="0" w:noHBand="0" w:noVBand="1"/>
      </w:tblPr>
      <w:tblGrid>
        <w:gridCol w:w="1555"/>
        <w:gridCol w:w="3698"/>
        <w:gridCol w:w="3757"/>
      </w:tblGrid>
      <w:tr w:rsidR="002C3740" w:rsidRPr="002C3740" w14:paraId="6890DDA4"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D6EF41" w14:textId="45E361AB" w:rsidR="002C3740" w:rsidRPr="002C3740" w:rsidRDefault="00444867" w:rsidP="002C3740">
            <w:pPr>
              <w:spacing w:after="160" w:line="278" w:lineRule="auto"/>
              <w:rPr>
                <w:rFonts w:ascii="Times New Roman" w:hAnsi="Times New Roman" w:cs="Times New Roman"/>
                <w:sz w:val="24"/>
              </w:rPr>
            </w:pPr>
            <w:r w:rsidRPr="00032A5A">
              <w:rPr>
                <w:rFonts w:ascii="Times New Roman" w:hAnsi="Times New Roman" w:cs="Times New Roman"/>
                <w:sz w:val="24"/>
              </w:rPr>
              <w:br w:type="page"/>
            </w:r>
            <w:r w:rsidR="002C3740" w:rsidRPr="002C3740">
              <w:rPr>
                <w:rFonts w:ascii="Times New Roman" w:hAnsi="Times New Roman" w:cs="Times New Roman"/>
                <w:b/>
                <w:bCs/>
                <w:sz w:val="24"/>
                <w:lang w:val="en-US"/>
              </w:rPr>
              <w:t>Comparison</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00A5758C" w14:textId="77777777" w:rsidR="002C3740" w:rsidRPr="002C3740" w:rsidRDefault="002C3740" w:rsidP="002C3740">
            <w:pPr>
              <w:spacing w:after="160" w:line="278" w:lineRule="auto"/>
              <w:rPr>
                <w:rFonts w:ascii="Times New Roman" w:hAnsi="Times New Roman" w:cs="Times New Roman"/>
                <w:sz w:val="24"/>
              </w:rPr>
            </w:pPr>
            <w:r w:rsidRPr="002C3740">
              <w:rPr>
                <w:rFonts w:ascii="Times New Roman" w:hAnsi="Times New Roman" w:cs="Times New Roman"/>
                <w:b/>
                <w:bCs/>
                <w:sz w:val="24"/>
                <w:lang w:val="en-US"/>
              </w:rPr>
              <w:t>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669B22BF" w14:textId="77777777" w:rsidR="002C3740" w:rsidRPr="002C3740" w:rsidRDefault="002C3740" w:rsidP="002C3740">
            <w:pPr>
              <w:spacing w:after="160" w:line="278" w:lineRule="auto"/>
              <w:rPr>
                <w:rFonts w:ascii="Times New Roman" w:hAnsi="Times New Roman" w:cs="Times New Roman"/>
                <w:sz w:val="24"/>
              </w:rPr>
            </w:pPr>
            <w:r w:rsidRPr="002C3740">
              <w:rPr>
                <w:rFonts w:ascii="Times New Roman" w:hAnsi="Times New Roman" w:cs="Times New Roman"/>
                <w:b/>
                <w:bCs/>
                <w:sz w:val="24"/>
                <w:lang w:val="en-US"/>
              </w:rPr>
              <w:t>D-ITG</w:t>
            </w:r>
          </w:p>
        </w:tc>
      </w:tr>
      <w:tr w:rsidR="002C3740" w:rsidRPr="002C3740" w14:paraId="612200D9" w14:textId="77777777" w:rsidTr="002C3740">
        <w:trPr>
          <w:trHeight w:val="2921"/>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93C33C"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lang w:val="en-US"/>
              </w:rPr>
              <w:t>Performance</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7B5826D" w14:textId="77777777" w:rsidR="002C3740" w:rsidRPr="002C3740" w:rsidRDefault="002C3740" w:rsidP="0071765A">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Measures the maximum achievable bandwidth on IP networks.</w:t>
            </w:r>
          </w:p>
          <w:p w14:paraId="09598131" w14:textId="77777777" w:rsidR="002C3740" w:rsidRPr="002C3740" w:rsidRDefault="002C3740" w:rsidP="0071765A">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Reports throughput, bitrate, loss and other parameters for each test.</w:t>
            </w:r>
          </w:p>
          <w:p w14:paraId="49BDF65D" w14:textId="77777777" w:rsidR="002C3740" w:rsidRPr="002C3740" w:rsidRDefault="002C3740" w:rsidP="0071765A">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 xml:space="preserve">Consists of features such as nuttcp and netperf. </w:t>
            </w:r>
          </w:p>
          <w:p w14:paraId="17A12528" w14:textId="77777777" w:rsidR="002C3740" w:rsidRPr="002C3740" w:rsidRDefault="002C3740" w:rsidP="0071765A">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Not backwards compatible with original 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C1B1B11" w14:textId="77777777" w:rsidR="002C3740" w:rsidRPr="002C3740" w:rsidRDefault="002C3740" w:rsidP="0071765A">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D-ITG measures delay, jitter, loss throughput.</w:t>
            </w:r>
          </w:p>
          <w:p w14:paraId="56EA231B" w14:textId="77777777" w:rsidR="002C3740" w:rsidRPr="002C3740" w:rsidRDefault="002C3740" w:rsidP="0071765A">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Uses logs to calculate performance metrics.</w:t>
            </w:r>
          </w:p>
          <w:p w14:paraId="6F51AB08"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rPr>
              <w:t>D-ITG compromises of different components:</w:t>
            </w:r>
          </w:p>
          <w:p w14:paraId="2B1B4526" w14:textId="77777777" w:rsidR="002C3740" w:rsidRPr="002C3740" w:rsidRDefault="002C3740" w:rsidP="0071765A">
            <w:pPr>
              <w:numPr>
                <w:ilvl w:val="1"/>
                <w:numId w:val="39"/>
              </w:numPr>
              <w:spacing w:line="278" w:lineRule="auto"/>
              <w:rPr>
                <w:rFonts w:ascii="Times New Roman" w:hAnsi="Times New Roman" w:cs="Times New Roman"/>
                <w:sz w:val="24"/>
              </w:rPr>
            </w:pPr>
            <w:r w:rsidRPr="002C3740">
              <w:rPr>
                <w:rFonts w:ascii="Times New Roman" w:hAnsi="Times New Roman" w:cs="Times New Roman"/>
                <w:sz w:val="24"/>
              </w:rPr>
              <w:t>ITGSend</w:t>
            </w:r>
          </w:p>
          <w:p w14:paraId="5038845E" w14:textId="77777777" w:rsidR="002C3740" w:rsidRPr="002C3740" w:rsidRDefault="002C3740" w:rsidP="0071765A">
            <w:pPr>
              <w:numPr>
                <w:ilvl w:val="1"/>
                <w:numId w:val="39"/>
              </w:numPr>
              <w:spacing w:line="278" w:lineRule="auto"/>
              <w:rPr>
                <w:rFonts w:ascii="Times New Roman" w:hAnsi="Times New Roman" w:cs="Times New Roman"/>
                <w:sz w:val="24"/>
              </w:rPr>
            </w:pPr>
            <w:r w:rsidRPr="002C3740">
              <w:rPr>
                <w:rFonts w:ascii="Times New Roman" w:hAnsi="Times New Roman" w:cs="Times New Roman"/>
                <w:sz w:val="24"/>
              </w:rPr>
              <w:t>ITGRecv</w:t>
            </w:r>
          </w:p>
          <w:p w14:paraId="233AE184" w14:textId="77777777" w:rsidR="002C3740" w:rsidRPr="002C3740" w:rsidRDefault="002C3740" w:rsidP="0071765A">
            <w:pPr>
              <w:numPr>
                <w:ilvl w:val="1"/>
                <w:numId w:val="39"/>
              </w:numPr>
              <w:spacing w:line="278" w:lineRule="auto"/>
              <w:rPr>
                <w:rFonts w:ascii="Times New Roman" w:hAnsi="Times New Roman" w:cs="Times New Roman"/>
                <w:sz w:val="24"/>
              </w:rPr>
            </w:pPr>
            <w:r w:rsidRPr="002C3740">
              <w:rPr>
                <w:rFonts w:ascii="Times New Roman" w:hAnsi="Times New Roman" w:cs="Times New Roman"/>
                <w:sz w:val="24"/>
              </w:rPr>
              <w:t>ITGLog</w:t>
            </w:r>
          </w:p>
          <w:p w14:paraId="24EA56DA" w14:textId="77777777" w:rsidR="002C3740" w:rsidRPr="002C3740" w:rsidRDefault="002C3740" w:rsidP="0071765A">
            <w:pPr>
              <w:numPr>
                <w:ilvl w:val="1"/>
                <w:numId w:val="39"/>
              </w:numPr>
              <w:spacing w:line="278" w:lineRule="auto"/>
              <w:rPr>
                <w:rFonts w:ascii="Times New Roman" w:hAnsi="Times New Roman" w:cs="Times New Roman"/>
                <w:sz w:val="24"/>
              </w:rPr>
            </w:pPr>
            <w:r w:rsidRPr="002C3740">
              <w:rPr>
                <w:rFonts w:ascii="Times New Roman" w:hAnsi="Times New Roman" w:cs="Times New Roman"/>
                <w:sz w:val="24"/>
              </w:rPr>
              <w:t>ITGManager</w:t>
            </w:r>
          </w:p>
          <w:p w14:paraId="4D12B120" w14:textId="77777777" w:rsidR="002C3740" w:rsidRPr="002C3740" w:rsidRDefault="002C3740" w:rsidP="0071765A">
            <w:pPr>
              <w:numPr>
                <w:ilvl w:val="1"/>
                <w:numId w:val="39"/>
              </w:numPr>
              <w:spacing w:line="278" w:lineRule="auto"/>
              <w:rPr>
                <w:rFonts w:ascii="Times New Roman" w:hAnsi="Times New Roman" w:cs="Times New Roman"/>
                <w:sz w:val="24"/>
              </w:rPr>
            </w:pPr>
            <w:r w:rsidRPr="002C3740">
              <w:rPr>
                <w:rFonts w:ascii="Times New Roman" w:hAnsi="Times New Roman" w:cs="Times New Roman"/>
                <w:sz w:val="24"/>
              </w:rPr>
              <w:t>ITGDec</w:t>
            </w:r>
          </w:p>
        </w:tc>
      </w:tr>
      <w:tr w:rsidR="002C3740" w:rsidRPr="002C3740" w14:paraId="43804FFF" w14:textId="77777777" w:rsidTr="002C3740">
        <w:trPr>
          <w:trHeight w:val="1464"/>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877812"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lang w:val="en-US"/>
              </w:rPr>
              <w:t>Feature 1</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163251" w14:textId="77777777" w:rsidR="002C3740" w:rsidRPr="002C3740" w:rsidRDefault="002C3740" w:rsidP="0071765A">
            <w:pPr>
              <w:numPr>
                <w:ilvl w:val="0"/>
                <w:numId w:val="40"/>
              </w:numPr>
              <w:spacing w:line="278" w:lineRule="auto"/>
              <w:rPr>
                <w:rFonts w:ascii="Times New Roman" w:hAnsi="Times New Roman" w:cs="Times New Roman"/>
                <w:sz w:val="24"/>
              </w:rPr>
            </w:pPr>
            <w:r w:rsidRPr="002C3740">
              <w:rPr>
                <w:rFonts w:ascii="Times New Roman" w:hAnsi="Times New Roman" w:cs="Times New Roman"/>
                <w:sz w:val="24"/>
              </w:rPr>
              <w:t>Rewritten from scratch</w:t>
            </w:r>
          </w:p>
          <w:p w14:paraId="269516EF" w14:textId="77777777" w:rsidR="002C3740" w:rsidRPr="002C3740" w:rsidRDefault="002C3740" w:rsidP="0071765A">
            <w:pPr>
              <w:numPr>
                <w:ilvl w:val="0"/>
                <w:numId w:val="40"/>
              </w:numPr>
              <w:spacing w:line="278" w:lineRule="auto"/>
              <w:rPr>
                <w:rFonts w:ascii="Times New Roman" w:hAnsi="Times New Roman" w:cs="Times New Roman"/>
                <w:sz w:val="24"/>
              </w:rPr>
            </w:pPr>
            <w:r w:rsidRPr="002C3740">
              <w:rPr>
                <w:rFonts w:ascii="Times New Roman" w:hAnsi="Times New Roman" w:cs="Times New Roman"/>
                <w:sz w:val="24"/>
              </w:rPr>
              <w:t>Goal is to have a smaller, simpler code base.</w:t>
            </w:r>
          </w:p>
          <w:p w14:paraId="409D8991" w14:textId="77777777" w:rsidR="002C3740" w:rsidRPr="002C3740" w:rsidRDefault="002C3740" w:rsidP="0071765A">
            <w:pPr>
              <w:numPr>
                <w:ilvl w:val="0"/>
                <w:numId w:val="40"/>
              </w:numPr>
              <w:spacing w:line="278" w:lineRule="auto"/>
              <w:rPr>
                <w:rFonts w:ascii="Times New Roman" w:hAnsi="Times New Roman" w:cs="Times New Roman"/>
                <w:sz w:val="24"/>
              </w:rPr>
            </w:pPr>
            <w:r w:rsidRPr="002C3740">
              <w:rPr>
                <w:rFonts w:ascii="Times New Roman" w:hAnsi="Times New Roman" w:cs="Times New Roman"/>
                <w:sz w:val="24"/>
              </w:rPr>
              <w:t>Has a library version for other programs</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6B36919"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rPr>
              <w:t>Supports layer 7 features:</w:t>
            </w:r>
          </w:p>
          <w:p w14:paraId="5BD3D3B9" w14:textId="77777777" w:rsidR="002C3740" w:rsidRPr="002C3740" w:rsidRDefault="002C3740" w:rsidP="0071765A">
            <w:pPr>
              <w:numPr>
                <w:ilvl w:val="0"/>
                <w:numId w:val="41"/>
              </w:numPr>
              <w:spacing w:line="278" w:lineRule="auto"/>
              <w:rPr>
                <w:rFonts w:ascii="Times New Roman" w:hAnsi="Times New Roman" w:cs="Times New Roman"/>
                <w:sz w:val="24"/>
              </w:rPr>
            </w:pPr>
            <w:r w:rsidRPr="002C3740">
              <w:rPr>
                <w:rFonts w:ascii="Times New Roman" w:hAnsi="Times New Roman" w:cs="Times New Roman"/>
                <w:sz w:val="24"/>
              </w:rPr>
              <w:t>Predefined stochastic profiles (e.g. Telnet, VolP).</w:t>
            </w:r>
          </w:p>
          <w:p w14:paraId="686E52EC" w14:textId="77777777" w:rsidR="002C3740" w:rsidRPr="002C3740" w:rsidRDefault="002C3740" w:rsidP="0071765A">
            <w:pPr>
              <w:numPr>
                <w:ilvl w:val="0"/>
                <w:numId w:val="41"/>
              </w:numPr>
              <w:spacing w:line="278" w:lineRule="auto"/>
              <w:rPr>
                <w:rFonts w:ascii="Times New Roman" w:hAnsi="Times New Roman" w:cs="Times New Roman"/>
                <w:sz w:val="24"/>
              </w:rPr>
            </w:pPr>
            <w:r w:rsidRPr="002C3740">
              <w:rPr>
                <w:rFonts w:ascii="Times New Roman" w:hAnsi="Times New Roman" w:cs="Times New Roman"/>
                <w:sz w:val="24"/>
              </w:rPr>
              <w:t>Custom payload (random or a file)</w:t>
            </w:r>
          </w:p>
          <w:p w14:paraId="6B700518" w14:textId="77777777" w:rsidR="002C3740" w:rsidRPr="002C3740" w:rsidRDefault="002C3740" w:rsidP="0071765A">
            <w:pPr>
              <w:numPr>
                <w:ilvl w:val="0"/>
                <w:numId w:val="41"/>
              </w:numPr>
              <w:spacing w:line="278" w:lineRule="auto"/>
              <w:rPr>
                <w:rFonts w:ascii="Times New Roman" w:hAnsi="Times New Roman" w:cs="Times New Roman"/>
                <w:sz w:val="24"/>
              </w:rPr>
            </w:pPr>
            <w:r w:rsidRPr="002C3740">
              <w:rPr>
                <w:rFonts w:ascii="Times New Roman" w:hAnsi="Times New Roman" w:cs="Times New Roman"/>
                <w:sz w:val="24"/>
              </w:rPr>
              <w:t xml:space="preserve">Both PS and IDT support stochastic processes. </w:t>
            </w:r>
          </w:p>
        </w:tc>
      </w:tr>
      <w:tr w:rsidR="002C3740" w:rsidRPr="002C3740" w14:paraId="4E0DBA86"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2C89C13B"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lang w:val="en-US"/>
              </w:rPr>
              <w:t>Feature 2</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BC6B4DF" w14:textId="77777777" w:rsidR="002C3740" w:rsidRPr="002C3740" w:rsidRDefault="002C3740" w:rsidP="0071765A">
            <w:pPr>
              <w:numPr>
                <w:ilvl w:val="0"/>
                <w:numId w:val="42"/>
              </w:numPr>
              <w:spacing w:line="278" w:lineRule="auto"/>
              <w:rPr>
                <w:rFonts w:ascii="Times New Roman" w:hAnsi="Times New Roman" w:cs="Times New Roman"/>
                <w:sz w:val="24"/>
              </w:rPr>
            </w:pPr>
            <w:r w:rsidRPr="002C3740">
              <w:rPr>
                <w:rFonts w:ascii="Times New Roman" w:hAnsi="Times New Roman" w:cs="Times New Roman"/>
                <w:sz w:val="24"/>
              </w:rPr>
              <w:t>Measures bandwidth and performance</w:t>
            </w:r>
          </w:p>
          <w:p w14:paraId="5115B0F1" w14:textId="77777777" w:rsidR="002C3740" w:rsidRPr="002C3740" w:rsidRDefault="002C3740" w:rsidP="0071765A">
            <w:pPr>
              <w:numPr>
                <w:ilvl w:val="0"/>
                <w:numId w:val="42"/>
              </w:numPr>
              <w:spacing w:line="278" w:lineRule="auto"/>
              <w:rPr>
                <w:rFonts w:ascii="Times New Roman" w:hAnsi="Times New Roman" w:cs="Times New Roman"/>
                <w:sz w:val="24"/>
              </w:rPr>
            </w:pPr>
            <w:r w:rsidRPr="002C3740">
              <w:rPr>
                <w:rFonts w:ascii="Times New Roman" w:hAnsi="Times New Roman" w:cs="Times New Roman"/>
                <w:sz w:val="24"/>
              </w:rPr>
              <w:t>Supports TCP and UDP</w:t>
            </w:r>
          </w:p>
          <w:p w14:paraId="4831F6E6" w14:textId="77777777" w:rsidR="002C3740" w:rsidRPr="002C3740" w:rsidRDefault="002C3740" w:rsidP="0071765A">
            <w:pPr>
              <w:numPr>
                <w:ilvl w:val="0"/>
                <w:numId w:val="42"/>
              </w:numPr>
              <w:spacing w:line="278" w:lineRule="auto"/>
              <w:rPr>
                <w:rFonts w:ascii="Times New Roman" w:hAnsi="Times New Roman" w:cs="Times New Roman"/>
                <w:sz w:val="24"/>
              </w:rPr>
            </w:pPr>
            <w:r w:rsidRPr="002C3740">
              <w:rPr>
                <w:rFonts w:ascii="Times New Roman" w:hAnsi="Times New Roman" w:cs="Times New Roman"/>
                <w:sz w:val="24"/>
              </w:rPr>
              <w:t>Reports packet loss and delay</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FD9BE3B"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rPr>
              <w:t>Packet-level QoS metrics:</w:t>
            </w:r>
          </w:p>
          <w:p w14:paraId="1F63ADC2" w14:textId="77777777" w:rsidR="002C3740" w:rsidRPr="002C3740" w:rsidRDefault="002C3740" w:rsidP="0071765A">
            <w:pPr>
              <w:numPr>
                <w:ilvl w:val="0"/>
                <w:numId w:val="43"/>
              </w:numPr>
              <w:spacing w:line="278" w:lineRule="auto"/>
              <w:rPr>
                <w:rFonts w:ascii="Times New Roman" w:hAnsi="Times New Roman" w:cs="Times New Roman"/>
                <w:sz w:val="24"/>
              </w:rPr>
            </w:pPr>
            <w:r w:rsidRPr="002C3740">
              <w:rPr>
                <w:rFonts w:ascii="Times New Roman" w:hAnsi="Times New Roman" w:cs="Times New Roman"/>
                <w:sz w:val="24"/>
              </w:rPr>
              <w:t>Bitrate, packet rate, one way relay, round trip time, jitter and packet loss.</w:t>
            </w:r>
          </w:p>
        </w:tc>
      </w:tr>
    </w:tbl>
    <w:p w14:paraId="57D42C58" w14:textId="39805ACB" w:rsidR="00444867" w:rsidRPr="00032A5A" w:rsidRDefault="00444867">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p>
    <w:p w14:paraId="626D1BA8" w14:textId="77777777" w:rsidR="002C3740" w:rsidRPr="00032A5A" w:rsidRDefault="002C3740">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3B553CD6" w14:textId="09797163" w:rsidR="00D34BD1" w:rsidRPr="00032A5A" w:rsidRDefault="00D34BD1" w:rsidP="00D34BD1">
      <w:pPr>
        <w:pStyle w:val="Heading2"/>
        <w:rPr>
          <w:rFonts w:cs="Times New Roman"/>
        </w:rPr>
      </w:pPr>
      <w:bookmarkStart w:id="333" w:name="_Toc195128358"/>
      <w:bookmarkStart w:id="334" w:name="_Ref195128719"/>
      <w:bookmarkStart w:id="335" w:name="_Toc195128875"/>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F</w:t>
      </w:r>
      <w:r w:rsidRPr="00032A5A">
        <w:rPr>
          <w:rFonts w:cs="Times New Roman"/>
        </w:rPr>
        <w:fldChar w:fldCharType="end"/>
      </w:r>
      <w:bookmarkEnd w:id="330"/>
      <w:bookmarkEnd w:id="334"/>
      <w:r w:rsidRPr="00032A5A">
        <w:rPr>
          <w:rFonts w:cs="Times New Roman"/>
        </w:rPr>
        <w:t xml:space="preserve"> – Milestone Report</w:t>
      </w:r>
      <w:bookmarkEnd w:id="333"/>
      <w:bookmarkEnd w:id="335"/>
    </w:p>
    <w:p w14:paraId="500BA73F" w14:textId="77777777" w:rsidR="00D34BD1" w:rsidRPr="00032A5A" w:rsidRDefault="00D34BD1" w:rsidP="00D34BD1">
      <w:pPr>
        <w:rPr>
          <w:rFonts w:ascii="Times New Roman" w:hAnsi="Times New Roman" w:cs="Times New Roman"/>
          <w:lang w:eastAsia="en-US"/>
        </w:rPr>
      </w:pPr>
    </w:p>
    <w:p w14:paraId="6A1BFCFE" w14:textId="77777777" w:rsidR="00D34BD1" w:rsidRPr="00032A5A" w:rsidRDefault="00D34BD1" w:rsidP="00D34BD1">
      <w:pPr>
        <w:rPr>
          <w:rFonts w:ascii="Times New Roman" w:hAnsi="Times New Roman" w:cs="Times New Roman"/>
          <w:b/>
          <w:bCs/>
        </w:rPr>
      </w:pPr>
      <w:r w:rsidRPr="00032A5A">
        <w:rPr>
          <w:rFonts w:ascii="Times New Roman" w:hAnsi="Times New Roman" w:cs="Times New Roman"/>
          <w:b/>
          <w:bCs/>
        </w:rPr>
        <w:t>Author: Larissa Goh</w:t>
      </w:r>
    </w:p>
    <w:p w14:paraId="4EC585B2" w14:textId="44A94BFE" w:rsidR="00D34BD1" w:rsidRPr="00032A5A" w:rsidRDefault="00D34BD1" w:rsidP="00D34BD1">
      <w:pPr>
        <w:rPr>
          <w:rFonts w:ascii="Times New Roman" w:hAnsi="Times New Roman" w:cs="Times New Roman"/>
          <w:b/>
          <w:bCs/>
        </w:rPr>
      </w:pPr>
      <w:r w:rsidRPr="00032A5A">
        <w:rPr>
          <w:rFonts w:ascii="Times New Roman" w:hAnsi="Times New Roman" w:cs="Times New Roman"/>
          <w:b/>
          <w:bCs/>
        </w:rPr>
        <w:t>Date: 0</w:t>
      </w:r>
      <w:r w:rsidR="00EB0A1E" w:rsidRPr="00032A5A">
        <w:rPr>
          <w:rFonts w:ascii="Times New Roman" w:hAnsi="Times New Roman" w:cs="Times New Roman"/>
          <w:b/>
          <w:bCs/>
        </w:rPr>
        <w:t>6</w:t>
      </w:r>
      <w:r w:rsidRPr="00032A5A">
        <w:rPr>
          <w:rFonts w:ascii="Times New Roman" w:hAnsi="Times New Roman" w:cs="Times New Roman"/>
          <w:b/>
          <w:bCs/>
        </w:rPr>
        <w:t>/04/2025</w:t>
      </w:r>
    </w:p>
    <w:p w14:paraId="0AA6ED50" w14:textId="77777777" w:rsidR="00D34BD1" w:rsidRPr="00032A5A" w:rsidRDefault="00D34BD1" w:rsidP="00D34BD1">
      <w:pPr>
        <w:spacing w:after="240"/>
        <w:rPr>
          <w:rFonts w:ascii="Times New Roman" w:hAnsi="Times New Roman" w:cs="Times New Roman"/>
          <w:b/>
          <w:bCs/>
          <w:lang w:eastAsia="en-US"/>
        </w:rPr>
      </w:pPr>
      <w:r w:rsidRPr="00032A5A">
        <w:rPr>
          <w:rFonts w:ascii="Times New Roman" w:hAnsi="Times New Roman" w:cs="Times New Roman"/>
          <w:b/>
          <w:bCs/>
          <w:lang w:eastAsia="en-US"/>
        </w:rPr>
        <w:t>Version: 1.0</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1"/>
        <w:gridCol w:w="1182"/>
        <w:gridCol w:w="1443"/>
        <w:gridCol w:w="2130"/>
      </w:tblGrid>
      <w:tr w:rsidR="00D34BD1" w:rsidRPr="00032A5A" w14:paraId="6FD250CA" w14:textId="77777777" w:rsidTr="00BD021B">
        <w:trPr>
          <w:trHeight w:val="268"/>
        </w:trPr>
        <w:tc>
          <w:tcPr>
            <w:tcW w:w="3397" w:type="dxa"/>
          </w:tcPr>
          <w:p w14:paraId="40EABBE7" w14:textId="77777777" w:rsidR="00D34BD1" w:rsidRPr="00032A5A" w:rsidRDefault="00D34BD1">
            <w:pPr>
              <w:rPr>
                <w:rFonts w:ascii="Times New Roman" w:hAnsi="Times New Roman" w:cs="Times New Roman"/>
                <w:b/>
                <w:bCs/>
                <w:lang w:eastAsia="en-US"/>
              </w:rPr>
            </w:pPr>
            <w:r w:rsidRPr="00032A5A">
              <w:rPr>
                <w:rFonts w:ascii="Times New Roman" w:hAnsi="Times New Roman" w:cs="Times New Roman"/>
                <w:b/>
                <w:bCs/>
                <w:lang w:eastAsia="en-US"/>
              </w:rPr>
              <w:t>Milestone</w:t>
            </w:r>
          </w:p>
        </w:tc>
        <w:tc>
          <w:tcPr>
            <w:tcW w:w="1251" w:type="dxa"/>
          </w:tcPr>
          <w:p w14:paraId="08375C58"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Date</w:t>
            </w:r>
          </w:p>
        </w:tc>
        <w:tc>
          <w:tcPr>
            <w:tcW w:w="1182" w:type="dxa"/>
          </w:tcPr>
          <w:p w14:paraId="4EDE6420"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Status</w:t>
            </w:r>
          </w:p>
        </w:tc>
        <w:tc>
          <w:tcPr>
            <w:tcW w:w="1443" w:type="dxa"/>
          </w:tcPr>
          <w:p w14:paraId="44B3F664"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Responsible</w:t>
            </w:r>
          </w:p>
        </w:tc>
        <w:tc>
          <w:tcPr>
            <w:tcW w:w="2130" w:type="dxa"/>
          </w:tcPr>
          <w:p w14:paraId="47004134"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Issues/Comments</w:t>
            </w:r>
          </w:p>
        </w:tc>
      </w:tr>
      <w:tr w:rsidR="00D34BD1" w:rsidRPr="00032A5A" w14:paraId="44226A20" w14:textId="77777777" w:rsidTr="00684320">
        <w:trPr>
          <w:trHeight w:val="533"/>
        </w:trPr>
        <w:tc>
          <w:tcPr>
            <w:tcW w:w="3397" w:type="dxa"/>
          </w:tcPr>
          <w:p w14:paraId="72723A9C" w14:textId="5D644345"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 xml:space="preserve">Team Portfolio Structure </w:t>
            </w:r>
          </w:p>
        </w:tc>
        <w:tc>
          <w:tcPr>
            <w:tcW w:w="1251" w:type="dxa"/>
          </w:tcPr>
          <w:p w14:paraId="233F5BC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50B174F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2E0984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D3F656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61615FB3" w14:textId="77777777" w:rsidTr="00BD021B">
        <w:trPr>
          <w:trHeight w:val="297"/>
        </w:trPr>
        <w:tc>
          <w:tcPr>
            <w:tcW w:w="3397" w:type="dxa"/>
          </w:tcPr>
          <w:p w14:paraId="774E269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Schedule</w:t>
            </w:r>
          </w:p>
        </w:tc>
        <w:tc>
          <w:tcPr>
            <w:tcW w:w="1251" w:type="dxa"/>
          </w:tcPr>
          <w:p w14:paraId="0C2A537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25/03/25</w:t>
            </w:r>
          </w:p>
        </w:tc>
        <w:tc>
          <w:tcPr>
            <w:tcW w:w="1182" w:type="dxa"/>
          </w:tcPr>
          <w:p w14:paraId="4ED06DC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2D0FF63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58662334" w14:textId="02D53ED5"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6E85619" w14:textId="77777777" w:rsidTr="00BD021B">
        <w:trPr>
          <w:trHeight w:val="431"/>
        </w:trPr>
        <w:tc>
          <w:tcPr>
            <w:tcW w:w="3397" w:type="dxa"/>
          </w:tcPr>
          <w:p w14:paraId="6FA13FC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Stakeholder Register V1</w:t>
            </w:r>
          </w:p>
        </w:tc>
        <w:tc>
          <w:tcPr>
            <w:tcW w:w="1251" w:type="dxa"/>
          </w:tcPr>
          <w:p w14:paraId="18178DE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5AABB92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08EAC5AB"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31ADE2F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413F3F3" w14:textId="77777777" w:rsidTr="00BD021B">
        <w:trPr>
          <w:trHeight w:val="416"/>
        </w:trPr>
        <w:tc>
          <w:tcPr>
            <w:tcW w:w="3397" w:type="dxa"/>
          </w:tcPr>
          <w:p w14:paraId="4A3BE46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 xml:space="preserve">Team Contract </w:t>
            </w:r>
          </w:p>
        </w:tc>
        <w:tc>
          <w:tcPr>
            <w:tcW w:w="1251" w:type="dxa"/>
          </w:tcPr>
          <w:p w14:paraId="76B6563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4C15DC5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DB39CB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6E9137BB" w14:textId="028803A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7333B9" w:rsidRPr="00032A5A">
              <w:rPr>
                <w:rFonts w:ascii="Times New Roman" w:eastAsia="Calibri" w:hAnsi="Times New Roman" w:cs="Times New Roman"/>
                <w:szCs w:val="22"/>
                <w:lang w:eastAsia="en-US"/>
              </w:rPr>
              <w:t xml:space="preserve"> and signed by all team members</w:t>
            </w:r>
          </w:p>
        </w:tc>
      </w:tr>
      <w:tr w:rsidR="0082408D" w:rsidRPr="00032A5A" w14:paraId="2133BAB3" w14:textId="77777777" w:rsidTr="00BD021B">
        <w:trPr>
          <w:trHeight w:val="416"/>
        </w:trPr>
        <w:tc>
          <w:tcPr>
            <w:tcW w:w="3397" w:type="dxa"/>
          </w:tcPr>
          <w:p w14:paraId="59A1188B" w14:textId="7FC3B4C9" w:rsidR="0082408D" w:rsidRPr="00032A5A" w:rsidRDefault="0082408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Client Contract</w:t>
            </w:r>
          </w:p>
        </w:tc>
        <w:tc>
          <w:tcPr>
            <w:tcW w:w="1251" w:type="dxa"/>
          </w:tcPr>
          <w:p w14:paraId="143773E6" w14:textId="5148E9B1"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02/04/25</w:t>
            </w:r>
          </w:p>
        </w:tc>
        <w:tc>
          <w:tcPr>
            <w:tcW w:w="1182" w:type="dxa"/>
          </w:tcPr>
          <w:p w14:paraId="2E660B82" w14:textId="0F5DD452"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BD4429C" w14:textId="7C8D56F1"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90C1FFB" w14:textId="34C8F771"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EA4427" w:rsidRPr="00032A5A">
              <w:rPr>
                <w:rFonts w:ascii="Times New Roman" w:eastAsia="Calibri" w:hAnsi="Times New Roman" w:cs="Times New Roman"/>
                <w:szCs w:val="22"/>
                <w:lang w:eastAsia="en-US"/>
              </w:rPr>
              <w:t>, not yet signed by client</w:t>
            </w:r>
          </w:p>
        </w:tc>
      </w:tr>
      <w:tr w:rsidR="00347BEB" w:rsidRPr="00032A5A" w14:paraId="6D7898AA" w14:textId="77777777" w:rsidTr="00BD021B">
        <w:trPr>
          <w:trHeight w:val="416"/>
        </w:trPr>
        <w:tc>
          <w:tcPr>
            <w:tcW w:w="3397" w:type="dxa"/>
          </w:tcPr>
          <w:p w14:paraId="30BE27D6" w14:textId="15B120FD" w:rsidR="00347BEB" w:rsidRPr="00032A5A" w:rsidRDefault="00347BEB">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Scope Statement</w:t>
            </w:r>
            <w:r w:rsidR="00AB2496" w:rsidRPr="00032A5A">
              <w:rPr>
                <w:rFonts w:ascii="Times New Roman" w:eastAsia="Calibri" w:hAnsi="Times New Roman" w:cs="Times New Roman"/>
                <w:szCs w:val="22"/>
                <w:lang w:eastAsia="en-US"/>
              </w:rPr>
              <w:t xml:space="preserve"> </w:t>
            </w:r>
          </w:p>
        </w:tc>
        <w:tc>
          <w:tcPr>
            <w:tcW w:w="1251" w:type="dxa"/>
          </w:tcPr>
          <w:p w14:paraId="0A0B10F7" w14:textId="27AD6912" w:rsidR="00347BEB" w:rsidRPr="00032A5A" w:rsidRDefault="00AB2496">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25/03/25</w:t>
            </w:r>
          </w:p>
        </w:tc>
        <w:tc>
          <w:tcPr>
            <w:tcW w:w="1182" w:type="dxa"/>
          </w:tcPr>
          <w:p w14:paraId="65968D80" w14:textId="3F7792FD" w:rsidR="00347BEB" w:rsidRPr="00032A5A" w:rsidRDefault="00AB2496">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5BBF4310" w14:textId="549060B4" w:rsidR="00347BEB" w:rsidRPr="00032A5A" w:rsidRDefault="003E7FFC">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537C954D" w14:textId="3828A76F" w:rsidR="00347BEB" w:rsidRPr="00032A5A" w:rsidRDefault="003E7FFC">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7F5A1B" w:rsidRPr="00032A5A" w14:paraId="31442979" w14:textId="77777777" w:rsidTr="00BD021B">
        <w:trPr>
          <w:trHeight w:val="416"/>
        </w:trPr>
        <w:tc>
          <w:tcPr>
            <w:tcW w:w="3397" w:type="dxa"/>
          </w:tcPr>
          <w:p w14:paraId="45F422C0" w14:textId="5D8BAC0F" w:rsidR="007F5A1B" w:rsidRPr="00032A5A" w:rsidRDefault="007F5A1B">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Methodology</w:t>
            </w:r>
          </w:p>
        </w:tc>
        <w:tc>
          <w:tcPr>
            <w:tcW w:w="1251" w:type="dxa"/>
          </w:tcPr>
          <w:p w14:paraId="41E5FCBC" w14:textId="7364F3B8" w:rsidR="007F5A1B" w:rsidRPr="00032A5A" w:rsidRDefault="004212A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02/03/25</w:t>
            </w:r>
          </w:p>
        </w:tc>
        <w:tc>
          <w:tcPr>
            <w:tcW w:w="1182" w:type="dxa"/>
          </w:tcPr>
          <w:p w14:paraId="2F1DA219" w14:textId="78A7B1A9" w:rsidR="007F5A1B" w:rsidRPr="00032A5A" w:rsidRDefault="004212A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EE05ED8" w14:textId="6ACBE6BC" w:rsidR="007F5A1B" w:rsidRPr="00032A5A" w:rsidRDefault="004212A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Zafar</w:t>
            </w:r>
          </w:p>
        </w:tc>
        <w:tc>
          <w:tcPr>
            <w:tcW w:w="2130" w:type="dxa"/>
          </w:tcPr>
          <w:p w14:paraId="20A33C11" w14:textId="4769AC62" w:rsidR="007F5A1B" w:rsidRPr="00032A5A" w:rsidRDefault="00572B56">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 xml:space="preserve">Done on time, </w:t>
            </w:r>
            <w:r w:rsidR="00530F55" w:rsidRPr="00032A5A">
              <w:rPr>
                <w:rFonts w:ascii="Times New Roman" w:eastAsia="Calibri" w:hAnsi="Times New Roman" w:cs="Times New Roman"/>
                <w:szCs w:val="22"/>
                <w:lang w:eastAsia="en-US"/>
              </w:rPr>
              <w:t>revised</w:t>
            </w:r>
            <w:r w:rsidR="00C0425E" w:rsidRPr="00032A5A">
              <w:rPr>
                <w:rFonts w:ascii="Times New Roman" w:eastAsia="Calibri" w:hAnsi="Times New Roman" w:cs="Times New Roman"/>
                <w:szCs w:val="22"/>
                <w:lang w:eastAsia="en-US"/>
              </w:rPr>
              <w:t xml:space="preserve"> multiple times </w:t>
            </w:r>
            <w:r w:rsidR="00530F55" w:rsidRPr="00032A5A">
              <w:rPr>
                <w:rFonts w:ascii="Times New Roman" w:eastAsia="Calibri" w:hAnsi="Times New Roman" w:cs="Times New Roman"/>
                <w:szCs w:val="22"/>
                <w:lang w:eastAsia="en-US"/>
              </w:rPr>
              <w:t>based on feedback.</w:t>
            </w:r>
          </w:p>
        </w:tc>
      </w:tr>
      <w:tr w:rsidR="0019740D" w:rsidRPr="00032A5A" w14:paraId="175B8711" w14:textId="77777777" w:rsidTr="00BD021B">
        <w:trPr>
          <w:trHeight w:val="416"/>
        </w:trPr>
        <w:tc>
          <w:tcPr>
            <w:tcW w:w="3397" w:type="dxa"/>
          </w:tcPr>
          <w:p w14:paraId="4A690D32" w14:textId="6EC2414F"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Feasibility</w:t>
            </w:r>
          </w:p>
        </w:tc>
        <w:tc>
          <w:tcPr>
            <w:tcW w:w="1251" w:type="dxa"/>
          </w:tcPr>
          <w:p w14:paraId="3B2C0D42" w14:textId="41401411"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27/03/25</w:t>
            </w:r>
          </w:p>
        </w:tc>
        <w:tc>
          <w:tcPr>
            <w:tcW w:w="1182" w:type="dxa"/>
          </w:tcPr>
          <w:p w14:paraId="24056B81" w14:textId="30F17861"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EF9F51F" w14:textId="791B4C90"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Kylie</w:t>
            </w:r>
          </w:p>
        </w:tc>
        <w:tc>
          <w:tcPr>
            <w:tcW w:w="2130" w:type="dxa"/>
          </w:tcPr>
          <w:p w14:paraId="563DAE7B" w14:textId="0785BEFF"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4804BC63" w14:textId="77777777" w:rsidTr="00BD021B">
        <w:trPr>
          <w:trHeight w:val="699"/>
        </w:trPr>
        <w:tc>
          <w:tcPr>
            <w:tcW w:w="3397" w:type="dxa"/>
          </w:tcPr>
          <w:p w14:paraId="1C82843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Upskilling Recommendation List V1</w:t>
            </w:r>
          </w:p>
        </w:tc>
        <w:tc>
          <w:tcPr>
            <w:tcW w:w="1251" w:type="dxa"/>
          </w:tcPr>
          <w:p w14:paraId="56175B7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591CDF7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3B6908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4DD38E3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5360F7F" w14:textId="77777777" w:rsidTr="00BD021B">
        <w:trPr>
          <w:trHeight w:val="297"/>
        </w:trPr>
        <w:tc>
          <w:tcPr>
            <w:tcW w:w="3397" w:type="dxa"/>
          </w:tcPr>
          <w:p w14:paraId="78BBEFF6" w14:textId="583F447E"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Skills Analysis</w:t>
            </w:r>
            <w:r w:rsidR="00216326" w:rsidRPr="00032A5A">
              <w:rPr>
                <w:rFonts w:ascii="Times New Roman" w:eastAsia="Calibri" w:hAnsi="Times New Roman" w:cs="Times New Roman"/>
                <w:szCs w:val="22"/>
                <w:lang w:eastAsia="en-US"/>
              </w:rPr>
              <w:t xml:space="preserve"> &amp; Matrix</w:t>
            </w:r>
          </w:p>
        </w:tc>
        <w:tc>
          <w:tcPr>
            <w:tcW w:w="1251" w:type="dxa"/>
          </w:tcPr>
          <w:p w14:paraId="5CF1B3F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3F90FCE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842969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6D97D79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05B9A93D" w14:textId="77777777" w:rsidTr="00BD021B">
        <w:trPr>
          <w:trHeight w:val="684"/>
        </w:trPr>
        <w:tc>
          <w:tcPr>
            <w:tcW w:w="3397" w:type="dxa"/>
          </w:tcPr>
          <w:p w14:paraId="35FD66F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Stakeholder Management Strategy V1</w:t>
            </w:r>
          </w:p>
        </w:tc>
        <w:tc>
          <w:tcPr>
            <w:tcW w:w="1251" w:type="dxa"/>
          </w:tcPr>
          <w:p w14:paraId="5563AD87" w14:textId="18D29C24" w:rsidR="00D34BD1" w:rsidRPr="00032A5A" w:rsidRDefault="00193B7C">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w:t>
            </w:r>
            <w:r w:rsidR="00D34BD1" w:rsidRPr="00032A5A">
              <w:rPr>
                <w:rFonts w:ascii="Times New Roman" w:eastAsia="Calibri" w:hAnsi="Times New Roman" w:cs="Times New Roman"/>
                <w:szCs w:val="22"/>
                <w:lang w:eastAsia="en-US"/>
              </w:rPr>
              <w:t>/03/2025</w:t>
            </w:r>
          </w:p>
        </w:tc>
        <w:tc>
          <w:tcPr>
            <w:tcW w:w="1182" w:type="dxa"/>
          </w:tcPr>
          <w:p w14:paraId="6C04FCC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662CF0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67AD7DA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254D7D" w:rsidRPr="00032A5A" w14:paraId="7C195DC0" w14:textId="77777777" w:rsidTr="00BD021B">
        <w:trPr>
          <w:trHeight w:val="684"/>
        </w:trPr>
        <w:tc>
          <w:tcPr>
            <w:tcW w:w="3397" w:type="dxa"/>
          </w:tcPr>
          <w:p w14:paraId="722E8340" w14:textId="33A04FB5" w:rsidR="00254D7D" w:rsidRPr="00032A5A" w:rsidRDefault="00254D7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Communication Stakeholder</w:t>
            </w:r>
            <w:r w:rsidR="002F545F" w:rsidRPr="00032A5A">
              <w:rPr>
                <w:rFonts w:ascii="Times New Roman" w:eastAsia="Calibri" w:hAnsi="Times New Roman" w:cs="Times New Roman"/>
                <w:szCs w:val="22"/>
                <w:lang w:eastAsia="en-US"/>
              </w:rPr>
              <w:t xml:space="preserve"> Register</w:t>
            </w:r>
          </w:p>
        </w:tc>
        <w:tc>
          <w:tcPr>
            <w:tcW w:w="1251" w:type="dxa"/>
          </w:tcPr>
          <w:p w14:paraId="7D6E339E" w14:textId="7AF083BC"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04/04/2025</w:t>
            </w:r>
          </w:p>
        </w:tc>
        <w:tc>
          <w:tcPr>
            <w:tcW w:w="1182" w:type="dxa"/>
          </w:tcPr>
          <w:p w14:paraId="07BF40E5" w14:textId="2684BE12"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F29347B" w14:textId="26BEF1AC"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7ACF41B9" w14:textId="7E9821C3"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E87B85" w:rsidRPr="00032A5A" w14:paraId="0E0FC536" w14:textId="77777777" w:rsidTr="00BD021B">
        <w:trPr>
          <w:trHeight w:val="684"/>
        </w:trPr>
        <w:tc>
          <w:tcPr>
            <w:tcW w:w="3397" w:type="dxa"/>
          </w:tcPr>
          <w:p w14:paraId="44D8D9AE" w14:textId="145330BC"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Charter</w:t>
            </w:r>
          </w:p>
        </w:tc>
        <w:tc>
          <w:tcPr>
            <w:tcW w:w="1251" w:type="dxa"/>
          </w:tcPr>
          <w:p w14:paraId="4E23BB88" w14:textId="004B3CE6"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04/04/2025</w:t>
            </w:r>
          </w:p>
        </w:tc>
        <w:tc>
          <w:tcPr>
            <w:tcW w:w="1182" w:type="dxa"/>
          </w:tcPr>
          <w:p w14:paraId="4BDE29A5" w14:textId="09599CA3"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24F08598" w14:textId="27C73CAC"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A41EC37" w14:textId="4BB45063"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706DE4" w:rsidRPr="00032A5A" w14:paraId="1C7F7FCD" w14:textId="77777777" w:rsidTr="00BD021B">
        <w:trPr>
          <w:trHeight w:val="684"/>
        </w:trPr>
        <w:tc>
          <w:tcPr>
            <w:tcW w:w="3397" w:type="dxa"/>
          </w:tcPr>
          <w:p w14:paraId="78437F8C" w14:textId="373A8AF7" w:rsidR="00706DE4" w:rsidRPr="00032A5A" w:rsidRDefault="0032571A" w:rsidP="0032571A">
            <w:pPr>
              <w:tabs>
                <w:tab w:val="left" w:pos="1122"/>
              </w:tabs>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Change Management Plan V1</w:t>
            </w:r>
          </w:p>
        </w:tc>
        <w:tc>
          <w:tcPr>
            <w:tcW w:w="1251" w:type="dxa"/>
          </w:tcPr>
          <w:p w14:paraId="508109D5" w14:textId="5272E91E" w:rsidR="00706DE4" w:rsidRPr="00032A5A" w:rsidRDefault="005D71D3">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w:t>
            </w:r>
            <w:r w:rsidR="00044550" w:rsidRPr="00032A5A">
              <w:rPr>
                <w:rFonts w:ascii="Times New Roman" w:eastAsia="Calibri" w:hAnsi="Times New Roman" w:cs="Times New Roman"/>
                <w:szCs w:val="22"/>
                <w:lang w:eastAsia="en-US"/>
              </w:rPr>
              <w:t>2</w:t>
            </w:r>
            <w:r w:rsidRPr="00032A5A">
              <w:rPr>
                <w:rFonts w:ascii="Times New Roman" w:eastAsia="Calibri" w:hAnsi="Times New Roman" w:cs="Times New Roman"/>
                <w:szCs w:val="22"/>
                <w:lang w:eastAsia="en-US"/>
              </w:rPr>
              <w:t>/04/</w:t>
            </w:r>
            <w:r w:rsidR="00044550" w:rsidRPr="00032A5A">
              <w:rPr>
                <w:rFonts w:ascii="Times New Roman" w:eastAsia="Calibri" w:hAnsi="Times New Roman" w:cs="Times New Roman"/>
                <w:szCs w:val="22"/>
                <w:lang w:eastAsia="en-US"/>
              </w:rPr>
              <w:t>2025</w:t>
            </w:r>
          </w:p>
        </w:tc>
        <w:tc>
          <w:tcPr>
            <w:tcW w:w="1182" w:type="dxa"/>
          </w:tcPr>
          <w:p w14:paraId="0163007B" w14:textId="0D8992F4" w:rsidR="00706DE4" w:rsidRPr="00032A5A" w:rsidRDefault="0004455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E1628D4" w14:textId="2AB389B4" w:rsidR="00706DE4" w:rsidRPr="00032A5A" w:rsidRDefault="0004455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4329250F" w14:textId="0CA45205" w:rsidR="00706DE4" w:rsidRPr="00032A5A" w:rsidRDefault="0004455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CB9BEEF" w14:textId="77777777" w:rsidTr="00BD021B">
        <w:trPr>
          <w:trHeight w:val="431"/>
        </w:trPr>
        <w:tc>
          <w:tcPr>
            <w:tcW w:w="3397" w:type="dxa"/>
          </w:tcPr>
          <w:p w14:paraId="35ED86E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Communication Plan V1</w:t>
            </w:r>
          </w:p>
        </w:tc>
        <w:tc>
          <w:tcPr>
            <w:tcW w:w="1251" w:type="dxa"/>
          </w:tcPr>
          <w:p w14:paraId="745E11E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57E2BD8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08D33B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Charmi</w:t>
            </w:r>
          </w:p>
        </w:tc>
        <w:tc>
          <w:tcPr>
            <w:tcW w:w="2130" w:type="dxa"/>
          </w:tcPr>
          <w:p w14:paraId="3405C74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3D09C5C" w14:textId="77777777" w:rsidTr="00BD021B">
        <w:trPr>
          <w:trHeight w:val="416"/>
        </w:trPr>
        <w:tc>
          <w:tcPr>
            <w:tcW w:w="3397" w:type="dxa"/>
          </w:tcPr>
          <w:p w14:paraId="5CDECB1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Gantt Chart V1</w:t>
            </w:r>
          </w:p>
        </w:tc>
        <w:tc>
          <w:tcPr>
            <w:tcW w:w="1251" w:type="dxa"/>
          </w:tcPr>
          <w:p w14:paraId="6A22EDC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5908C7C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0E4167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397F3037" w14:textId="450716CB" w:rsidR="008D6E48" w:rsidRPr="00032A5A" w:rsidRDefault="00D34BD1" w:rsidP="008D6E48">
            <w:pPr>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8D6E48" w:rsidRPr="00032A5A">
              <w:rPr>
                <w:rFonts w:ascii="Times New Roman" w:eastAsia="Calibri" w:hAnsi="Times New Roman" w:cs="Times New Roman"/>
                <w:szCs w:val="22"/>
                <w:lang w:eastAsia="en-US"/>
              </w:rPr>
              <w:t xml:space="preserve">, </w:t>
            </w:r>
            <w:r w:rsidR="004E3FCD" w:rsidRPr="00032A5A">
              <w:rPr>
                <w:rFonts w:ascii="Times New Roman" w:eastAsia="Calibri" w:hAnsi="Times New Roman" w:cs="Times New Roman"/>
                <w:szCs w:val="22"/>
                <w:lang w:eastAsia="en-US"/>
              </w:rPr>
              <w:t>updated</w:t>
            </w:r>
            <w:r w:rsidR="008D6E48" w:rsidRPr="00032A5A">
              <w:rPr>
                <w:rFonts w:ascii="Times New Roman" w:eastAsia="Calibri" w:hAnsi="Times New Roman" w:cs="Times New Roman"/>
                <w:szCs w:val="22"/>
                <w:lang w:eastAsia="en-US"/>
              </w:rPr>
              <w:t xml:space="preserve"> twice to reflect revised timeline and methodology alignment.</w:t>
            </w:r>
          </w:p>
          <w:p w14:paraId="093FE8BF" w14:textId="5F6971DD" w:rsidR="00D34BD1" w:rsidRPr="00032A5A" w:rsidRDefault="00D34BD1">
            <w:pPr>
              <w:spacing w:after="160" w:line="259" w:lineRule="auto"/>
              <w:rPr>
                <w:rFonts w:ascii="Times New Roman" w:eastAsia="Calibri" w:hAnsi="Times New Roman" w:cs="Times New Roman"/>
                <w:szCs w:val="22"/>
                <w:lang w:eastAsia="en-US"/>
              </w:rPr>
            </w:pPr>
          </w:p>
        </w:tc>
      </w:tr>
      <w:tr w:rsidR="00D34BD1" w:rsidRPr="00032A5A" w14:paraId="34B769A8" w14:textId="77777777" w:rsidTr="00BD021B">
        <w:trPr>
          <w:trHeight w:val="431"/>
        </w:trPr>
        <w:tc>
          <w:tcPr>
            <w:tcW w:w="3397" w:type="dxa"/>
          </w:tcPr>
          <w:p w14:paraId="250B5F5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lastRenderedPageBreak/>
              <w:t>Milestone Report V1</w:t>
            </w:r>
          </w:p>
        </w:tc>
        <w:tc>
          <w:tcPr>
            <w:tcW w:w="1251" w:type="dxa"/>
          </w:tcPr>
          <w:p w14:paraId="4056935B" w14:textId="3820B2CE"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w:t>
            </w:r>
            <w:r w:rsidR="00735C67" w:rsidRPr="00032A5A">
              <w:rPr>
                <w:rFonts w:ascii="Times New Roman" w:eastAsia="Calibri" w:hAnsi="Times New Roman" w:cs="Times New Roman"/>
                <w:szCs w:val="22"/>
                <w:lang w:eastAsia="en-US"/>
              </w:rPr>
              <w:t>6</w:t>
            </w:r>
            <w:r w:rsidRPr="00032A5A">
              <w:rPr>
                <w:rFonts w:ascii="Times New Roman" w:eastAsia="Calibri" w:hAnsi="Times New Roman" w:cs="Times New Roman"/>
                <w:szCs w:val="22"/>
                <w:lang w:eastAsia="en-US"/>
              </w:rPr>
              <w:t>/04/25</w:t>
            </w:r>
          </w:p>
        </w:tc>
        <w:tc>
          <w:tcPr>
            <w:tcW w:w="1182" w:type="dxa"/>
          </w:tcPr>
          <w:p w14:paraId="545FEDB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F2F4F4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55017A2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1A691E77" w14:textId="77777777" w:rsidTr="00BD021B">
        <w:trPr>
          <w:trHeight w:val="431"/>
        </w:trPr>
        <w:tc>
          <w:tcPr>
            <w:tcW w:w="3397" w:type="dxa"/>
          </w:tcPr>
          <w:p w14:paraId="7B5D1CC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Work Breakdown Structure V1</w:t>
            </w:r>
          </w:p>
        </w:tc>
        <w:tc>
          <w:tcPr>
            <w:tcW w:w="1251" w:type="dxa"/>
          </w:tcPr>
          <w:p w14:paraId="3E2715A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7C777E0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0F2A361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6169297A" w14:textId="6D6DBE1B"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8D6E48" w:rsidRPr="00032A5A">
              <w:rPr>
                <w:rFonts w:ascii="Times New Roman" w:eastAsia="Calibri" w:hAnsi="Times New Roman" w:cs="Times New Roman"/>
                <w:szCs w:val="22"/>
                <w:lang w:eastAsia="en-US"/>
              </w:rPr>
              <w:t xml:space="preserve">, </w:t>
            </w:r>
            <w:r w:rsidR="00091E67" w:rsidRPr="00032A5A">
              <w:rPr>
                <w:rFonts w:ascii="Times New Roman" w:eastAsia="Calibri" w:hAnsi="Times New Roman" w:cs="Times New Roman"/>
                <w:szCs w:val="22"/>
                <w:lang w:eastAsia="en-US"/>
              </w:rPr>
              <w:t>updated</w:t>
            </w:r>
            <w:r w:rsidR="008D6E48" w:rsidRPr="00032A5A">
              <w:rPr>
                <w:rFonts w:ascii="Times New Roman" w:eastAsia="Calibri" w:hAnsi="Times New Roman" w:cs="Times New Roman"/>
                <w:szCs w:val="22"/>
                <w:lang w:eastAsia="en-US"/>
              </w:rPr>
              <w:t xml:space="preserve"> twice to reflect revised timeline and methodology alignment.</w:t>
            </w:r>
          </w:p>
        </w:tc>
      </w:tr>
      <w:tr w:rsidR="00D34BD1" w:rsidRPr="00032A5A" w14:paraId="00687B4A" w14:textId="77777777" w:rsidTr="00BD021B">
        <w:trPr>
          <w:trHeight w:val="297"/>
        </w:trPr>
        <w:tc>
          <w:tcPr>
            <w:tcW w:w="3397" w:type="dxa"/>
          </w:tcPr>
          <w:p w14:paraId="4DC2795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Network Diagram</w:t>
            </w:r>
          </w:p>
        </w:tc>
        <w:tc>
          <w:tcPr>
            <w:tcW w:w="1251" w:type="dxa"/>
          </w:tcPr>
          <w:p w14:paraId="38B6151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31/03/25</w:t>
            </w:r>
          </w:p>
        </w:tc>
        <w:tc>
          <w:tcPr>
            <w:tcW w:w="1182" w:type="dxa"/>
          </w:tcPr>
          <w:p w14:paraId="3C52D67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50FA49E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2CF2F9D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7FDDBF6" w14:textId="77777777" w:rsidTr="00BD021B">
        <w:trPr>
          <w:trHeight w:val="431"/>
        </w:trPr>
        <w:tc>
          <w:tcPr>
            <w:tcW w:w="3397" w:type="dxa"/>
          </w:tcPr>
          <w:p w14:paraId="2F623259"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Issue Log V1</w:t>
            </w:r>
          </w:p>
        </w:tc>
        <w:tc>
          <w:tcPr>
            <w:tcW w:w="1251" w:type="dxa"/>
          </w:tcPr>
          <w:p w14:paraId="65323B60" w14:textId="71601A82" w:rsidR="00D34BD1" w:rsidRPr="00032A5A" w:rsidRDefault="00A86BD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05</w:t>
            </w:r>
            <w:r w:rsidR="00D34BD1" w:rsidRPr="00032A5A">
              <w:rPr>
                <w:rFonts w:ascii="Times New Roman" w:eastAsia="Calibri" w:hAnsi="Times New Roman" w:cs="Times New Roman"/>
                <w:szCs w:val="22"/>
                <w:lang w:eastAsia="en-US"/>
              </w:rPr>
              <w:t>/0</w:t>
            </w:r>
            <w:r w:rsidRPr="00032A5A">
              <w:rPr>
                <w:rFonts w:ascii="Times New Roman" w:eastAsia="Calibri" w:hAnsi="Times New Roman" w:cs="Times New Roman"/>
                <w:szCs w:val="22"/>
                <w:lang w:eastAsia="en-US"/>
              </w:rPr>
              <w:t>4</w:t>
            </w:r>
            <w:r w:rsidR="00D34BD1" w:rsidRPr="00032A5A">
              <w:rPr>
                <w:rFonts w:ascii="Times New Roman" w:eastAsia="Calibri" w:hAnsi="Times New Roman" w:cs="Times New Roman"/>
                <w:szCs w:val="22"/>
                <w:lang w:eastAsia="en-US"/>
              </w:rPr>
              <w:t>/25</w:t>
            </w:r>
          </w:p>
        </w:tc>
        <w:tc>
          <w:tcPr>
            <w:tcW w:w="1182" w:type="dxa"/>
          </w:tcPr>
          <w:p w14:paraId="531CB0C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0EB7D45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3D5A9B1F" w14:textId="1BC7B288"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CD76C7" w:rsidRPr="00032A5A">
              <w:rPr>
                <w:rFonts w:ascii="Times New Roman" w:eastAsia="Calibri" w:hAnsi="Times New Roman" w:cs="Times New Roman"/>
                <w:szCs w:val="22"/>
                <w:lang w:eastAsia="en-US"/>
              </w:rPr>
              <w:t xml:space="preserve">, populated </w:t>
            </w:r>
            <w:r w:rsidR="00822D2C" w:rsidRPr="00032A5A">
              <w:rPr>
                <w:rFonts w:ascii="Times New Roman" w:eastAsia="Calibri" w:hAnsi="Times New Roman" w:cs="Times New Roman"/>
                <w:szCs w:val="22"/>
                <w:lang w:eastAsia="en-US"/>
              </w:rPr>
              <w:t>from</w:t>
            </w:r>
            <w:r w:rsidR="00CD76C7" w:rsidRPr="00032A5A">
              <w:rPr>
                <w:rFonts w:ascii="Times New Roman" w:eastAsia="Calibri" w:hAnsi="Times New Roman" w:cs="Times New Roman"/>
                <w:szCs w:val="22"/>
                <w:lang w:eastAsia="en-US"/>
              </w:rPr>
              <w:t xml:space="preserve"> </w:t>
            </w:r>
            <w:r w:rsidR="00AA1416" w:rsidRPr="00032A5A">
              <w:rPr>
                <w:rFonts w:ascii="Times New Roman" w:eastAsia="Calibri" w:hAnsi="Times New Roman" w:cs="Times New Roman"/>
                <w:szCs w:val="22"/>
                <w:lang w:eastAsia="en-US"/>
              </w:rPr>
              <w:t>early-project</w:t>
            </w:r>
            <w:r w:rsidR="00CD76C7" w:rsidRPr="00032A5A">
              <w:rPr>
                <w:rFonts w:ascii="Times New Roman" w:eastAsia="Calibri" w:hAnsi="Times New Roman" w:cs="Times New Roman"/>
                <w:szCs w:val="22"/>
                <w:lang w:eastAsia="en-US"/>
              </w:rPr>
              <w:t xml:space="preserve"> </w:t>
            </w:r>
            <w:r w:rsidR="00822D2C" w:rsidRPr="00032A5A">
              <w:rPr>
                <w:rFonts w:ascii="Times New Roman" w:eastAsia="Calibri" w:hAnsi="Times New Roman" w:cs="Times New Roman"/>
                <w:szCs w:val="22"/>
                <w:lang w:eastAsia="en-US"/>
              </w:rPr>
              <w:t>challenges.</w:t>
            </w:r>
          </w:p>
        </w:tc>
      </w:tr>
      <w:tr w:rsidR="00D34BD1" w:rsidRPr="00032A5A" w14:paraId="3892255C" w14:textId="77777777" w:rsidTr="00BD021B">
        <w:trPr>
          <w:trHeight w:val="416"/>
        </w:trPr>
        <w:tc>
          <w:tcPr>
            <w:tcW w:w="3397" w:type="dxa"/>
          </w:tcPr>
          <w:p w14:paraId="40EC553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Risk Register V1</w:t>
            </w:r>
          </w:p>
        </w:tc>
        <w:tc>
          <w:tcPr>
            <w:tcW w:w="1251" w:type="dxa"/>
          </w:tcPr>
          <w:p w14:paraId="458D171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23/03/25</w:t>
            </w:r>
          </w:p>
        </w:tc>
        <w:tc>
          <w:tcPr>
            <w:tcW w:w="1182" w:type="dxa"/>
          </w:tcPr>
          <w:p w14:paraId="50BA879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EF1AB3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384134C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226CDF35" w14:textId="77777777" w:rsidTr="00BD021B">
        <w:trPr>
          <w:trHeight w:val="699"/>
        </w:trPr>
        <w:tc>
          <w:tcPr>
            <w:tcW w:w="3397" w:type="dxa"/>
          </w:tcPr>
          <w:p w14:paraId="59B0125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agenda for kick-off meeting</w:t>
            </w:r>
          </w:p>
        </w:tc>
        <w:tc>
          <w:tcPr>
            <w:tcW w:w="1251" w:type="dxa"/>
          </w:tcPr>
          <w:p w14:paraId="52BB636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79E02B5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27EAD3A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Zafar</w:t>
            </w:r>
          </w:p>
        </w:tc>
        <w:tc>
          <w:tcPr>
            <w:tcW w:w="2130" w:type="dxa"/>
          </w:tcPr>
          <w:p w14:paraId="76C5EEF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072BA786" w14:textId="77777777" w:rsidTr="00BD021B">
        <w:trPr>
          <w:trHeight w:val="416"/>
        </w:trPr>
        <w:tc>
          <w:tcPr>
            <w:tcW w:w="3397" w:type="dxa"/>
          </w:tcPr>
          <w:p w14:paraId="45BBC2B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agenda for meeting #2</w:t>
            </w:r>
          </w:p>
        </w:tc>
        <w:tc>
          <w:tcPr>
            <w:tcW w:w="1251" w:type="dxa"/>
          </w:tcPr>
          <w:p w14:paraId="4F29540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25/03/25</w:t>
            </w:r>
          </w:p>
        </w:tc>
        <w:tc>
          <w:tcPr>
            <w:tcW w:w="1182" w:type="dxa"/>
          </w:tcPr>
          <w:p w14:paraId="7F8A365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453633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E13583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B405CBF" w14:textId="77777777" w:rsidTr="00BD021B">
        <w:trPr>
          <w:trHeight w:val="431"/>
        </w:trPr>
        <w:tc>
          <w:tcPr>
            <w:tcW w:w="3397" w:type="dxa"/>
          </w:tcPr>
          <w:p w14:paraId="30C670F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agenda for meeting #3</w:t>
            </w:r>
          </w:p>
        </w:tc>
        <w:tc>
          <w:tcPr>
            <w:tcW w:w="1251" w:type="dxa"/>
          </w:tcPr>
          <w:p w14:paraId="47E93AF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30/03/25</w:t>
            </w:r>
          </w:p>
        </w:tc>
        <w:tc>
          <w:tcPr>
            <w:tcW w:w="1182" w:type="dxa"/>
          </w:tcPr>
          <w:p w14:paraId="5987807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E57A58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437504A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F85CA35" w14:textId="77777777" w:rsidTr="00BD021B">
        <w:trPr>
          <w:trHeight w:val="699"/>
        </w:trPr>
        <w:tc>
          <w:tcPr>
            <w:tcW w:w="3397" w:type="dxa"/>
          </w:tcPr>
          <w:p w14:paraId="6F3302A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minutes for kick-off meeting</w:t>
            </w:r>
          </w:p>
        </w:tc>
        <w:tc>
          <w:tcPr>
            <w:tcW w:w="1251" w:type="dxa"/>
          </w:tcPr>
          <w:p w14:paraId="12FA60E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2A64E88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C39054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328CD2F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7EE450C" w14:textId="77777777" w:rsidTr="00BD021B">
        <w:trPr>
          <w:trHeight w:val="449"/>
        </w:trPr>
        <w:tc>
          <w:tcPr>
            <w:tcW w:w="3397" w:type="dxa"/>
          </w:tcPr>
          <w:p w14:paraId="2AAB3ED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minutes for meeting #2</w:t>
            </w:r>
          </w:p>
        </w:tc>
        <w:tc>
          <w:tcPr>
            <w:tcW w:w="1251" w:type="dxa"/>
          </w:tcPr>
          <w:p w14:paraId="069704B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27/03/25</w:t>
            </w:r>
          </w:p>
        </w:tc>
        <w:tc>
          <w:tcPr>
            <w:tcW w:w="1182" w:type="dxa"/>
          </w:tcPr>
          <w:p w14:paraId="6A9DB4C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F2E1D2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672029B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12DB784B" w14:textId="77777777" w:rsidTr="00BD021B">
        <w:trPr>
          <w:trHeight w:val="285"/>
        </w:trPr>
        <w:tc>
          <w:tcPr>
            <w:tcW w:w="3397" w:type="dxa"/>
          </w:tcPr>
          <w:p w14:paraId="6ADBD43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minutes for meeting #3</w:t>
            </w:r>
          </w:p>
        </w:tc>
        <w:tc>
          <w:tcPr>
            <w:tcW w:w="1251" w:type="dxa"/>
          </w:tcPr>
          <w:p w14:paraId="0E685F2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03/04/25</w:t>
            </w:r>
          </w:p>
        </w:tc>
        <w:tc>
          <w:tcPr>
            <w:tcW w:w="1182" w:type="dxa"/>
          </w:tcPr>
          <w:p w14:paraId="55171EA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300C5E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7FB6620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0221641F" w14:textId="77777777" w:rsidTr="00BD021B">
        <w:trPr>
          <w:trHeight w:val="431"/>
        </w:trPr>
        <w:tc>
          <w:tcPr>
            <w:tcW w:w="3397" w:type="dxa"/>
          </w:tcPr>
          <w:p w14:paraId="08A28F5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Estimated Costs Breakdown</w:t>
            </w:r>
          </w:p>
        </w:tc>
        <w:tc>
          <w:tcPr>
            <w:tcW w:w="1251" w:type="dxa"/>
          </w:tcPr>
          <w:p w14:paraId="5F60E77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31/03/25</w:t>
            </w:r>
          </w:p>
        </w:tc>
        <w:tc>
          <w:tcPr>
            <w:tcW w:w="1182" w:type="dxa"/>
          </w:tcPr>
          <w:p w14:paraId="239DE18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AE1010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Charmi</w:t>
            </w:r>
          </w:p>
        </w:tc>
        <w:tc>
          <w:tcPr>
            <w:tcW w:w="2130" w:type="dxa"/>
          </w:tcPr>
          <w:p w14:paraId="24F2653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1B1E94" w:rsidRPr="00032A5A" w14:paraId="5AF4A47C" w14:textId="77777777" w:rsidTr="00BD021B">
        <w:trPr>
          <w:trHeight w:val="416"/>
        </w:trPr>
        <w:tc>
          <w:tcPr>
            <w:tcW w:w="3397" w:type="dxa"/>
          </w:tcPr>
          <w:p w14:paraId="66A9649D" w14:textId="790CF366"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Quality Assurance Plan</w:t>
            </w:r>
            <w:r w:rsidR="0032571A" w:rsidRPr="00032A5A">
              <w:rPr>
                <w:rFonts w:ascii="Times New Roman" w:eastAsia="Calibri" w:hAnsi="Times New Roman" w:cs="Times New Roman"/>
                <w:szCs w:val="22"/>
                <w:lang w:eastAsia="en-US"/>
              </w:rPr>
              <w:t xml:space="preserve"> V1</w:t>
            </w:r>
          </w:p>
        </w:tc>
        <w:tc>
          <w:tcPr>
            <w:tcW w:w="1251" w:type="dxa"/>
          </w:tcPr>
          <w:p w14:paraId="0B85C1D7" w14:textId="6BD85FBD"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05/04/25</w:t>
            </w:r>
          </w:p>
        </w:tc>
        <w:tc>
          <w:tcPr>
            <w:tcW w:w="1182" w:type="dxa"/>
          </w:tcPr>
          <w:p w14:paraId="256A10AD" w14:textId="4106BBEC"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10E7FD5" w14:textId="55951D93"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544AF70E" w14:textId="6ED69E80"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373E0D4E" w14:textId="77777777" w:rsidTr="00BD021B">
        <w:trPr>
          <w:trHeight w:val="297"/>
        </w:trPr>
        <w:tc>
          <w:tcPr>
            <w:tcW w:w="3397" w:type="dxa"/>
          </w:tcPr>
          <w:p w14:paraId="560A9FC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Proposal Submission</w:t>
            </w:r>
          </w:p>
        </w:tc>
        <w:tc>
          <w:tcPr>
            <w:tcW w:w="1251" w:type="dxa"/>
          </w:tcPr>
          <w:p w14:paraId="70A056B4" w14:textId="36061DDA"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w:t>
            </w:r>
            <w:r w:rsidR="001B1E94" w:rsidRPr="00032A5A">
              <w:rPr>
                <w:rFonts w:ascii="Times New Roman" w:eastAsia="Calibri" w:hAnsi="Times New Roman" w:cs="Times New Roman"/>
                <w:szCs w:val="22"/>
                <w:lang w:eastAsia="en-US"/>
              </w:rPr>
              <w:t>6</w:t>
            </w:r>
            <w:r w:rsidRPr="00032A5A">
              <w:rPr>
                <w:rFonts w:ascii="Times New Roman" w:eastAsia="Calibri" w:hAnsi="Times New Roman" w:cs="Times New Roman"/>
                <w:szCs w:val="22"/>
                <w:lang w:eastAsia="en-US"/>
              </w:rPr>
              <w:t>/04/25</w:t>
            </w:r>
          </w:p>
        </w:tc>
        <w:tc>
          <w:tcPr>
            <w:tcW w:w="1182" w:type="dxa"/>
          </w:tcPr>
          <w:p w14:paraId="522B3E3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5FFD889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1C6DB17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2C3ABD50" w14:textId="77777777" w:rsidTr="00BD021B">
        <w:trPr>
          <w:trHeight w:val="297"/>
        </w:trPr>
        <w:tc>
          <w:tcPr>
            <w:tcW w:w="3397" w:type="dxa"/>
          </w:tcPr>
          <w:p w14:paraId="6291327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Proposal Presentation</w:t>
            </w:r>
          </w:p>
        </w:tc>
        <w:tc>
          <w:tcPr>
            <w:tcW w:w="1251" w:type="dxa"/>
          </w:tcPr>
          <w:p w14:paraId="7749E3DB"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10/04/25</w:t>
            </w:r>
          </w:p>
        </w:tc>
        <w:tc>
          <w:tcPr>
            <w:tcW w:w="1182" w:type="dxa"/>
          </w:tcPr>
          <w:p w14:paraId="68B7469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Pending</w:t>
            </w:r>
          </w:p>
        </w:tc>
        <w:tc>
          <w:tcPr>
            <w:tcW w:w="1443" w:type="dxa"/>
          </w:tcPr>
          <w:p w14:paraId="5A1BD669"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Team</w:t>
            </w:r>
          </w:p>
        </w:tc>
        <w:tc>
          <w:tcPr>
            <w:tcW w:w="2130" w:type="dxa"/>
          </w:tcPr>
          <w:p w14:paraId="78FD65E3" w14:textId="77777777" w:rsidR="00D34BD1" w:rsidRPr="00032A5A" w:rsidRDefault="00D34BD1">
            <w:pPr>
              <w:spacing w:after="160" w:line="259" w:lineRule="auto"/>
              <w:rPr>
                <w:rFonts w:ascii="Times New Roman" w:eastAsia="Calibri" w:hAnsi="Times New Roman" w:cs="Times New Roman"/>
                <w:szCs w:val="22"/>
                <w:lang w:eastAsia="en-US"/>
              </w:rPr>
            </w:pPr>
          </w:p>
        </w:tc>
      </w:tr>
    </w:tbl>
    <w:p w14:paraId="647D65AD" w14:textId="77777777" w:rsidR="00D34BD1" w:rsidRPr="00032A5A" w:rsidRDefault="00D34BD1" w:rsidP="00D34BD1">
      <w:pPr>
        <w:spacing w:after="160" w:line="278" w:lineRule="auto"/>
        <w:rPr>
          <w:rFonts w:ascii="Times New Roman" w:hAnsi="Times New Roman" w:cs="Times New Roman"/>
        </w:rPr>
      </w:pPr>
    </w:p>
    <w:p w14:paraId="39B27FDB" w14:textId="77777777" w:rsidR="00D34BD1" w:rsidRPr="00032A5A" w:rsidRDefault="00D34BD1" w:rsidP="00D34BD1">
      <w:pPr>
        <w:spacing w:after="160" w:line="278" w:lineRule="auto"/>
        <w:rPr>
          <w:rFonts w:ascii="Times New Roman" w:hAnsi="Times New Roman" w:cs="Times New Roman"/>
        </w:rPr>
      </w:pPr>
      <w:r w:rsidRPr="00032A5A">
        <w:rPr>
          <w:rFonts w:ascii="Times New Roman" w:hAnsi="Times New Roman" w:cs="Times New Roman"/>
        </w:rPr>
        <w:br w:type="page"/>
      </w:r>
    </w:p>
    <w:p w14:paraId="35B5E414" w14:textId="79B1A878" w:rsidR="007C2AF7" w:rsidRPr="00032A5A" w:rsidRDefault="007C2AF7" w:rsidP="007C2AF7">
      <w:pPr>
        <w:pStyle w:val="Heading2"/>
        <w:rPr>
          <w:rFonts w:cs="Times New Roman"/>
        </w:rPr>
      </w:pPr>
      <w:bookmarkStart w:id="336" w:name="_Ref194807105"/>
      <w:bookmarkStart w:id="337" w:name="_Toc195128359"/>
      <w:bookmarkStart w:id="338" w:name="_Toc195128876"/>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G</w:t>
      </w:r>
      <w:r w:rsidRPr="00032A5A">
        <w:rPr>
          <w:rFonts w:cs="Times New Roman"/>
        </w:rPr>
        <w:fldChar w:fldCharType="end"/>
      </w:r>
      <w:bookmarkEnd w:id="336"/>
      <w:r w:rsidRPr="00032A5A">
        <w:rPr>
          <w:rFonts w:cs="Times New Roman"/>
        </w:rPr>
        <w:t xml:space="preserve"> – Work Breakdown Structure</w:t>
      </w:r>
      <w:bookmarkEnd w:id="337"/>
      <w:bookmarkEnd w:id="338"/>
    </w:p>
    <w:p w14:paraId="1DFB9847" w14:textId="77777777" w:rsidR="007C2AF7" w:rsidRPr="00032A5A" w:rsidRDefault="007C2AF7" w:rsidP="007C2AF7">
      <w:pPr>
        <w:rPr>
          <w:rFonts w:ascii="Times New Roman" w:hAnsi="Times New Roman" w:cs="Times New Roman"/>
          <w:lang w:eastAsia="en-US"/>
        </w:rPr>
      </w:pPr>
    </w:p>
    <w:p w14:paraId="580DA5E5" w14:textId="77777777" w:rsidR="007C2AF7" w:rsidRPr="00032A5A" w:rsidRDefault="007C2AF7" w:rsidP="007C2AF7">
      <w:pPr>
        <w:spacing w:line="278" w:lineRule="auto"/>
        <w:rPr>
          <w:rFonts w:ascii="Times New Roman" w:eastAsia="Aptos" w:hAnsi="Times New Roman" w:cs="Times New Roman"/>
          <w:kern w:val="2"/>
          <w:sz w:val="24"/>
          <w:lang w:eastAsia="en-US"/>
          <w14:ligatures w14:val="standardContextual"/>
        </w:rPr>
      </w:pPr>
      <w:r w:rsidRPr="00032A5A">
        <w:rPr>
          <w:rFonts w:ascii="Times New Roman" w:eastAsia="Aptos" w:hAnsi="Times New Roman" w:cs="Times New Roman"/>
          <w:b/>
          <w:bCs/>
          <w:kern w:val="2"/>
          <w:sz w:val="24"/>
          <w:lang w:eastAsia="en-US"/>
          <w14:ligatures w14:val="standardContextual"/>
        </w:rPr>
        <w:t>Prepared By:</w:t>
      </w:r>
      <w:r w:rsidRPr="00032A5A">
        <w:rPr>
          <w:rFonts w:ascii="Times New Roman" w:eastAsia="Aptos" w:hAnsi="Times New Roman" w:cs="Times New Roman"/>
          <w:kern w:val="2"/>
          <w:sz w:val="24"/>
          <w:lang w:eastAsia="en-US"/>
          <w14:ligatures w14:val="standardContextual"/>
        </w:rPr>
        <w:t xml:space="preserve"> Win Phyo &amp; Thomas Robinson</w:t>
      </w:r>
    </w:p>
    <w:p w14:paraId="1EA234AF" w14:textId="77777777" w:rsidR="007C2AF7" w:rsidRPr="00032A5A" w:rsidRDefault="007C2AF7" w:rsidP="007C2AF7">
      <w:pPr>
        <w:spacing w:line="278" w:lineRule="auto"/>
        <w:rPr>
          <w:rFonts w:ascii="Times New Roman" w:eastAsia="Aptos" w:hAnsi="Times New Roman" w:cs="Times New Roman"/>
          <w:kern w:val="2"/>
          <w:sz w:val="24"/>
          <w:lang w:eastAsia="en-US"/>
          <w14:ligatures w14:val="standardContextual"/>
        </w:rPr>
      </w:pPr>
      <w:r w:rsidRPr="00032A5A">
        <w:rPr>
          <w:rFonts w:ascii="Times New Roman" w:eastAsia="Aptos" w:hAnsi="Times New Roman" w:cs="Times New Roman"/>
          <w:b/>
          <w:bCs/>
          <w:kern w:val="2"/>
          <w:sz w:val="24"/>
          <w:lang w:eastAsia="en-US"/>
          <w14:ligatures w14:val="standardContextual"/>
        </w:rPr>
        <w:t>Date:</w:t>
      </w:r>
      <w:r w:rsidRPr="00032A5A">
        <w:rPr>
          <w:rFonts w:ascii="Times New Roman" w:eastAsia="Aptos" w:hAnsi="Times New Roman" w:cs="Times New Roman"/>
          <w:kern w:val="2"/>
          <w:sz w:val="24"/>
          <w:lang w:eastAsia="en-US"/>
          <w14:ligatures w14:val="standardContextual"/>
        </w:rPr>
        <w:t xml:space="preserve"> 02/04/2025</w:t>
      </w:r>
    </w:p>
    <w:p w14:paraId="4FCBE607" w14:textId="77777777" w:rsidR="007C2AF7" w:rsidRPr="00032A5A" w:rsidRDefault="007C2AF7" w:rsidP="007C2AF7">
      <w:pPr>
        <w:spacing w:after="240" w:line="278" w:lineRule="auto"/>
        <w:rPr>
          <w:rFonts w:ascii="Times New Roman" w:eastAsia="Aptos" w:hAnsi="Times New Roman" w:cs="Times New Roman"/>
          <w:kern w:val="2"/>
          <w:sz w:val="24"/>
          <w:lang w:eastAsia="en-US"/>
          <w14:ligatures w14:val="standardContextual"/>
        </w:rPr>
      </w:pPr>
      <w:r w:rsidRPr="00032A5A">
        <w:rPr>
          <w:rFonts w:ascii="Times New Roman" w:eastAsia="Aptos" w:hAnsi="Times New Roman" w:cs="Times New Roman"/>
          <w:b/>
          <w:bCs/>
          <w:kern w:val="2"/>
          <w:sz w:val="24"/>
          <w:lang w:eastAsia="en-US"/>
          <w14:ligatures w14:val="standardContextual"/>
        </w:rPr>
        <w:t>Project Name:</w:t>
      </w:r>
      <w:r w:rsidRPr="00032A5A">
        <w:rPr>
          <w:rFonts w:ascii="Times New Roman" w:eastAsia="Aptos" w:hAnsi="Times New Roman" w:cs="Times New Roman"/>
          <w:kern w:val="2"/>
          <w:sz w:val="24"/>
          <w:lang w:eastAsia="en-US"/>
          <w14:ligatures w14:val="standardContextual"/>
        </w:rPr>
        <w:t xml:space="preserve"> Linux Network Performance Evaluation </w:t>
      </w:r>
    </w:p>
    <w:p w14:paraId="5C448D2F" w14:textId="1C34C500" w:rsidR="007C2AF7" w:rsidRPr="00032A5A"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Requirement Analysis</w:t>
      </w:r>
    </w:p>
    <w:p w14:paraId="4CE91A77"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Entry Criteria </w:t>
      </w:r>
    </w:p>
    <w:p w14:paraId="25A931A1"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 Kick-Off Meeting Agenda</w:t>
      </w:r>
    </w:p>
    <w:p w14:paraId="66E1C4A1"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Team-Client Kick-Off Meeting Agenda</w:t>
      </w:r>
    </w:p>
    <w:p w14:paraId="7E4137D7"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 Contract</w:t>
      </w:r>
    </w:p>
    <w:p w14:paraId="27082DC4"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Meeting Minutes (Kick-Off Meetings)</w:t>
      </w:r>
    </w:p>
    <w:p w14:paraId="7FD07903"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Develop Project Proposal</w:t>
      </w:r>
    </w:p>
    <w:p w14:paraId="7BBF6CDC" w14:textId="32CC3A0A" w:rsidR="007C2AF7" w:rsidRPr="00032A5A" w:rsidRDefault="00541C42"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Communication </w:t>
      </w:r>
      <w:r w:rsidR="007C2AF7" w:rsidRPr="00032A5A">
        <w:rPr>
          <w:rFonts w:ascii="Times New Roman" w:eastAsia="Aptos" w:hAnsi="Times New Roman" w:cs="Times New Roman"/>
          <w:kern w:val="2"/>
          <w:szCs w:val="22"/>
          <w:lang w:eastAsia="en-US"/>
          <w14:ligatures w14:val="standardContextual"/>
        </w:rPr>
        <w:t>Stakeholder Register</w:t>
      </w:r>
    </w:p>
    <w:p w14:paraId="79C02F07"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Project Charter</w:t>
      </w:r>
    </w:p>
    <w:p w14:paraId="5CD90A2A"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Contract</w:t>
      </w:r>
    </w:p>
    <w:p w14:paraId="0D67D962"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Meeting Minutes (Team &amp; Client)</w:t>
      </w:r>
    </w:p>
    <w:p w14:paraId="640B3C32"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Develop Project Plans</w:t>
      </w:r>
    </w:p>
    <w:p w14:paraId="1E1141D4"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Stakeholder Management Strategy</w:t>
      </w:r>
    </w:p>
    <w:p w14:paraId="17171891"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Risk Register</w:t>
      </w:r>
    </w:p>
    <w:p w14:paraId="6C162F24"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Issue Log</w:t>
      </w:r>
    </w:p>
    <w:p w14:paraId="2A1B6853" w14:textId="0A717E88"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Communication Management Plan</w:t>
      </w:r>
    </w:p>
    <w:p w14:paraId="787DEF85" w14:textId="3C575338" w:rsidR="007C2AF7" w:rsidRPr="00032A5A" w:rsidRDefault="006D099D"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Change</w:t>
      </w:r>
      <w:r w:rsidR="007C2AF7" w:rsidRPr="00032A5A">
        <w:rPr>
          <w:rFonts w:ascii="Times New Roman" w:eastAsia="Aptos" w:hAnsi="Times New Roman" w:cs="Times New Roman"/>
          <w:kern w:val="2"/>
          <w:szCs w:val="22"/>
          <w:lang w:eastAsia="en-US"/>
          <w14:ligatures w14:val="standardContextual"/>
        </w:rPr>
        <w:t xml:space="preserve"> Management Plan</w:t>
      </w:r>
    </w:p>
    <w:p w14:paraId="125ACA70"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Scope Statement</w:t>
      </w:r>
    </w:p>
    <w:p w14:paraId="425FBEB7" w14:textId="77777777" w:rsidR="00485A74" w:rsidRPr="00032A5A" w:rsidRDefault="00485A74" w:rsidP="00A07395">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Network Diagram</w:t>
      </w:r>
    </w:p>
    <w:p w14:paraId="1218D9DF" w14:textId="00A91BA1" w:rsidR="00A07395" w:rsidRPr="00032A5A" w:rsidRDefault="00A07395" w:rsidP="00A07395">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Requirement Traceability Matrix</w:t>
      </w:r>
    </w:p>
    <w:p w14:paraId="0D6D9E2C" w14:textId="77777777" w:rsidR="00EB4301" w:rsidRPr="00032A5A" w:rsidRDefault="00EB4301" w:rsidP="00EB4301">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szCs w:val="22"/>
        </w:rPr>
        <w:t>Skills Analysis Matrix</w:t>
      </w:r>
    </w:p>
    <w:p w14:paraId="4159BBE0" w14:textId="77777777" w:rsidR="00EB4301" w:rsidRPr="00032A5A" w:rsidRDefault="00EB4301" w:rsidP="00EB4301">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szCs w:val="22"/>
        </w:rPr>
        <w:t>Upskilling Plan Schedule</w:t>
      </w:r>
    </w:p>
    <w:p w14:paraId="42819968" w14:textId="713939F7" w:rsidR="00485A74" w:rsidRPr="00032A5A" w:rsidRDefault="00A07395"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Project Schedule</w:t>
      </w:r>
    </w:p>
    <w:p w14:paraId="3AC8071C" w14:textId="4B73E5A9" w:rsidR="007C2AF7" w:rsidRPr="00032A5A" w:rsidRDefault="00857ACC"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Work Breakdown Structure</w:t>
      </w:r>
    </w:p>
    <w:p w14:paraId="433255C6" w14:textId="29B65E05" w:rsidR="00535345" w:rsidRPr="00032A5A" w:rsidRDefault="00535345" w:rsidP="00857ACC">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Gantt Chart</w:t>
      </w:r>
    </w:p>
    <w:p w14:paraId="35E7976C" w14:textId="5C21A46C"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Milestone Report</w:t>
      </w:r>
    </w:p>
    <w:p w14:paraId="24099A67" w14:textId="77777777" w:rsidR="00EB4301" w:rsidRPr="00032A5A" w:rsidRDefault="00EB4301" w:rsidP="00EB4301">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Estimated Cost</w:t>
      </w:r>
    </w:p>
    <w:p w14:paraId="1F751B1D" w14:textId="77777777" w:rsidR="00EB4301" w:rsidRPr="00032A5A" w:rsidRDefault="00EB4301" w:rsidP="00EB4301">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Quality Assurance Plan</w:t>
      </w:r>
    </w:p>
    <w:p w14:paraId="3D1EA56F"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Project Proposal submission</w:t>
      </w:r>
    </w:p>
    <w:p w14:paraId="5BBD7601"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Project Proposal presentation </w:t>
      </w:r>
    </w:p>
    <w:p w14:paraId="0E64E6AC" w14:textId="77777777" w:rsidR="007C2AF7" w:rsidRPr="00032A5A" w:rsidRDefault="007C2AF7" w:rsidP="007C2AF7">
      <w:pPr>
        <w:spacing w:line="278" w:lineRule="auto"/>
        <w:ind w:left="567"/>
        <w:contextualSpacing/>
        <w:rPr>
          <w:rFonts w:ascii="Times New Roman" w:eastAsia="Aptos" w:hAnsi="Times New Roman" w:cs="Times New Roman"/>
          <w:bCs/>
          <w:kern w:val="2"/>
          <w:szCs w:val="22"/>
          <w:lang w:eastAsia="en-US"/>
          <w14:ligatures w14:val="standardContextual"/>
        </w:rPr>
      </w:pPr>
      <w:r w:rsidRPr="00032A5A">
        <w:rPr>
          <w:rFonts w:ascii="Times New Roman" w:eastAsia="Aptos" w:hAnsi="Times New Roman" w:cs="Times New Roman"/>
          <w:b/>
          <w:bCs/>
          <w:kern w:val="2"/>
          <w:szCs w:val="22"/>
          <w:lang w:eastAsia="en-US"/>
          <w14:ligatures w14:val="standardContextual"/>
        </w:rPr>
        <w:t>Milestone 1 – Project Proposal</w:t>
      </w:r>
    </w:p>
    <w:p w14:paraId="4FF213F3"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14F4255A"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Client feedback on proposal document </w:t>
      </w:r>
    </w:p>
    <w:p w14:paraId="75499987"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Approval of proposal document from client</w:t>
      </w:r>
    </w:p>
    <w:p w14:paraId="2393B3D9" w14:textId="77777777" w:rsidR="007C2AF7" w:rsidRPr="00032A5A" w:rsidRDefault="007C2AF7" w:rsidP="007C2AF7">
      <w:pPr>
        <w:spacing w:after="160" w:line="278" w:lineRule="auto"/>
        <w:rPr>
          <w:rFonts w:ascii="Times New Roman" w:eastAsia="Aptos" w:hAnsi="Times New Roman" w:cs="Times New Roman"/>
          <w:b/>
          <w:bCs/>
          <w:kern w:val="2"/>
          <w:szCs w:val="22"/>
          <w:lang w:eastAsia="en-US"/>
          <w14:ligatures w14:val="standardContextual"/>
        </w:rPr>
      </w:pPr>
      <w:r w:rsidRPr="00032A5A">
        <w:rPr>
          <w:rFonts w:ascii="Times New Roman" w:eastAsia="Aptos" w:hAnsi="Times New Roman" w:cs="Times New Roman"/>
          <w:b/>
          <w:bCs/>
          <w:kern w:val="2"/>
          <w:szCs w:val="22"/>
          <w:lang w:eastAsia="en-US"/>
          <w14:ligatures w14:val="standardContextual"/>
        </w:rPr>
        <w:br w:type="page"/>
      </w:r>
    </w:p>
    <w:p w14:paraId="74676392" w14:textId="77777777" w:rsidR="007C2AF7" w:rsidRPr="00032A5A" w:rsidRDefault="007C2AF7" w:rsidP="007C2AF7">
      <w:pPr>
        <w:spacing w:line="278" w:lineRule="auto"/>
        <w:rPr>
          <w:rFonts w:ascii="Times New Roman" w:eastAsia="Aptos" w:hAnsi="Times New Roman" w:cs="Times New Roman"/>
          <w:kern w:val="2"/>
          <w:szCs w:val="22"/>
          <w:lang w:eastAsia="en-US"/>
          <w14:ligatures w14:val="standardContextual"/>
        </w:rPr>
      </w:pPr>
    </w:p>
    <w:p w14:paraId="3D63CCC7" w14:textId="3BE60148" w:rsidR="007C2AF7" w:rsidRPr="00032A5A"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 xml:space="preserve">Evaluation Planning  </w:t>
      </w:r>
    </w:p>
    <w:p w14:paraId="38B3C822"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64119206"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approval of project proposal</w:t>
      </w:r>
    </w:p>
    <w:p w14:paraId="111BC993"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Researching And Upskilling</w:t>
      </w:r>
    </w:p>
    <w:p w14:paraId="7210B443"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 members upskill for necessary skills</w:t>
      </w:r>
    </w:p>
    <w:p w14:paraId="05E06076"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Network tools (iPerf &amp; D-ITG)</w:t>
      </w:r>
    </w:p>
    <w:p w14:paraId="0BE1348F"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Define evaluation scenarios</w:t>
      </w:r>
    </w:p>
    <w:p w14:paraId="59AA136F"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Define evaluation environment</w:t>
      </w:r>
    </w:p>
    <w:p w14:paraId="4F70C7D7" w14:textId="24FE7458" w:rsidR="00E15C0B" w:rsidRPr="00032A5A" w:rsidRDefault="00E15C0B" w:rsidP="00E15C0B">
      <w:pPr>
        <w:pStyle w:val="ListParagraph"/>
        <w:numPr>
          <w:ilvl w:val="1"/>
          <w:numId w:val="8"/>
        </w:numPr>
        <w:rPr>
          <w:rFonts w:ascii="Times New Roman" w:eastAsia="Aptos" w:hAnsi="Times New Roman" w:cs="Times New Roman"/>
          <w:b/>
          <w:bCs/>
          <w:szCs w:val="22"/>
        </w:rPr>
      </w:pPr>
      <w:r w:rsidRPr="00032A5A">
        <w:rPr>
          <w:rFonts w:ascii="Times New Roman" w:eastAsia="Aptos" w:hAnsi="Times New Roman" w:cs="Times New Roman"/>
          <w:b/>
          <w:bCs/>
          <w:szCs w:val="22"/>
        </w:rPr>
        <w:t>Milestone 2 – Mid-Term Review</w:t>
      </w:r>
    </w:p>
    <w:p w14:paraId="6CB88015"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7D16A202" w14:textId="279BB03C"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Client and </w:t>
      </w:r>
      <w:r w:rsidR="00BE60DA" w:rsidRPr="00032A5A">
        <w:rPr>
          <w:rFonts w:ascii="Times New Roman" w:eastAsia="Aptos" w:hAnsi="Times New Roman" w:cs="Times New Roman"/>
          <w:kern w:val="2"/>
          <w:szCs w:val="22"/>
          <w:lang w:eastAsia="en-US"/>
          <w14:ligatures w14:val="standardContextual"/>
        </w:rPr>
        <w:t>supervisor</w:t>
      </w:r>
      <w:r w:rsidRPr="00032A5A">
        <w:rPr>
          <w:rFonts w:ascii="Times New Roman" w:eastAsia="Aptos" w:hAnsi="Times New Roman" w:cs="Times New Roman"/>
          <w:kern w:val="2"/>
          <w:szCs w:val="22"/>
          <w:lang w:eastAsia="en-US"/>
          <w14:ligatures w14:val="standardContextual"/>
        </w:rPr>
        <w:t xml:space="preserve"> feedback on evaluation planning</w:t>
      </w:r>
    </w:p>
    <w:p w14:paraId="2FEEE9C4" w14:textId="77777777" w:rsidR="007C2AF7" w:rsidRPr="00032A5A" w:rsidRDefault="007C2AF7" w:rsidP="007C2AF7">
      <w:pPr>
        <w:spacing w:line="278" w:lineRule="auto"/>
        <w:rPr>
          <w:rFonts w:ascii="Times New Roman" w:eastAsia="Aptos" w:hAnsi="Times New Roman" w:cs="Times New Roman"/>
          <w:b/>
          <w:bCs/>
          <w:kern w:val="2"/>
          <w:szCs w:val="22"/>
          <w:lang w:eastAsia="en-US"/>
          <w14:ligatures w14:val="standardContextual"/>
        </w:rPr>
      </w:pPr>
    </w:p>
    <w:p w14:paraId="7B8AC649" w14:textId="08FEB772" w:rsidR="007C2AF7" w:rsidRPr="00032A5A"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 xml:space="preserve">Evaluation Case Development </w:t>
      </w:r>
    </w:p>
    <w:p w14:paraId="15E5E6AB"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2FCEE33F" w14:textId="0568C0BA"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Client and </w:t>
      </w:r>
      <w:r w:rsidR="00BE60DA" w:rsidRPr="00032A5A">
        <w:rPr>
          <w:rFonts w:ascii="Times New Roman" w:eastAsia="Aptos" w:hAnsi="Times New Roman" w:cs="Times New Roman"/>
          <w:kern w:val="2"/>
          <w:szCs w:val="22"/>
          <w:lang w:eastAsia="en-US"/>
          <w14:ligatures w14:val="standardContextual"/>
        </w:rPr>
        <w:t>supervisor</w:t>
      </w:r>
      <w:r w:rsidRPr="00032A5A">
        <w:rPr>
          <w:rFonts w:ascii="Times New Roman" w:eastAsia="Aptos" w:hAnsi="Times New Roman" w:cs="Times New Roman"/>
          <w:kern w:val="2"/>
          <w:szCs w:val="22"/>
          <w:lang w:eastAsia="en-US"/>
          <w14:ligatures w14:val="standardContextual"/>
        </w:rPr>
        <w:t xml:space="preserve"> feedback on evaluation planning</w:t>
      </w:r>
    </w:p>
    <w:p w14:paraId="2EF0B969"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Define evaluation scenario</w:t>
      </w:r>
    </w:p>
    <w:p w14:paraId="6405BC98"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Requirement traceability</w:t>
      </w:r>
    </w:p>
    <w:p w14:paraId="4B21100D" w14:textId="77777777" w:rsidR="007C2AF7" w:rsidRPr="00032A5A" w:rsidRDefault="007C2AF7" w:rsidP="007C2AF7">
      <w:pPr>
        <w:numPr>
          <w:ilvl w:val="1"/>
          <w:numId w:val="8"/>
        </w:numPr>
        <w:spacing w:after="160" w:line="278" w:lineRule="auto"/>
        <w:contextualSpacing/>
        <w:rPr>
          <w:rFonts w:ascii="Times New Roman" w:eastAsia="Times New Roman" w:hAnsi="Times New Roman" w:cs="Times New Roman"/>
          <w:color w:val="000000"/>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Exit Criteria</w:t>
      </w:r>
    </w:p>
    <w:p w14:paraId="4E718DBA" w14:textId="77777777" w:rsidR="007C2AF7" w:rsidRPr="00032A5A" w:rsidRDefault="007C2AF7" w:rsidP="007C2AF7">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Review and validate evaluation cases</w:t>
      </w:r>
    </w:p>
    <w:p w14:paraId="7556EB97" w14:textId="77777777" w:rsidR="007C2AF7" w:rsidRPr="00032A5A" w:rsidRDefault="007C2AF7" w:rsidP="007C2AF7">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Validate with client</w:t>
      </w:r>
    </w:p>
    <w:p w14:paraId="549250BB" w14:textId="2D3F1DDB"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Client feedback</w:t>
      </w:r>
    </w:p>
    <w:p w14:paraId="03796553" w14:textId="77777777" w:rsidR="00DE1F56" w:rsidRPr="00032A5A" w:rsidRDefault="00DE1F56" w:rsidP="00DE1F56">
      <w:pPr>
        <w:spacing w:after="160" w:line="278" w:lineRule="auto"/>
        <w:contextualSpacing/>
        <w:rPr>
          <w:rFonts w:ascii="Times New Roman" w:eastAsia="Aptos" w:hAnsi="Times New Roman" w:cs="Times New Roman"/>
          <w:kern w:val="2"/>
          <w:szCs w:val="22"/>
          <w:lang w:eastAsia="en-US"/>
          <w14:ligatures w14:val="standardContextual"/>
        </w:rPr>
      </w:pPr>
    </w:p>
    <w:p w14:paraId="0C3003EF" w14:textId="2ED032E3" w:rsidR="007C2AF7" w:rsidRPr="00032A5A"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 xml:space="preserve">Evaluation Environment Setup </w:t>
      </w:r>
    </w:p>
    <w:p w14:paraId="29138DD1"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6E3441EC"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Establishment of hardware and software</w:t>
      </w:r>
    </w:p>
    <w:p w14:paraId="65D1E102"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Prepare evaluation data</w:t>
      </w:r>
    </w:p>
    <w:p w14:paraId="3FB207AE"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evaluation environment</w:t>
      </w:r>
    </w:p>
    <w:p w14:paraId="2BDD8504"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two computers as routers</w:t>
      </w:r>
    </w:p>
    <w:p w14:paraId="6C44A605"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three separate networks</w:t>
      </w:r>
    </w:p>
    <w:p w14:paraId="20A1F72B"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Write cases for each scenario</w:t>
      </w:r>
    </w:p>
    <w:p w14:paraId="0093EF16"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4647D6E3"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Fully functional evaluation environment and approved evaluation cases</w:t>
      </w:r>
    </w:p>
    <w:p w14:paraId="4D0BAFA3"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545DD81B" w14:textId="77777777" w:rsidR="007C2AF7" w:rsidRPr="00032A5A" w:rsidRDefault="007C2AF7" w:rsidP="007C2AF7">
      <w:pPr>
        <w:spacing w:after="160" w:line="278" w:lineRule="auto"/>
        <w:contextualSpacing/>
        <w:rPr>
          <w:rFonts w:ascii="Times New Roman" w:eastAsia="Aptos" w:hAnsi="Times New Roman" w:cs="Times New Roman"/>
          <w:kern w:val="2"/>
          <w:szCs w:val="22"/>
          <w:lang w:eastAsia="en-US"/>
          <w14:ligatures w14:val="standardContextual"/>
        </w:rPr>
      </w:pPr>
    </w:p>
    <w:p w14:paraId="2F38601F" w14:textId="77777777" w:rsidR="007C2AF7" w:rsidRPr="00032A5A" w:rsidRDefault="007C2AF7" w:rsidP="007C2AF7">
      <w:pPr>
        <w:spacing w:after="160" w:line="278" w:lineRule="auto"/>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br w:type="page"/>
      </w:r>
    </w:p>
    <w:p w14:paraId="20CC56B6" w14:textId="265C9F2D" w:rsidR="007C2AF7" w:rsidRPr="00032A5A"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lastRenderedPageBreak/>
        <w:t xml:space="preserve">Evaluation Execution </w:t>
      </w:r>
    </w:p>
    <w:p w14:paraId="5A27489A"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30191689"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All exit criteria from previous steps</w:t>
      </w:r>
    </w:p>
    <w:p w14:paraId="4D825066"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Evaluation environment is approved and functional</w:t>
      </w:r>
    </w:p>
    <w:p w14:paraId="1B532F99"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6155D28D"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All evaluations are performed, and results are documented</w:t>
      </w:r>
    </w:p>
    <w:p w14:paraId="347B607D"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Conduct a minimum of 10 evaluation runs for each operating system</w:t>
      </w:r>
    </w:p>
    <w:p w14:paraId="7C315926" w14:textId="77777777" w:rsidR="007C2AF7" w:rsidRPr="00032A5A"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environment</w:t>
      </w:r>
    </w:p>
    <w:p w14:paraId="0C35FA6C" w14:textId="77777777" w:rsidR="007C2AF7" w:rsidRPr="00032A5A"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Each evaluation consists of 12 packet sizes</w:t>
      </w:r>
    </w:p>
    <w:p w14:paraId="0DD4BF34" w14:textId="77777777" w:rsidR="007C2AF7" w:rsidRPr="00032A5A"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Each evaluation will be run on both IPv4 and IPv6 separately</w:t>
      </w:r>
    </w:p>
    <w:p w14:paraId="35B7E9AF" w14:textId="77777777" w:rsidR="007C2AF7" w:rsidRPr="00032A5A" w:rsidRDefault="007C2AF7" w:rsidP="007C2AF7">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Each evaluation will be run on both TCP and UDP separately</w:t>
      </w:r>
    </w:p>
    <w:p w14:paraId="6B8CB676"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Implement evaluation case failure protocol</w:t>
      </w:r>
    </w:p>
    <w:p w14:paraId="1040CF8C"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2166D8F2"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Execute evaluation cases, scripts, pings</w:t>
      </w:r>
    </w:p>
    <w:p w14:paraId="019D8067"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Record and document results for each evaluation run</w:t>
      </w:r>
    </w:p>
    <w:p w14:paraId="1253A3A5"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Analyse performance metrics to determine operating system performance</w:t>
      </w:r>
    </w:p>
    <w:p w14:paraId="2A85B040" w14:textId="6DCEF2B6" w:rsidR="007C2AF7" w:rsidRPr="00032A5A" w:rsidRDefault="007C2AF7" w:rsidP="0011267A">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654F323D" w14:textId="77777777" w:rsidR="00E508FF" w:rsidRPr="00032A5A" w:rsidRDefault="0011267A" w:rsidP="0011267A">
      <w:pPr>
        <w:ind w:left="714"/>
        <w:rPr>
          <w:rFonts w:ascii="Times New Roman" w:hAnsi="Times New Roman" w:cs="Times New Roman"/>
          <w:b/>
        </w:rPr>
      </w:pPr>
      <w:r w:rsidRPr="00032A5A">
        <w:rPr>
          <w:rFonts w:ascii="Times New Roman" w:hAnsi="Times New Roman" w:cs="Times New Roman"/>
          <w:b/>
        </w:rPr>
        <w:t xml:space="preserve">Milestone 3 – </w:t>
      </w:r>
      <w:r w:rsidR="00E508FF" w:rsidRPr="00032A5A">
        <w:rPr>
          <w:rFonts w:ascii="Times New Roman" w:hAnsi="Times New Roman" w:cs="Times New Roman"/>
          <w:b/>
        </w:rPr>
        <w:t>Client Review and Feedback 1</w:t>
      </w:r>
    </w:p>
    <w:p w14:paraId="71E5941C" w14:textId="15AB3CFB" w:rsidR="0011267A" w:rsidRPr="00032A5A" w:rsidRDefault="0011267A" w:rsidP="0011267A">
      <w:pPr>
        <w:ind w:left="714"/>
        <w:rPr>
          <w:rFonts w:ascii="Times New Roman" w:hAnsi="Times New Roman" w:cs="Times New Roman"/>
          <w:b/>
        </w:rPr>
      </w:pPr>
      <w:r w:rsidRPr="00032A5A">
        <w:rPr>
          <w:rFonts w:ascii="Times New Roman" w:hAnsi="Times New Roman" w:cs="Times New Roman"/>
          <w:b/>
        </w:rPr>
        <w:t xml:space="preserve">Milestone 4 – </w:t>
      </w:r>
      <w:r w:rsidR="00E508FF" w:rsidRPr="00032A5A">
        <w:rPr>
          <w:rFonts w:ascii="Times New Roman" w:hAnsi="Times New Roman" w:cs="Times New Roman"/>
          <w:b/>
        </w:rPr>
        <w:t>Client Review and Feedback 2</w:t>
      </w:r>
    </w:p>
    <w:p w14:paraId="0F6FECB6" w14:textId="5981AEB8" w:rsidR="0011267A" w:rsidRPr="00032A5A" w:rsidRDefault="0011267A" w:rsidP="0011267A">
      <w:pPr>
        <w:ind w:left="714"/>
        <w:rPr>
          <w:rFonts w:ascii="Times New Roman" w:hAnsi="Times New Roman" w:cs="Times New Roman"/>
        </w:rPr>
      </w:pPr>
      <w:r w:rsidRPr="00032A5A">
        <w:rPr>
          <w:rFonts w:ascii="Times New Roman" w:hAnsi="Times New Roman" w:cs="Times New Roman"/>
          <w:b/>
        </w:rPr>
        <w:t xml:space="preserve">Milestone 5 – </w:t>
      </w:r>
      <w:r w:rsidR="00E508FF" w:rsidRPr="00032A5A">
        <w:rPr>
          <w:rFonts w:ascii="Times New Roman" w:hAnsi="Times New Roman" w:cs="Times New Roman"/>
          <w:b/>
        </w:rPr>
        <w:t>Client Review and Feedback 3</w:t>
      </w:r>
    </w:p>
    <w:p w14:paraId="116416F1" w14:textId="77777777" w:rsidR="007C2AF7" w:rsidRPr="00032A5A" w:rsidRDefault="007C2AF7" w:rsidP="007C2AF7">
      <w:pPr>
        <w:spacing w:line="278" w:lineRule="auto"/>
        <w:rPr>
          <w:rFonts w:ascii="Times New Roman" w:eastAsia="Aptos" w:hAnsi="Times New Roman" w:cs="Times New Roman"/>
          <w:kern w:val="2"/>
          <w:sz w:val="24"/>
          <w:u w:val="single"/>
          <w:lang w:eastAsia="en-US"/>
          <w14:ligatures w14:val="standardContextual"/>
        </w:rPr>
      </w:pPr>
    </w:p>
    <w:p w14:paraId="47D0E821" w14:textId="63375767" w:rsidR="007C2AF7" w:rsidRPr="00032A5A" w:rsidRDefault="007C2AF7" w:rsidP="007C2AF7">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Evaluation Closure</w:t>
      </w:r>
    </w:p>
    <w:p w14:paraId="346605E4"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w:t>
      </w:r>
      <w:r w:rsidRPr="00032A5A">
        <w:rPr>
          <w:rFonts w:ascii="Times New Roman" w:eastAsia="Aptos" w:hAnsi="Times New Roman" w:cs="Times New Roman"/>
          <w:bCs/>
          <w:kern w:val="2"/>
          <w:szCs w:val="22"/>
          <w:lang w:eastAsia="en-US"/>
          <w14:ligatures w14:val="standardContextual"/>
        </w:rPr>
        <w:t xml:space="preserve"> </w:t>
      </w:r>
      <w:r w:rsidRPr="00032A5A">
        <w:rPr>
          <w:rFonts w:ascii="Times New Roman" w:eastAsia="Aptos" w:hAnsi="Times New Roman" w:cs="Times New Roman"/>
          <w:kern w:val="2"/>
          <w:szCs w:val="22"/>
          <w:lang w:eastAsia="en-US"/>
          <w14:ligatures w14:val="standardContextual"/>
        </w:rPr>
        <w:t xml:space="preserve">Criteria </w:t>
      </w:r>
    </w:p>
    <w:p w14:paraId="48FCD5BE"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Compile and compare results of evaluation</w:t>
      </w:r>
    </w:p>
    <w:p w14:paraId="26A0B2AA"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Analyse performance pattern</w:t>
      </w:r>
    </w:p>
    <w:p w14:paraId="7DF2F906"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Summary of the network performance evaluation</w:t>
      </w:r>
    </w:p>
    <w:p w14:paraId="6D485024"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Create visualisations and reports </w:t>
      </w:r>
    </w:p>
    <w:p w14:paraId="0A3763C0" w14:textId="77777777" w:rsidR="007C2AF7" w:rsidRPr="00032A5A" w:rsidRDefault="007C2AF7" w:rsidP="007C2AF7">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Final poster</w:t>
      </w:r>
    </w:p>
    <w:p w14:paraId="09FA7B2B" w14:textId="77777777" w:rsidR="007C2AF7" w:rsidRPr="00032A5A" w:rsidRDefault="007C2AF7" w:rsidP="007C2AF7">
      <w:pPr>
        <w:numPr>
          <w:ilvl w:val="1"/>
          <w:numId w:val="8"/>
        </w:numPr>
        <w:spacing w:after="160" w:line="278" w:lineRule="auto"/>
        <w:contextualSpacing/>
        <w:rPr>
          <w:rFonts w:ascii="Times New Roman" w:eastAsia="Aptos" w:hAnsi="Times New Roman" w:cs="Times New Roman"/>
          <w:b/>
          <w:kern w:val="2"/>
          <w:szCs w:val="22"/>
          <w:lang w:eastAsia="en-US"/>
          <w14:ligatures w14:val="standardContextual"/>
        </w:rPr>
      </w:pPr>
      <w:r w:rsidRPr="00032A5A">
        <w:rPr>
          <w:rFonts w:ascii="Times New Roman" w:eastAsia="Aptos" w:hAnsi="Times New Roman" w:cs="Times New Roman"/>
          <w:bCs/>
          <w:kern w:val="2"/>
          <w:szCs w:val="22"/>
          <w:lang w:eastAsia="en-US"/>
          <w14:ligatures w14:val="standardContextual"/>
        </w:rPr>
        <w:t xml:space="preserve">Exit Criteria </w:t>
      </w:r>
    </w:p>
    <w:p w14:paraId="6953DFDC"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bCs/>
          <w:kern w:val="2"/>
          <w:szCs w:val="22"/>
          <w:lang w:eastAsia="en-US"/>
          <w14:ligatures w14:val="standardContextual"/>
        </w:rPr>
        <w:t>Document closure report</w:t>
      </w:r>
    </w:p>
    <w:p w14:paraId="51BFE073"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hAnsi="Times New Roman" w:cs="Times New Roman"/>
        </w:rPr>
        <w:t>Evaluation</w:t>
      </w:r>
      <w:r w:rsidRPr="00032A5A">
        <w:rPr>
          <w:rFonts w:ascii="Times New Roman" w:eastAsia="Aptos" w:hAnsi="Times New Roman" w:cs="Times New Roman"/>
          <w:bCs/>
          <w:kern w:val="2"/>
          <w:szCs w:val="22"/>
          <w:lang w:eastAsia="en-US"/>
          <w14:ligatures w14:val="standardContextual"/>
        </w:rPr>
        <w:t xml:space="preserve"> results and analysis</w:t>
      </w:r>
    </w:p>
    <w:p w14:paraId="49127A56"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Organise folders for portfolio</w:t>
      </w:r>
    </w:p>
    <w:p w14:paraId="64EC17EC" w14:textId="77777777" w:rsidR="007C2AF7" w:rsidRPr="00032A5A" w:rsidRDefault="007C2AF7" w:rsidP="007C2AF7">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505E9B0A" w14:textId="52916710" w:rsidR="007C2AF7" w:rsidRPr="00032A5A" w:rsidRDefault="007C2AF7" w:rsidP="007C2AF7">
      <w:pPr>
        <w:spacing w:after="160" w:line="278" w:lineRule="auto"/>
        <w:ind w:left="425"/>
        <w:contextualSpacing/>
        <w:rPr>
          <w:rFonts w:ascii="Times New Roman" w:eastAsia="Aptos" w:hAnsi="Times New Roman" w:cs="Times New Roman"/>
          <w:b/>
          <w:kern w:val="2"/>
          <w:sz w:val="24"/>
          <w:lang w:eastAsia="en-US"/>
          <w14:ligatures w14:val="standardContextual"/>
        </w:rPr>
      </w:pPr>
      <w:r w:rsidRPr="00032A5A">
        <w:rPr>
          <w:rFonts w:ascii="Times New Roman" w:eastAsia="Aptos" w:hAnsi="Times New Roman" w:cs="Times New Roman"/>
          <w:b/>
          <w:bCs/>
          <w:kern w:val="2"/>
          <w:szCs w:val="22"/>
          <w:lang w:eastAsia="en-US"/>
          <w14:ligatures w14:val="standardContextual"/>
        </w:rPr>
        <w:t xml:space="preserve">Milestone 6 – Final Poster </w:t>
      </w:r>
      <w:r w:rsidR="0011267A" w:rsidRPr="00032A5A">
        <w:rPr>
          <w:rFonts w:ascii="Times New Roman" w:eastAsia="Aptos" w:hAnsi="Times New Roman" w:cs="Times New Roman"/>
          <w:b/>
          <w:bCs/>
          <w:kern w:val="2"/>
          <w:szCs w:val="22"/>
          <w:lang w:eastAsia="en-US"/>
          <w14:ligatures w14:val="standardContextual"/>
        </w:rPr>
        <w:t>&amp; Portfolio</w:t>
      </w:r>
      <w:r w:rsidRPr="00032A5A">
        <w:rPr>
          <w:rFonts w:ascii="Times New Roman" w:hAnsi="Times New Roman" w:cs="Times New Roman"/>
        </w:rPr>
        <w:br w:type="page"/>
      </w:r>
    </w:p>
    <w:p w14:paraId="586EB476" w14:textId="77777777" w:rsidR="007C2AF7" w:rsidRPr="00032A5A" w:rsidRDefault="007C2AF7" w:rsidP="007C2AF7">
      <w:pPr>
        <w:pStyle w:val="Heading1"/>
        <w:rPr>
          <w:rFonts w:cs="Times New Roman"/>
        </w:rPr>
        <w:sectPr w:rsidR="007C2AF7" w:rsidRPr="00032A5A" w:rsidSect="007C2AF7">
          <w:pgSz w:w="11906" w:h="16838"/>
          <w:pgMar w:top="1440" w:right="1440" w:bottom="1440" w:left="1440" w:header="708" w:footer="708" w:gutter="0"/>
          <w:cols w:space="708"/>
          <w:docGrid w:linePitch="360"/>
        </w:sectPr>
      </w:pPr>
    </w:p>
    <w:p w14:paraId="060F3BF4" w14:textId="2F1EC391" w:rsidR="007C2AF7" w:rsidRPr="00032A5A" w:rsidRDefault="007C2AF7" w:rsidP="007C2AF7">
      <w:pPr>
        <w:pStyle w:val="Heading2"/>
        <w:rPr>
          <w:rFonts w:cs="Times New Roman"/>
        </w:rPr>
      </w:pPr>
      <w:bookmarkStart w:id="339" w:name="_Ref194807112"/>
      <w:bookmarkStart w:id="340" w:name="_Toc195128360"/>
      <w:bookmarkStart w:id="341" w:name="_Toc195128877"/>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H</w:t>
      </w:r>
      <w:r w:rsidRPr="00032A5A">
        <w:rPr>
          <w:rFonts w:cs="Times New Roman"/>
        </w:rPr>
        <w:fldChar w:fldCharType="end"/>
      </w:r>
      <w:bookmarkEnd w:id="339"/>
      <w:r w:rsidRPr="00032A5A">
        <w:rPr>
          <w:rFonts w:cs="Times New Roman"/>
        </w:rPr>
        <w:t xml:space="preserve"> – Gantt Chart</w:t>
      </w:r>
      <w:bookmarkEnd w:id="340"/>
      <w:bookmarkEnd w:id="341"/>
    </w:p>
    <w:p w14:paraId="117BABC7" w14:textId="7C295931" w:rsidR="007C2AF7" w:rsidRPr="00032A5A" w:rsidRDefault="007C2AF7" w:rsidP="007C2AF7">
      <w:pPr>
        <w:rPr>
          <w:rFonts w:ascii="Times New Roman" w:hAnsi="Times New Roman" w:cs="Times New Roman"/>
          <w:lang w:eastAsia="en-US"/>
        </w:rPr>
      </w:pPr>
    </w:p>
    <w:p w14:paraId="45B188C3" w14:textId="77777777" w:rsidR="007C2AF7" w:rsidRPr="00032A5A" w:rsidRDefault="00515F9E" w:rsidP="007C2AF7">
      <w:pPr>
        <w:rPr>
          <w:ins w:id="342" w:author="Larissa Goh" w:date="2025-10-08T02:56:00Z" w16du:dateUtc="2025-10-07T13:56:00Z"/>
          <w:rFonts w:ascii="Times New Roman" w:hAnsi="Times New Roman" w:cs="Times New Roman"/>
          <w:lang w:eastAsia="en-US"/>
        </w:rPr>
      </w:pPr>
      <w:ins w:id="343" w:author="Larissa Goh" w:date="2025-10-08T02:56:00Z" w16du:dateUtc="2025-10-07T13:56:00Z">
        <w:r w:rsidRPr="00032A5A">
          <w:rPr>
            <w:rFonts w:ascii="Times New Roman" w:hAnsi="Times New Roman" w:cs="Times New Roman"/>
            <w:noProof/>
            <w14:ligatures w14:val="standardContextual"/>
          </w:rPr>
          <w:drawing>
            <wp:inline distT="0" distB="0" distL="0" distR="0" wp14:anchorId="46D87F40" wp14:editId="7A968EFE">
              <wp:extent cx="10322456" cy="4508390"/>
              <wp:effectExtent l="0" t="0" r="3175" b="6985"/>
              <wp:docPr id="1148576229" name="Picture 1" descr="P1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P1163#yIS1"/>
                      <pic:cNvPicPr/>
                    </pic:nvPicPr>
                    <pic:blipFill>
                      <a:blip r:embed="rId18"/>
                      <a:stretch>
                        <a:fillRect/>
                      </a:stretch>
                    </pic:blipFill>
                    <pic:spPr>
                      <a:xfrm>
                        <a:off x="0" y="0"/>
                        <a:ext cx="10335259" cy="4513982"/>
                      </a:xfrm>
                      <a:prstGeom prst="rect">
                        <a:avLst/>
                      </a:prstGeom>
                    </pic:spPr>
                  </pic:pic>
                </a:graphicData>
              </a:graphic>
            </wp:inline>
          </w:drawing>
        </w:r>
      </w:ins>
    </w:p>
    <w:p w14:paraId="3FA110F3" w14:textId="77777777" w:rsidR="007C2AF7" w:rsidRPr="00032A5A" w:rsidRDefault="00515F9E" w:rsidP="007C2AF7">
      <w:pPr>
        <w:rPr>
          <w:del w:id="344" w:author="Larissa Goh" w:date="2025-10-08T02:56:00Z" w16du:dateUtc="2025-10-07T13:56:00Z"/>
          <w:rFonts w:ascii="Times New Roman" w:hAnsi="Times New Roman" w:cs="Times New Roman"/>
          <w:lang w:eastAsia="en-US"/>
        </w:rPr>
      </w:pPr>
      <w:del w:id="345" w:author="Larissa Goh" w:date="2025-10-08T02:56:00Z" w16du:dateUtc="2025-10-07T13:56:00Z">
        <w:r w:rsidRPr="00032A5A">
          <w:rPr>
            <w:rFonts w:ascii="Times New Roman" w:hAnsi="Times New Roman" w:cs="Times New Roman"/>
            <w:noProof/>
            <w14:ligatures w14:val="standardContextual"/>
          </w:rPr>
          <w:lastRenderedPageBreak/>
          <w:drawing>
            <wp:inline distT="0" distB="0" distL="0" distR="0" wp14:anchorId="3A298709" wp14:editId="0AFED4F9">
              <wp:extent cx="10322456" cy="4508390"/>
              <wp:effectExtent l="0" t="0" r="3175" b="6985"/>
              <wp:docPr id="614990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A screenshot of a computer&#10;&#10;AI-generated content may be incorrect."/>
                      <pic:cNvPicPr/>
                    </pic:nvPicPr>
                    <pic:blipFill>
                      <a:blip r:embed="rId18"/>
                      <a:stretch>
                        <a:fillRect/>
                      </a:stretch>
                    </pic:blipFill>
                    <pic:spPr>
                      <a:xfrm>
                        <a:off x="0" y="0"/>
                        <a:ext cx="10335259" cy="4513982"/>
                      </a:xfrm>
                      <a:prstGeom prst="rect">
                        <a:avLst/>
                      </a:prstGeom>
                    </pic:spPr>
                  </pic:pic>
                </a:graphicData>
              </a:graphic>
            </wp:inline>
          </w:drawing>
        </w:r>
      </w:del>
    </w:p>
    <w:p w14:paraId="47F6FD6D" w14:textId="77777777" w:rsidR="00416863" w:rsidRPr="00032A5A" w:rsidRDefault="00416863" w:rsidP="007C2AF7">
      <w:pPr>
        <w:rPr>
          <w:rFonts w:ascii="Times New Roman" w:hAnsi="Times New Roman" w:cs="Times New Roman"/>
          <w:lang w:eastAsia="en-US"/>
        </w:rPr>
      </w:pPr>
    </w:p>
    <w:p w14:paraId="63E08F75" w14:textId="77777777" w:rsidR="00416863" w:rsidRPr="00032A5A" w:rsidRDefault="00416863" w:rsidP="007C2AF7">
      <w:pPr>
        <w:rPr>
          <w:rFonts w:ascii="Times New Roman" w:hAnsi="Times New Roman" w:cs="Times New Roman"/>
          <w:lang w:eastAsia="en-US"/>
        </w:rPr>
      </w:pPr>
    </w:p>
    <w:p w14:paraId="5E7BB82A" w14:textId="77777777" w:rsidR="00416863" w:rsidRPr="00032A5A" w:rsidRDefault="00416863" w:rsidP="007C2AF7">
      <w:pPr>
        <w:rPr>
          <w:rFonts w:ascii="Times New Roman" w:hAnsi="Times New Roman" w:cs="Times New Roman"/>
          <w:lang w:eastAsia="en-US"/>
        </w:rPr>
      </w:pPr>
    </w:p>
    <w:p w14:paraId="57D59368" w14:textId="7B67ADFB" w:rsidR="00416863" w:rsidRPr="00032A5A" w:rsidRDefault="00416863" w:rsidP="007C2AF7">
      <w:pPr>
        <w:rPr>
          <w:rFonts w:ascii="Times New Roman" w:hAnsi="Times New Roman" w:cs="Times New Roman"/>
          <w:lang w:eastAsia="en-US"/>
        </w:rPr>
      </w:pPr>
      <w:r w:rsidRPr="00032A5A">
        <w:rPr>
          <w:rFonts w:ascii="Times New Roman" w:hAnsi="Times New Roman" w:cs="Times New Roman"/>
          <w:lang w:eastAsia="en-US"/>
        </w:rPr>
        <w:t xml:space="preserve">Figure A – Requirement Analysis </w:t>
      </w:r>
    </w:p>
    <w:p w14:paraId="7FC850CF" w14:textId="77777777" w:rsidR="00416863" w:rsidRPr="00032A5A" w:rsidRDefault="00416863" w:rsidP="007C2AF7">
      <w:pPr>
        <w:rPr>
          <w:rFonts w:ascii="Times New Roman" w:hAnsi="Times New Roman" w:cs="Times New Roman"/>
          <w:lang w:eastAsia="en-US"/>
        </w:rPr>
      </w:pPr>
    </w:p>
    <w:p w14:paraId="676BC1FA" w14:textId="77777777" w:rsidR="00416863" w:rsidRPr="00032A5A" w:rsidRDefault="00416863" w:rsidP="007C2AF7">
      <w:pPr>
        <w:rPr>
          <w:rFonts w:ascii="Times New Roman" w:hAnsi="Times New Roman" w:cs="Times New Roman"/>
          <w:lang w:eastAsia="en-US"/>
        </w:rPr>
      </w:pPr>
    </w:p>
    <w:p w14:paraId="37D1769F" w14:textId="77777777" w:rsidR="00416863" w:rsidRPr="00032A5A" w:rsidRDefault="00416863" w:rsidP="007C2AF7">
      <w:pPr>
        <w:rPr>
          <w:rFonts w:ascii="Times New Roman" w:hAnsi="Times New Roman" w:cs="Times New Roman"/>
          <w:lang w:eastAsia="en-US"/>
        </w:rPr>
      </w:pPr>
    </w:p>
    <w:p w14:paraId="6C02F5BE" w14:textId="77777777" w:rsidR="00416863" w:rsidRPr="00032A5A" w:rsidRDefault="00416863" w:rsidP="007C2AF7">
      <w:pPr>
        <w:rPr>
          <w:rFonts w:ascii="Times New Roman" w:hAnsi="Times New Roman" w:cs="Times New Roman"/>
          <w:lang w:eastAsia="en-US"/>
        </w:rPr>
      </w:pPr>
    </w:p>
    <w:p w14:paraId="4D0FD5EC" w14:textId="77777777" w:rsidR="00027D7D" w:rsidRPr="00032A5A" w:rsidRDefault="00027D7D" w:rsidP="007C2AF7">
      <w:pPr>
        <w:rPr>
          <w:rFonts w:ascii="Times New Roman" w:hAnsi="Times New Roman" w:cs="Times New Roman"/>
          <w:lang w:eastAsia="en-US"/>
        </w:rPr>
      </w:pPr>
    </w:p>
    <w:p w14:paraId="4F4EC789" w14:textId="77777777" w:rsidR="00027D7D" w:rsidRPr="00032A5A" w:rsidRDefault="00027D7D" w:rsidP="007C2AF7">
      <w:pPr>
        <w:rPr>
          <w:rFonts w:ascii="Times New Roman" w:hAnsi="Times New Roman" w:cs="Times New Roman"/>
          <w:lang w:eastAsia="en-US"/>
        </w:rPr>
      </w:pPr>
    </w:p>
    <w:p w14:paraId="50811914" w14:textId="77777777" w:rsidR="00027D7D" w:rsidRPr="00032A5A" w:rsidRDefault="00027D7D" w:rsidP="007C2AF7">
      <w:pPr>
        <w:rPr>
          <w:rFonts w:ascii="Times New Roman" w:hAnsi="Times New Roman" w:cs="Times New Roman"/>
          <w:lang w:eastAsia="en-US"/>
        </w:rPr>
      </w:pPr>
    </w:p>
    <w:p w14:paraId="754D79D1" w14:textId="77777777" w:rsidR="00027D7D" w:rsidRPr="00032A5A" w:rsidRDefault="00027D7D" w:rsidP="007C2AF7">
      <w:pPr>
        <w:rPr>
          <w:rFonts w:ascii="Times New Roman" w:hAnsi="Times New Roman" w:cs="Times New Roman"/>
          <w:lang w:eastAsia="en-US"/>
        </w:rPr>
      </w:pPr>
    </w:p>
    <w:p w14:paraId="1D33A032" w14:textId="77777777" w:rsidR="00027D7D" w:rsidRPr="00032A5A" w:rsidRDefault="00027D7D" w:rsidP="007C2AF7">
      <w:pPr>
        <w:rPr>
          <w:rFonts w:ascii="Times New Roman" w:hAnsi="Times New Roman" w:cs="Times New Roman"/>
          <w:lang w:eastAsia="en-US"/>
        </w:rPr>
      </w:pPr>
    </w:p>
    <w:p w14:paraId="5C2A6995" w14:textId="77777777" w:rsidR="00027D7D" w:rsidRPr="00032A5A" w:rsidRDefault="00027D7D" w:rsidP="007C2AF7">
      <w:pPr>
        <w:rPr>
          <w:rFonts w:ascii="Times New Roman" w:hAnsi="Times New Roman" w:cs="Times New Roman"/>
          <w:lang w:eastAsia="en-US"/>
        </w:rPr>
      </w:pPr>
    </w:p>
    <w:p w14:paraId="3804F164" w14:textId="77777777" w:rsidR="00027D7D" w:rsidRPr="00032A5A" w:rsidRDefault="00027D7D" w:rsidP="007C2AF7">
      <w:pPr>
        <w:rPr>
          <w:rFonts w:ascii="Times New Roman" w:hAnsi="Times New Roman" w:cs="Times New Roman"/>
          <w:lang w:eastAsia="en-US"/>
        </w:rPr>
      </w:pPr>
    </w:p>
    <w:p w14:paraId="03C87C91" w14:textId="77777777" w:rsidR="00027D7D" w:rsidRPr="00032A5A" w:rsidRDefault="00027D7D" w:rsidP="007C2AF7">
      <w:pPr>
        <w:rPr>
          <w:rFonts w:ascii="Times New Roman" w:hAnsi="Times New Roman" w:cs="Times New Roman"/>
          <w:lang w:eastAsia="en-US"/>
        </w:rPr>
      </w:pPr>
    </w:p>
    <w:p w14:paraId="67392CDF" w14:textId="77777777" w:rsidR="00416863" w:rsidRPr="00032A5A" w:rsidRDefault="00416863" w:rsidP="007C2AF7">
      <w:pPr>
        <w:rPr>
          <w:rFonts w:ascii="Times New Roman" w:hAnsi="Times New Roman" w:cs="Times New Roman"/>
          <w:lang w:eastAsia="en-US"/>
        </w:rPr>
      </w:pPr>
    </w:p>
    <w:p w14:paraId="6F5112E8" w14:textId="77777777" w:rsidR="00416863" w:rsidRPr="00032A5A" w:rsidRDefault="00416863" w:rsidP="007C2AF7">
      <w:pPr>
        <w:rPr>
          <w:rFonts w:ascii="Times New Roman" w:hAnsi="Times New Roman" w:cs="Times New Roman"/>
          <w:lang w:eastAsia="en-US"/>
        </w:rPr>
      </w:pPr>
    </w:p>
    <w:p w14:paraId="7CF890D1" w14:textId="77777777" w:rsidR="00416863" w:rsidRPr="00032A5A" w:rsidRDefault="00027D7D" w:rsidP="007C2AF7">
      <w:pPr>
        <w:rPr>
          <w:ins w:id="346" w:author="Larissa Goh" w:date="2025-10-08T02:56:00Z" w16du:dateUtc="2025-10-07T13:56:00Z"/>
          <w:rFonts w:ascii="Times New Roman" w:hAnsi="Times New Roman" w:cs="Times New Roman"/>
          <w:lang w:eastAsia="en-US"/>
        </w:rPr>
      </w:pPr>
      <w:ins w:id="347" w:author="Larissa Goh" w:date="2025-10-08T02:56:00Z" w16du:dateUtc="2025-10-07T13:56:00Z">
        <w:r w:rsidRPr="00032A5A">
          <w:rPr>
            <w:rFonts w:ascii="Times New Roman" w:hAnsi="Times New Roman" w:cs="Times New Roman"/>
            <w:noProof/>
            <w14:ligatures w14:val="standardContextual"/>
          </w:rPr>
          <w:drawing>
            <wp:inline distT="0" distB="0" distL="0" distR="0" wp14:anchorId="66D8AD84" wp14:editId="21858A14">
              <wp:extent cx="10548620" cy="3180522"/>
              <wp:effectExtent l="0" t="0" r="5080" b="1270"/>
              <wp:docPr id="474202583" name="Picture 1" descr="P11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P1182#yIS1"/>
                      <pic:cNvPicPr/>
                    </pic:nvPicPr>
                    <pic:blipFill>
                      <a:blip r:embed="rId19"/>
                      <a:stretch>
                        <a:fillRect/>
                      </a:stretch>
                    </pic:blipFill>
                    <pic:spPr>
                      <a:xfrm>
                        <a:off x="0" y="0"/>
                        <a:ext cx="10561251" cy="3184331"/>
                      </a:xfrm>
                      <a:prstGeom prst="rect">
                        <a:avLst/>
                      </a:prstGeom>
                    </pic:spPr>
                  </pic:pic>
                </a:graphicData>
              </a:graphic>
            </wp:inline>
          </w:drawing>
        </w:r>
      </w:ins>
    </w:p>
    <w:p w14:paraId="3FE1EF9F" w14:textId="3495BAFB" w:rsidR="00416863" w:rsidRPr="00032A5A" w:rsidRDefault="00027D7D" w:rsidP="007C2AF7">
      <w:pPr>
        <w:rPr>
          <w:del w:id="348" w:author="Larissa Goh" w:date="2025-10-08T02:56:00Z" w16du:dateUtc="2025-10-07T13:56:00Z"/>
          <w:rFonts w:ascii="Times New Roman" w:hAnsi="Times New Roman" w:cs="Times New Roman"/>
          <w:lang w:eastAsia="en-US"/>
        </w:rPr>
      </w:pPr>
      <w:del w:id="349" w:author="Larissa Goh" w:date="2025-10-08T02:56:00Z" w16du:dateUtc="2025-10-07T13:56:00Z">
        <w:r w:rsidRPr="00032A5A">
          <w:rPr>
            <w:rFonts w:ascii="Times New Roman" w:hAnsi="Times New Roman" w:cs="Times New Roman"/>
            <w:noProof/>
            <w14:ligatures w14:val="standardContextual"/>
          </w:rPr>
          <w:lastRenderedPageBreak/>
          <w:drawing>
            <wp:inline distT="0" distB="0" distL="0" distR="0" wp14:anchorId="6F32F457" wp14:editId="4200BBDF">
              <wp:extent cx="10548620" cy="3180522"/>
              <wp:effectExtent l="0" t="0" r="5080" b="1270"/>
              <wp:docPr id="686597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A screenshot of a computer&#10;&#10;AI-generated content may be incorrect."/>
                      <pic:cNvPicPr/>
                    </pic:nvPicPr>
                    <pic:blipFill>
                      <a:blip r:embed="rId19"/>
                      <a:stretch>
                        <a:fillRect/>
                      </a:stretch>
                    </pic:blipFill>
                    <pic:spPr>
                      <a:xfrm>
                        <a:off x="0" y="0"/>
                        <a:ext cx="10561251" cy="3184331"/>
                      </a:xfrm>
                      <a:prstGeom prst="rect">
                        <a:avLst/>
                      </a:prstGeom>
                    </pic:spPr>
                  </pic:pic>
                </a:graphicData>
              </a:graphic>
            </wp:inline>
          </w:drawing>
        </w:r>
      </w:del>
    </w:p>
    <w:p w14:paraId="536F4570" w14:textId="77777777" w:rsidR="00416863" w:rsidRPr="00032A5A" w:rsidRDefault="00416863" w:rsidP="007C2AF7">
      <w:pPr>
        <w:rPr>
          <w:rFonts w:ascii="Times New Roman" w:hAnsi="Times New Roman" w:cs="Times New Roman"/>
          <w:lang w:eastAsia="en-US"/>
        </w:rPr>
      </w:pPr>
    </w:p>
    <w:p w14:paraId="730111B3" w14:textId="77777777" w:rsidR="00027D7D" w:rsidRPr="00032A5A" w:rsidRDefault="00027D7D" w:rsidP="007C2AF7">
      <w:pPr>
        <w:rPr>
          <w:rFonts w:ascii="Times New Roman" w:hAnsi="Times New Roman" w:cs="Times New Roman"/>
          <w:lang w:eastAsia="en-US"/>
        </w:rPr>
      </w:pPr>
    </w:p>
    <w:p w14:paraId="7F5D2332" w14:textId="7AF0B971" w:rsidR="00027D7D" w:rsidRPr="00032A5A" w:rsidRDefault="00027D7D" w:rsidP="007C2AF7">
      <w:pPr>
        <w:rPr>
          <w:rFonts w:ascii="Times New Roman" w:hAnsi="Times New Roman" w:cs="Times New Roman"/>
          <w:lang w:eastAsia="en-US"/>
        </w:rPr>
      </w:pPr>
      <w:r w:rsidRPr="00032A5A">
        <w:rPr>
          <w:rFonts w:ascii="Times New Roman" w:hAnsi="Times New Roman" w:cs="Times New Roman"/>
          <w:lang w:eastAsia="en-US"/>
        </w:rPr>
        <w:t>Figure B – Evaluation Planning and Evaluation Case Development</w:t>
      </w:r>
    </w:p>
    <w:p w14:paraId="2E7C528D" w14:textId="77777777" w:rsidR="00027D7D" w:rsidRPr="00032A5A" w:rsidRDefault="00027D7D" w:rsidP="007C2AF7">
      <w:pPr>
        <w:rPr>
          <w:rFonts w:ascii="Times New Roman" w:hAnsi="Times New Roman" w:cs="Times New Roman"/>
          <w:lang w:eastAsia="en-US"/>
        </w:rPr>
      </w:pPr>
    </w:p>
    <w:p w14:paraId="733DEAC1" w14:textId="77777777" w:rsidR="00027D7D" w:rsidRPr="00032A5A" w:rsidRDefault="00027D7D" w:rsidP="007C2AF7">
      <w:pPr>
        <w:rPr>
          <w:rFonts w:ascii="Times New Roman" w:hAnsi="Times New Roman" w:cs="Times New Roman"/>
          <w:lang w:eastAsia="en-US"/>
        </w:rPr>
      </w:pPr>
    </w:p>
    <w:p w14:paraId="5A46DF58" w14:textId="77777777" w:rsidR="00027D7D" w:rsidRPr="00032A5A" w:rsidRDefault="00027D7D" w:rsidP="007C2AF7">
      <w:pPr>
        <w:rPr>
          <w:rFonts w:ascii="Times New Roman" w:hAnsi="Times New Roman" w:cs="Times New Roman"/>
          <w:lang w:eastAsia="en-US"/>
        </w:rPr>
      </w:pPr>
    </w:p>
    <w:p w14:paraId="65E05723" w14:textId="3D5F8B9C" w:rsidR="00027D7D" w:rsidRPr="00032A5A" w:rsidRDefault="00027D7D">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p w14:paraId="157BBDB6" w14:textId="77777777" w:rsidR="00027D7D" w:rsidRPr="00032A5A" w:rsidRDefault="00027D7D" w:rsidP="007C2AF7">
      <w:pPr>
        <w:rPr>
          <w:rFonts w:ascii="Times New Roman" w:hAnsi="Times New Roman" w:cs="Times New Roman"/>
          <w:lang w:eastAsia="en-US"/>
        </w:rPr>
      </w:pPr>
    </w:p>
    <w:p w14:paraId="1B0EF50A" w14:textId="77777777" w:rsidR="00027D7D" w:rsidRPr="00032A5A" w:rsidRDefault="00195BC3">
      <w:pPr>
        <w:spacing w:after="160" w:line="278" w:lineRule="auto"/>
        <w:rPr>
          <w:ins w:id="350" w:author="Larissa Goh" w:date="2025-10-08T02:56:00Z" w16du:dateUtc="2025-10-07T13:56:00Z"/>
          <w:rFonts w:ascii="Times New Roman" w:hAnsi="Times New Roman" w:cs="Times New Roman"/>
          <w:lang w:eastAsia="en-US"/>
        </w:rPr>
      </w:pPr>
      <w:ins w:id="351" w:author="Larissa Goh" w:date="2025-10-08T02:56:00Z" w16du:dateUtc="2025-10-07T13:56:00Z">
        <w:r w:rsidRPr="00032A5A">
          <w:rPr>
            <w:rFonts w:ascii="Times New Roman" w:hAnsi="Times New Roman" w:cs="Times New Roman"/>
            <w:noProof/>
            <w14:ligatures w14:val="standardContextual"/>
          </w:rPr>
          <w:drawing>
            <wp:inline distT="0" distB="0" distL="0" distR="0" wp14:anchorId="27DB36F5" wp14:editId="1FD822EE">
              <wp:extent cx="10548620" cy="4471035"/>
              <wp:effectExtent l="0" t="0" r="5080" b="5715"/>
              <wp:docPr id="762993909" name="Picture 1" descr="P11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P1191#yIS1"/>
                      <pic:cNvPicPr/>
                    </pic:nvPicPr>
                    <pic:blipFill>
                      <a:blip r:embed="rId20"/>
                      <a:stretch>
                        <a:fillRect/>
                      </a:stretch>
                    </pic:blipFill>
                    <pic:spPr>
                      <a:xfrm>
                        <a:off x="0" y="0"/>
                        <a:ext cx="10548620" cy="4471035"/>
                      </a:xfrm>
                      <a:prstGeom prst="rect">
                        <a:avLst/>
                      </a:prstGeom>
                    </pic:spPr>
                  </pic:pic>
                </a:graphicData>
              </a:graphic>
            </wp:inline>
          </w:drawing>
        </w:r>
      </w:ins>
    </w:p>
    <w:p w14:paraId="2313159C" w14:textId="24444E69" w:rsidR="00027D7D" w:rsidRPr="00032A5A" w:rsidRDefault="00195BC3">
      <w:pPr>
        <w:spacing w:after="160" w:line="278" w:lineRule="auto"/>
        <w:rPr>
          <w:del w:id="352" w:author="Larissa Goh" w:date="2025-10-08T02:56:00Z" w16du:dateUtc="2025-10-07T13:56:00Z"/>
          <w:rFonts w:ascii="Times New Roman" w:hAnsi="Times New Roman" w:cs="Times New Roman"/>
          <w:lang w:eastAsia="en-US"/>
        </w:rPr>
      </w:pPr>
      <w:del w:id="353" w:author="Larissa Goh" w:date="2025-10-08T02:56:00Z" w16du:dateUtc="2025-10-07T13:56:00Z">
        <w:r w:rsidRPr="00032A5A">
          <w:rPr>
            <w:rFonts w:ascii="Times New Roman" w:hAnsi="Times New Roman" w:cs="Times New Roman"/>
            <w:noProof/>
            <w14:ligatures w14:val="standardContextual"/>
          </w:rPr>
          <w:lastRenderedPageBreak/>
          <w:drawing>
            <wp:inline distT="0" distB="0" distL="0" distR="0" wp14:anchorId="777A3BB2" wp14:editId="28D5CF90">
              <wp:extent cx="10548620" cy="4471035"/>
              <wp:effectExtent l="0" t="0" r="5080" b="5715"/>
              <wp:docPr id="1543357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A screenshot of a computer&#10;&#10;AI-generated content may be incorrect."/>
                      <pic:cNvPicPr/>
                    </pic:nvPicPr>
                    <pic:blipFill>
                      <a:blip r:embed="rId20"/>
                      <a:stretch>
                        <a:fillRect/>
                      </a:stretch>
                    </pic:blipFill>
                    <pic:spPr>
                      <a:xfrm>
                        <a:off x="0" y="0"/>
                        <a:ext cx="10548620" cy="4471035"/>
                      </a:xfrm>
                      <a:prstGeom prst="rect">
                        <a:avLst/>
                      </a:prstGeom>
                    </pic:spPr>
                  </pic:pic>
                </a:graphicData>
              </a:graphic>
            </wp:inline>
          </w:drawing>
        </w:r>
      </w:del>
    </w:p>
    <w:p w14:paraId="1F099450" w14:textId="0DC823AF" w:rsidR="00027D7D" w:rsidRPr="00032A5A" w:rsidRDefault="00195BC3">
      <w:pPr>
        <w:spacing w:after="160" w:line="278" w:lineRule="auto"/>
        <w:rPr>
          <w:rFonts w:ascii="Times New Roman" w:hAnsi="Times New Roman" w:cs="Times New Roman"/>
          <w:lang w:eastAsia="en-US"/>
        </w:rPr>
      </w:pPr>
      <w:r w:rsidRPr="00032A5A">
        <w:rPr>
          <w:rFonts w:ascii="Times New Roman" w:hAnsi="Times New Roman" w:cs="Times New Roman"/>
          <w:lang w:eastAsia="en-US"/>
        </w:rPr>
        <w:t>Figure C – Evaluation Environment Setup &amp; Evaluation Execution</w:t>
      </w:r>
    </w:p>
    <w:p w14:paraId="6F97E130" w14:textId="77777777" w:rsidR="00195BC3" w:rsidRPr="00032A5A" w:rsidRDefault="00195BC3">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p w14:paraId="1E4EB96A" w14:textId="77777777" w:rsidR="00896ECE" w:rsidRPr="00032A5A" w:rsidRDefault="00896ECE">
      <w:pPr>
        <w:spacing w:after="160" w:line="278" w:lineRule="auto"/>
        <w:rPr>
          <w:rFonts w:ascii="Times New Roman" w:hAnsi="Times New Roman" w:cs="Times New Roman"/>
          <w:lang w:eastAsia="en-US"/>
        </w:rPr>
      </w:pPr>
    </w:p>
    <w:p w14:paraId="25F701A0" w14:textId="77777777" w:rsidR="00896ECE" w:rsidRPr="00032A5A" w:rsidRDefault="00896ECE">
      <w:pPr>
        <w:spacing w:after="160" w:line="278" w:lineRule="auto"/>
        <w:rPr>
          <w:rFonts w:ascii="Times New Roman" w:hAnsi="Times New Roman" w:cs="Times New Roman"/>
          <w:lang w:eastAsia="en-US"/>
        </w:rPr>
      </w:pPr>
    </w:p>
    <w:p w14:paraId="53196462" w14:textId="77777777" w:rsidR="00896ECE" w:rsidRPr="00032A5A" w:rsidRDefault="00896ECE">
      <w:pPr>
        <w:spacing w:after="160" w:line="278" w:lineRule="auto"/>
        <w:rPr>
          <w:rFonts w:ascii="Times New Roman" w:hAnsi="Times New Roman" w:cs="Times New Roman"/>
          <w:lang w:eastAsia="en-US"/>
        </w:rPr>
      </w:pPr>
    </w:p>
    <w:p w14:paraId="25F595AE" w14:textId="77777777" w:rsidR="00896ECE" w:rsidRPr="00032A5A" w:rsidRDefault="00896ECE">
      <w:pPr>
        <w:spacing w:after="160" w:line="278" w:lineRule="auto"/>
        <w:rPr>
          <w:rFonts w:ascii="Times New Roman" w:hAnsi="Times New Roman" w:cs="Times New Roman"/>
          <w:lang w:eastAsia="en-US"/>
        </w:rPr>
      </w:pPr>
    </w:p>
    <w:p w14:paraId="0365663D" w14:textId="77777777" w:rsidR="00896ECE" w:rsidRPr="00032A5A" w:rsidRDefault="00896ECE">
      <w:pPr>
        <w:spacing w:after="160" w:line="278" w:lineRule="auto"/>
        <w:rPr>
          <w:rFonts w:ascii="Times New Roman" w:hAnsi="Times New Roman" w:cs="Times New Roman"/>
          <w:lang w:eastAsia="en-US"/>
        </w:rPr>
      </w:pPr>
    </w:p>
    <w:p w14:paraId="533C751E" w14:textId="77777777" w:rsidR="00896ECE" w:rsidRPr="00032A5A" w:rsidRDefault="00896ECE">
      <w:pPr>
        <w:spacing w:after="160" w:line="278" w:lineRule="auto"/>
        <w:rPr>
          <w:rFonts w:ascii="Times New Roman" w:hAnsi="Times New Roman" w:cs="Times New Roman"/>
          <w:lang w:eastAsia="en-US"/>
        </w:rPr>
      </w:pPr>
    </w:p>
    <w:p w14:paraId="49F1E9C2" w14:textId="77777777" w:rsidR="00896ECE" w:rsidRPr="00032A5A" w:rsidRDefault="00896ECE">
      <w:pPr>
        <w:spacing w:after="160" w:line="278" w:lineRule="auto"/>
        <w:rPr>
          <w:rFonts w:ascii="Times New Roman" w:hAnsi="Times New Roman" w:cs="Times New Roman"/>
          <w:lang w:eastAsia="en-US"/>
        </w:rPr>
      </w:pPr>
    </w:p>
    <w:p w14:paraId="2F315A8B" w14:textId="77777777" w:rsidR="00896ECE" w:rsidRPr="00032A5A" w:rsidRDefault="00896ECE">
      <w:pPr>
        <w:spacing w:after="160" w:line="278" w:lineRule="auto"/>
        <w:rPr>
          <w:rFonts w:ascii="Times New Roman" w:hAnsi="Times New Roman" w:cs="Times New Roman"/>
          <w:lang w:eastAsia="en-US"/>
        </w:rPr>
      </w:pPr>
    </w:p>
    <w:p w14:paraId="154823DD" w14:textId="77777777" w:rsidR="00896ECE" w:rsidRPr="00032A5A" w:rsidRDefault="00896ECE">
      <w:pPr>
        <w:spacing w:after="160" w:line="278" w:lineRule="auto"/>
        <w:rPr>
          <w:rFonts w:ascii="Times New Roman" w:hAnsi="Times New Roman" w:cs="Times New Roman"/>
          <w:lang w:eastAsia="en-US"/>
        </w:rPr>
      </w:pPr>
    </w:p>
    <w:p w14:paraId="41C0DAB4" w14:textId="77777777" w:rsidR="00896ECE" w:rsidRPr="00032A5A" w:rsidRDefault="00896ECE">
      <w:pPr>
        <w:spacing w:after="160" w:line="278" w:lineRule="auto"/>
        <w:rPr>
          <w:ins w:id="354" w:author="Larissa Goh" w:date="2025-10-08T02:56:00Z" w16du:dateUtc="2025-10-07T13:56:00Z"/>
          <w:rFonts w:ascii="Times New Roman" w:hAnsi="Times New Roman" w:cs="Times New Roman"/>
          <w14:ligatures w14:val="standardContextual"/>
        </w:rPr>
      </w:pPr>
      <w:ins w:id="355" w:author="Larissa Goh" w:date="2025-10-08T02:56:00Z" w16du:dateUtc="2025-10-07T13:56:00Z">
        <w:r w:rsidRPr="00032A5A">
          <w:rPr>
            <w:rFonts w:ascii="Times New Roman" w:hAnsi="Times New Roman" w:cs="Times New Roman"/>
            <w:noProof/>
            <w14:ligatures w14:val="standardContextual"/>
          </w:rPr>
          <w:drawing>
            <wp:inline distT="0" distB="0" distL="0" distR="0" wp14:anchorId="1E9307DB" wp14:editId="09A11595">
              <wp:extent cx="10548620" cy="2297927"/>
              <wp:effectExtent l="0" t="0" r="5080" b="7620"/>
              <wp:docPr id="1316279671" name="Picture 1" descr="P12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P1203#yIS1"/>
                      <pic:cNvPicPr/>
                    </pic:nvPicPr>
                    <pic:blipFill>
                      <a:blip r:embed="rId21"/>
                      <a:stretch>
                        <a:fillRect/>
                      </a:stretch>
                    </pic:blipFill>
                    <pic:spPr>
                      <a:xfrm>
                        <a:off x="0" y="0"/>
                        <a:ext cx="10556201" cy="2299578"/>
                      </a:xfrm>
                      <a:prstGeom prst="rect">
                        <a:avLst/>
                      </a:prstGeom>
                    </pic:spPr>
                  </pic:pic>
                </a:graphicData>
              </a:graphic>
            </wp:inline>
          </w:drawing>
        </w:r>
      </w:ins>
    </w:p>
    <w:p w14:paraId="7CE98B8A" w14:textId="5D0ACABE" w:rsidR="00896ECE" w:rsidRPr="00032A5A" w:rsidRDefault="00896ECE">
      <w:pPr>
        <w:spacing w:after="160" w:line="278" w:lineRule="auto"/>
        <w:rPr>
          <w:del w:id="356" w:author="Larissa Goh" w:date="2025-10-08T02:56:00Z" w16du:dateUtc="2025-10-07T13:56:00Z"/>
          <w:rFonts w:ascii="Times New Roman" w:hAnsi="Times New Roman" w:cs="Times New Roman"/>
          <w14:ligatures w14:val="standardContextual"/>
        </w:rPr>
      </w:pPr>
      <w:del w:id="357" w:author="Larissa Goh" w:date="2025-10-08T02:56:00Z" w16du:dateUtc="2025-10-07T13:56:00Z">
        <w:r w:rsidRPr="00032A5A">
          <w:rPr>
            <w:rFonts w:ascii="Times New Roman" w:hAnsi="Times New Roman" w:cs="Times New Roman"/>
            <w:noProof/>
            <w14:ligatures w14:val="standardContextual"/>
          </w:rPr>
          <w:lastRenderedPageBreak/>
          <w:drawing>
            <wp:inline distT="0" distB="0" distL="0" distR="0" wp14:anchorId="0210B16B" wp14:editId="016FBBD0">
              <wp:extent cx="10548620" cy="2297927"/>
              <wp:effectExtent l="0" t="0" r="5080" b="7620"/>
              <wp:docPr id="173236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A screenshot of a computer&#10;&#10;AI-generated content may be incorrect."/>
                      <pic:cNvPicPr/>
                    </pic:nvPicPr>
                    <pic:blipFill>
                      <a:blip r:embed="rId21"/>
                      <a:stretch>
                        <a:fillRect/>
                      </a:stretch>
                    </pic:blipFill>
                    <pic:spPr>
                      <a:xfrm>
                        <a:off x="0" y="0"/>
                        <a:ext cx="10556201" cy="2299578"/>
                      </a:xfrm>
                      <a:prstGeom prst="rect">
                        <a:avLst/>
                      </a:prstGeom>
                    </pic:spPr>
                  </pic:pic>
                </a:graphicData>
              </a:graphic>
            </wp:inline>
          </w:drawing>
        </w:r>
      </w:del>
    </w:p>
    <w:p w14:paraId="285842E3" w14:textId="77777777" w:rsidR="00896ECE" w:rsidRPr="00032A5A" w:rsidRDefault="00896ECE">
      <w:pPr>
        <w:spacing w:after="160" w:line="278" w:lineRule="auto"/>
        <w:rPr>
          <w:rFonts w:ascii="Times New Roman" w:hAnsi="Times New Roman" w:cs="Times New Roman"/>
          <w14:ligatures w14:val="standardContextual"/>
        </w:rPr>
      </w:pPr>
    </w:p>
    <w:p w14:paraId="2D4C5744" w14:textId="278D3BEA" w:rsidR="00027D7D" w:rsidRPr="00032A5A" w:rsidRDefault="00896ECE">
      <w:pPr>
        <w:spacing w:after="160" w:line="278" w:lineRule="auto"/>
        <w:rPr>
          <w:rFonts w:ascii="Times New Roman" w:hAnsi="Times New Roman" w:cs="Times New Roman"/>
          <w:lang w:eastAsia="en-US"/>
        </w:rPr>
      </w:pPr>
      <w:r w:rsidRPr="00032A5A">
        <w:rPr>
          <w:rFonts w:ascii="Times New Roman" w:hAnsi="Times New Roman" w:cs="Times New Roman"/>
          <w:lang w:eastAsia="en-US"/>
        </w:rPr>
        <w:t>Figure D – Evaluation Closure</w:t>
      </w:r>
      <w:r w:rsidR="00027D7D" w:rsidRPr="00032A5A">
        <w:rPr>
          <w:rFonts w:ascii="Times New Roman" w:hAnsi="Times New Roman" w:cs="Times New Roman"/>
          <w:lang w:eastAsia="en-US"/>
        </w:rPr>
        <w:br w:type="page"/>
      </w:r>
    </w:p>
    <w:p w14:paraId="39A7D006" w14:textId="77777777" w:rsidR="007C2AF7" w:rsidRPr="00032A5A" w:rsidRDefault="007C2AF7" w:rsidP="007C2AF7">
      <w:pPr>
        <w:rPr>
          <w:rFonts w:ascii="Times New Roman" w:hAnsi="Times New Roman" w:cs="Times New Roman"/>
          <w:lang w:eastAsia="en-US"/>
        </w:rPr>
        <w:sectPr w:rsidR="007C2AF7" w:rsidRPr="00032A5A" w:rsidSect="007C2AF7">
          <w:pgSz w:w="16838" w:h="11906" w:orient="landscape"/>
          <w:pgMar w:top="113" w:right="113" w:bottom="113" w:left="113" w:header="283" w:footer="283" w:gutter="0"/>
          <w:cols w:space="708"/>
          <w:docGrid w:linePitch="360"/>
        </w:sectPr>
      </w:pPr>
    </w:p>
    <w:p w14:paraId="25E10612" w14:textId="447A3955" w:rsidR="00B927D7" w:rsidRPr="00032A5A" w:rsidRDefault="00B927D7" w:rsidP="00B927D7">
      <w:pPr>
        <w:pStyle w:val="Heading2"/>
        <w:rPr>
          <w:rFonts w:cs="Times New Roman"/>
        </w:rPr>
      </w:pPr>
      <w:bookmarkStart w:id="358" w:name="_Ref194807133"/>
      <w:bookmarkStart w:id="359" w:name="_Toc195128361"/>
      <w:bookmarkStart w:id="360" w:name="_Ref194808349"/>
      <w:bookmarkStart w:id="361" w:name="_Toc195128878"/>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I</w:t>
      </w:r>
      <w:r w:rsidRPr="00032A5A">
        <w:rPr>
          <w:rFonts w:cs="Times New Roman"/>
        </w:rPr>
        <w:fldChar w:fldCharType="end"/>
      </w:r>
      <w:bookmarkEnd w:id="358"/>
      <w:r w:rsidRPr="00032A5A">
        <w:rPr>
          <w:rFonts w:cs="Times New Roman"/>
        </w:rPr>
        <w:t xml:space="preserve"> – Labour Breakdown Table</w:t>
      </w:r>
      <w:bookmarkEnd w:id="359"/>
      <w:bookmarkEnd w:id="361"/>
    </w:p>
    <w:p w14:paraId="44B2B32F" w14:textId="77777777" w:rsidR="00B927D7" w:rsidRPr="00032A5A" w:rsidRDefault="00B927D7" w:rsidP="00B927D7">
      <w:pPr>
        <w:rPr>
          <w:rFonts w:ascii="Times New Roman" w:hAnsi="Times New Roman" w:cs="Times New Roman"/>
          <w:lang w:eastAsia="en-US"/>
        </w:rPr>
      </w:pPr>
    </w:p>
    <w:tbl>
      <w:tblPr>
        <w:tblStyle w:val="TableGrid"/>
        <w:tblW w:w="14203" w:type="dxa"/>
        <w:tblInd w:w="1030" w:type="dxa"/>
        <w:tblLook w:val="04A0" w:firstRow="1" w:lastRow="0" w:firstColumn="1" w:lastColumn="0" w:noHBand="0" w:noVBand="1"/>
      </w:tblPr>
      <w:tblGrid>
        <w:gridCol w:w="1686"/>
        <w:gridCol w:w="4445"/>
        <w:gridCol w:w="3324"/>
        <w:gridCol w:w="2346"/>
        <w:gridCol w:w="2402"/>
      </w:tblGrid>
      <w:tr w:rsidR="00B927D7" w:rsidRPr="00032A5A" w14:paraId="1152FCE5" w14:textId="77777777" w:rsidTr="00B927D7">
        <w:trPr>
          <w:trHeight w:val="670"/>
        </w:trPr>
        <w:tc>
          <w:tcPr>
            <w:tcW w:w="1686" w:type="dxa"/>
            <w:vAlign w:val="center"/>
          </w:tcPr>
          <w:p w14:paraId="1690F954"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Role</w:t>
            </w:r>
          </w:p>
        </w:tc>
        <w:tc>
          <w:tcPr>
            <w:tcW w:w="4445" w:type="dxa"/>
            <w:vAlign w:val="center"/>
          </w:tcPr>
          <w:p w14:paraId="52B9CA88"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Cost Breakdown</w:t>
            </w:r>
          </w:p>
        </w:tc>
        <w:tc>
          <w:tcPr>
            <w:tcW w:w="3324" w:type="dxa"/>
            <w:vAlign w:val="center"/>
          </w:tcPr>
          <w:p w14:paraId="3C9B9408" w14:textId="77777777" w:rsidR="00B927D7" w:rsidRPr="00032A5A" w:rsidRDefault="00B927D7" w:rsidP="00B927D7">
            <w:pPr>
              <w:rPr>
                <w:rFonts w:ascii="Times New Roman" w:hAnsi="Times New Roman" w:cs="Times New Roman"/>
                <w:b/>
                <w:lang w:eastAsia="en-US"/>
              </w:rPr>
            </w:pPr>
            <w:r w:rsidRPr="00032A5A">
              <w:rPr>
                <w:rFonts w:ascii="Times New Roman" w:hAnsi="Times New Roman" w:cs="Times New Roman"/>
                <w:b/>
                <w:lang w:eastAsia="en-US"/>
              </w:rPr>
              <w:t>Average pay per hour (inc</w:t>
            </w:r>
            <w:r w:rsidRPr="00032A5A">
              <w:rPr>
                <w:rFonts w:ascii="Times New Roman" w:hAnsi="Times New Roman" w:cs="Times New Roman"/>
                <w:b/>
                <w:bCs/>
                <w:lang w:eastAsia="en-US"/>
              </w:rPr>
              <w:t>.</w:t>
            </w:r>
            <w:r w:rsidRPr="00032A5A">
              <w:rPr>
                <w:rFonts w:ascii="Times New Roman" w:hAnsi="Times New Roman" w:cs="Times New Roman"/>
                <w:b/>
                <w:lang w:eastAsia="en-US"/>
              </w:rPr>
              <w:t xml:space="preserve"> GST)</w:t>
            </w:r>
          </w:p>
        </w:tc>
        <w:tc>
          <w:tcPr>
            <w:tcW w:w="2346" w:type="dxa"/>
            <w:vAlign w:val="center"/>
          </w:tcPr>
          <w:p w14:paraId="378ABB77"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Total Hours</w:t>
            </w:r>
          </w:p>
        </w:tc>
        <w:tc>
          <w:tcPr>
            <w:tcW w:w="2402" w:type="dxa"/>
            <w:vAlign w:val="center"/>
          </w:tcPr>
          <w:p w14:paraId="6046A5C9"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Total Cost (NZD)</w:t>
            </w:r>
          </w:p>
        </w:tc>
      </w:tr>
      <w:tr w:rsidR="00B927D7" w:rsidRPr="00032A5A" w14:paraId="32856993" w14:textId="77777777" w:rsidTr="00B927D7">
        <w:trPr>
          <w:trHeight w:val="670"/>
        </w:trPr>
        <w:tc>
          <w:tcPr>
            <w:tcW w:w="1686" w:type="dxa"/>
            <w:vAlign w:val="center"/>
          </w:tcPr>
          <w:p w14:paraId="37BC8DBF" w14:textId="6B9DD068" w:rsidR="00B927D7" w:rsidRPr="00032A5A" w:rsidRDefault="00BE60DA"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Supervisor</w:t>
            </w:r>
          </w:p>
        </w:tc>
        <w:tc>
          <w:tcPr>
            <w:tcW w:w="4445" w:type="dxa"/>
            <w:vAlign w:val="center"/>
          </w:tcPr>
          <w:p w14:paraId="5796A6D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Provided by AUT:</w:t>
            </w:r>
          </w:p>
          <w:p w14:paraId="498B4066" w14:textId="6740EEEA"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$142</w:t>
            </w:r>
            <w:r w:rsidR="00E40A9B" w:rsidRPr="00032A5A">
              <w:rPr>
                <w:rFonts w:ascii="Times New Roman" w:hAnsi="Times New Roman" w:cs="Times New Roman"/>
                <w:sz w:val="20"/>
                <w:szCs w:val="20"/>
                <w:lang w:eastAsia="en-US"/>
              </w:rPr>
              <w:t xml:space="preserve"> </w:t>
            </w:r>
            <w:r w:rsidRPr="00032A5A">
              <w:rPr>
                <w:rFonts w:ascii="Times New Roman" w:hAnsi="Times New Roman" w:cs="Times New Roman"/>
                <w:sz w:val="20"/>
                <w:szCs w:val="20"/>
                <w:lang w:eastAsia="en-US"/>
              </w:rPr>
              <w:t>+</w:t>
            </w:r>
            <w:r w:rsidR="00E40A9B" w:rsidRPr="00032A5A">
              <w:rPr>
                <w:rFonts w:ascii="Times New Roman" w:hAnsi="Times New Roman" w:cs="Times New Roman"/>
                <w:sz w:val="20"/>
                <w:szCs w:val="20"/>
                <w:lang w:eastAsia="en-US"/>
              </w:rPr>
              <w:t xml:space="preserve"> </w:t>
            </w:r>
            <w:r w:rsidRPr="00032A5A">
              <w:rPr>
                <w:rFonts w:ascii="Times New Roman" w:hAnsi="Times New Roman" w:cs="Times New Roman"/>
                <w:sz w:val="20"/>
                <w:szCs w:val="20"/>
                <w:lang w:eastAsia="en-US"/>
              </w:rPr>
              <w:t>GST</w:t>
            </w:r>
            <w:r w:rsidR="00E40A9B" w:rsidRPr="00032A5A">
              <w:rPr>
                <w:rFonts w:ascii="Times New Roman" w:hAnsi="Times New Roman" w:cs="Times New Roman"/>
                <w:sz w:val="20"/>
                <w:szCs w:val="20"/>
                <w:lang w:eastAsia="en-US"/>
              </w:rPr>
              <w:t xml:space="preserve"> (15%)</w:t>
            </w:r>
          </w:p>
        </w:tc>
        <w:tc>
          <w:tcPr>
            <w:tcW w:w="3324" w:type="dxa"/>
            <w:vAlign w:val="center"/>
          </w:tcPr>
          <w:p w14:paraId="7E326F07" w14:textId="77777777" w:rsidR="00B927D7" w:rsidRPr="00032A5A" w:rsidRDefault="00B927D7" w:rsidP="00B927D7">
            <w:pPr>
              <w:rPr>
                <w:rFonts w:ascii="Times New Roman" w:hAnsi="Times New Roman" w:cs="Times New Roman"/>
                <w:sz w:val="20"/>
                <w:szCs w:val="20"/>
              </w:rPr>
            </w:pPr>
            <w:r w:rsidRPr="00032A5A">
              <w:rPr>
                <w:rFonts w:ascii="Times New Roman" w:hAnsi="Times New Roman" w:cs="Times New Roman"/>
                <w:sz w:val="20"/>
                <w:szCs w:val="20"/>
              </w:rPr>
              <w:t>$163.30</w:t>
            </w:r>
          </w:p>
        </w:tc>
        <w:tc>
          <w:tcPr>
            <w:tcW w:w="2346" w:type="dxa"/>
            <w:vAlign w:val="center"/>
          </w:tcPr>
          <w:p w14:paraId="6FDA67E9"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 hour per week</w:t>
            </w:r>
          </w:p>
          <w:p w14:paraId="28D145F7"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24 weeks (2 sems)</w:t>
            </w:r>
          </w:p>
          <w:p w14:paraId="7F75D2FE"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 x 24 = </w:t>
            </w:r>
            <w:r w:rsidRPr="00032A5A">
              <w:rPr>
                <w:rFonts w:ascii="Times New Roman" w:hAnsi="Times New Roman" w:cs="Times New Roman"/>
                <w:b/>
                <w:bCs/>
                <w:sz w:val="20"/>
                <w:szCs w:val="20"/>
                <w:lang w:eastAsia="en-US"/>
              </w:rPr>
              <w:t>24</w:t>
            </w:r>
            <w:r w:rsidRPr="00032A5A">
              <w:rPr>
                <w:rFonts w:ascii="Times New Roman" w:hAnsi="Times New Roman" w:cs="Times New Roman"/>
                <w:sz w:val="20"/>
                <w:szCs w:val="20"/>
                <w:lang w:eastAsia="en-US"/>
              </w:rPr>
              <w:t xml:space="preserve"> hrs</w:t>
            </w:r>
          </w:p>
        </w:tc>
        <w:tc>
          <w:tcPr>
            <w:tcW w:w="2402" w:type="dxa"/>
            <w:vAlign w:val="center"/>
          </w:tcPr>
          <w:p w14:paraId="662C584D"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163.30 x 24</w:t>
            </w:r>
          </w:p>
          <w:p w14:paraId="4E446FE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 </w:t>
            </w:r>
            <w:r w:rsidRPr="00032A5A">
              <w:rPr>
                <w:rFonts w:ascii="Times New Roman" w:hAnsi="Times New Roman" w:cs="Times New Roman"/>
                <w:b/>
                <w:bCs/>
                <w:sz w:val="20"/>
                <w:szCs w:val="20"/>
                <w:lang w:eastAsia="en-US"/>
              </w:rPr>
              <w:t>$3,919.20</w:t>
            </w:r>
          </w:p>
        </w:tc>
      </w:tr>
      <w:tr w:rsidR="00B927D7" w:rsidRPr="00032A5A" w14:paraId="171490F3" w14:textId="77777777" w:rsidTr="00B927D7">
        <w:trPr>
          <w:trHeight w:val="670"/>
        </w:trPr>
        <w:tc>
          <w:tcPr>
            <w:tcW w:w="1686" w:type="dxa"/>
            <w:vAlign w:val="center"/>
          </w:tcPr>
          <w:p w14:paraId="43300DE2"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Project Manager</w:t>
            </w:r>
          </w:p>
        </w:tc>
        <w:tc>
          <w:tcPr>
            <w:tcW w:w="4445" w:type="dxa"/>
            <w:vAlign w:val="center"/>
          </w:tcPr>
          <w:p w14:paraId="25917D02"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Average yearly salary: $98,461</w:t>
            </w:r>
            <w:r w:rsidRPr="00032A5A">
              <w:rPr>
                <w:rFonts w:ascii="Times New Roman" w:hAnsi="Times New Roman" w:cs="Times New Roman"/>
                <w:sz w:val="20"/>
                <w:szCs w:val="20"/>
              </w:rPr>
              <w:t xml:space="preserve"> (PayScale, 2025) </w:t>
            </w:r>
          </w:p>
        </w:tc>
        <w:tc>
          <w:tcPr>
            <w:tcW w:w="3324" w:type="dxa"/>
            <w:vAlign w:val="center"/>
          </w:tcPr>
          <w:p w14:paraId="59756A6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$47.34</w:t>
            </w:r>
            <w:r w:rsidRPr="00032A5A">
              <w:rPr>
                <w:rFonts w:ascii="Times New Roman" w:hAnsi="Times New Roman" w:cs="Times New Roman"/>
                <w:sz w:val="20"/>
                <w:szCs w:val="20"/>
                <w:lang w:eastAsia="en-US"/>
              </w:rPr>
              <w:tab/>
            </w:r>
          </w:p>
        </w:tc>
        <w:tc>
          <w:tcPr>
            <w:tcW w:w="2346" w:type="dxa"/>
            <w:vAlign w:val="center"/>
          </w:tcPr>
          <w:p w14:paraId="087FBF7F"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hours per week </w:t>
            </w:r>
          </w:p>
          <w:p w14:paraId="27E228F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24 weeks (2 sems) </w:t>
            </w:r>
          </w:p>
          <w:p w14:paraId="2A49ECDD"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x 24 = </w:t>
            </w:r>
            <w:r w:rsidRPr="00032A5A">
              <w:rPr>
                <w:rFonts w:ascii="Times New Roman" w:hAnsi="Times New Roman" w:cs="Times New Roman"/>
                <w:b/>
                <w:bCs/>
                <w:sz w:val="20"/>
                <w:szCs w:val="20"/>
                <w:lang w:eastAsia="en-US"/>
              </w:rPr>
              <w:t xml:space="preserve">360 </w:t>
            </w:r>
            <w:r w:rsidRPr="00032A5A">
              <w:rPr>
                <w:rFonts w:ascii="Times New Roman" w:hAnsi="Times New Roman" w:cs="Times New Roman"/>
                <w:sz w:val="20"/>
                <w:szCs w:val="20"/>
                <w:lang w:eastAsia="en-US"/>
              </w:rPr>
              <w:t>hrs</w:t>
            </w:r>
          </w:p>
        </w:tc>
        <w:tc>
          <w:tcPr>
            <w:tcW w:w="2402" w:type="dxa"/>
            <w:vAlign w:val="center"/>
          </w:tcPr>
          <w:p w14:paraId="7110940D"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360 x 47.24</w:t>
            </w:r>
          </w:p>
          <w:p w14:paraId="240CB8A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 </w:t>
            </w:r>
            <w:r w:rsidRPr="00032A5A">
              <w:rPr>
                <w:rFonts w:ascii="Times New Roman" w:hAnsi="Times New Roman" w:cs="Times New Roman"/>
                <w:b/>
                <w:bCs/>
                <w:sz w:val="20"/>
                <w:szCs w:val="20"/>
                <w:lang w:eastAsia="en-US"/>
              </w:rPr>
              <w:t>$17,006.40</w:t>
            </w:r>
          </w:p>
        </w:tc>
      </w:tr>
      <w:tr w:rsidR="00B927D7" w:rsidRPr="00032A5A" w14:paraId="73310730" w14:textId="77777777" w:rsidTr="00B927D7">
        <w:trPr>
          <w:trHeight w:val="670"/>
        </w:trPr>
        <w:tc>
          <w:tcPr>
            <w:tcW w:w="1686" w:type="dxa"/>
            <w:vAlign w:val="center"/>
          </w:tcPr>
          <w:p w14:paraId="0B096930"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Network Engineer</w:t>
            </w:r>
          </w:p>
          <w:p w14:paraId="0314FEAE"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(x4)</w:t>
            </w:r>
          </w:p>
        </w:tc>
        <w:tc>
          <w:tcPr>
            <w:tcW w:w="4445" w:type="dxa"/>
            <w:vAlign w:val="center"/>
          </w:tcPr>
          <w:p w14:paraId="577AFB1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Average yearly salary: 78,377</w:t>
            </w:r>
            <w:r w:rsidRPr="00032A5A">
              <w:rPr>
                <w:rFonts w:ascii="Times New Roman" w:hAnsi="Times New Roman" w:cs="Times New Roman"/>
                <w:sz w:val="20"/>
                <w:szCs w:val="20"/>
              </w:rPr>
              <w:t xml:space="preserve"> (PayScale, 2024)</w:t>
            </w:r>
          </w:p>
        </w:tc>
        <w:tc>
          <w:tcPr>
            <w:tcW w:w="3324" w:type="dxa"/>
            <w:vAlign w:val="center"/>
          </w:tcPr>
          <w:p w14:paraId="23FF0C01"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$37.68</w:t>
            </w:r>
          </w:p>
        </w:tc>
        <w:tc>
          <w:tcPr>
            <w:tcW w:w="2346" w:type="dxa"/>
            <w:vAlign w:val="center"/>
          </w:tcPr>
          <w:p w14:paraId="0A7C55C3"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hours per week </w:t>
            </w:r>
          </w:p>
          <w:p w14:paraId="5EF2D3AF"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24 weeks (2 sems) </w:t>
            </w:r>
          </w:p>
          <w:p w14:paraId="24AFC31B"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x 24 = 360 </w:t>
            </w:r>
          </w:p>
          <w:p w14:paraId="05DCB72F"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360 x 4 = </w:t>
            </w:r>
            <w:r w:rsidRPr="00032A5A">
              <w:rPr>
                <w:rFonts w:ascii="Times New Roman" w:hAnsi="Times New Roman" w:cs="Times New Roman"/>
                <w:b/>
                <w:bCs/>
                <w:sz w:val="20"/>
                <w:szCs w:val="20"/>
                <w:lang w:eastAsia="en-US"/>
              </w:rPr>
              <w:t xml:space="preserve">1440 </w:t>
            </w:r>
            <w:r w:rsidRPr="00032A5A">
              <w:rPr>
                <w:rFonts w:ascii="Times New Roman" w:hAnsi="Times New Roman" w:cs="Times New Roman"/>
                <w:sz w:val="20"/>
                <w:szCs w:val="20"/>
                <w:lang w:eastAsia="en-US"/>
              </w:rPr>
              <w:t>hrs</w:t>
            </w:r>
          </w:p>
        </w:tc>
        <w:tc>
          <w:tcPr>
            <w:tcW w:w="2402" w:type="dxa"/>
            <w:vAlign w:val="center"/>
          </w:tcPr>
          <w:p w14:paraId="3860A401" w14:textId="77777777" w:rsidR="00E40A9B"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1440 x 37.68 </w:t>
            </w:r>
          </w:p>
          <w:p w14:paraId="7F6C276A" w14:textId="11BA6FD3"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w:t>
            </w:r>
            <w:r w:rsidRPr="00032A5A">
              <w:rPr>
                <w:rFonts w:ascii="Times New Roman" w:hAnsi="Times New Roman" w:cs="Times New Roman"/>
                <w:b/>
                <w:bCs/>
                <w:sz w:val="20"/>
                <w:szCs w:val="20"/>
                <w:lang w:eastAsia="en-US"/>
              </w:rPr>
              <w:t xml:space="preserve"> $54,259.20</w:t>
            </w:r>
          </w:p>
        </w:tc>
      </w:tr>
      <w:tr w:rsidR="00B927D7" w:rsidRPr="00032A5A" w14:paraId="607731E5" w14:textId="77777777" w:rsidTr="00B927D7">
        <w:trPr>
          <w:trHeight w:val="670"/>
        </w:trPr>
        <w:tc>
          <w:tcPr>
            <w:tcW w:w="1686" w:type="dxa"/>
            <w:vAlign w:val="center"/>
          </w:tcPr>
          <w:p w14:paraId="3AEDBC0B"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System Architect</w:t>
            </w:r>
          </w:p>
          <w:p w14:paraId="4D53B25C"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(x2)</w:t>
            </w:r>
          </w:p>
        </w:tc>
        <w:tc>
          <w:tcPr>
            <w:tcW w:w="4445" w:type="dxa"/>
            <w:vAlign w:val="center"/>
          </w:tcPr>
          <w:p w14:paraId="1EEE4E63"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Average yearly salary: $98,895</w:t>
            </w:r>
            <w:r w:rsidRPr="00032A5A">
              <w:rPr>
                <w:rFonts w:ascii="Times New Roman" w:hAnsi="Times New Roman" w:cs="Times New Roman"/>
                <w:sz w:val="20"/>
                <w:szCs w:val="20"/>
              </w:rPr>
              <w:t xml:space="preserve"> (PayScale, 2023)</w:t>
            </w:r>
            <w:r w:rsidRPr="00032A5A">
              <w:rPr>
                <w:rFonts w:ascii="Times New Roman" w:hAnsi="Times New Roman" w:cs="Times New Roman"/>
                <w:sz w:val="20"/>
                <w:szCs w:val="20"/>
              </w:rPr>
              <w:br/>
            </w:r>
          </w:p>
        </w:tc>
        <w:tc>
          <w:tcPr>
            <w:tcW w:w="3324" w:type="dxa"/>
            <w:vAlign w:val="center"/>
          </w:tcPr>
          <w:p w14:paraId="3741F313"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$47.55</w:t>
            </w:r>
          </w:p>
        </w:tc>
        <w:tc>
          <w:tcPr>
            <w:tcW w:w="2346" w:type="dxa"/>
            <w:vAlign w:val="center"/>
          </w:tcPr>
          <w:p w14:paraId="7816E1D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hours per week </w:t>
            </w:r>
          </w:p>
          <w:p w14:paraId="20E2C8F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24 weeks (2 sems) </w:t>
            </w:r>
          </w:p>
          <w:p w14:paraId="3743F602"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15 x 24 = 360</w:t>
            </w:r>
            <w:r w:rsidRPr="00032A5A">
              <w:rPr>
                <w:rFonts w:ascii="Times New Roman" w:hAnsi="Times New Roman" w:cs="Times New Roman"/>
                <w:b/>
                <w:bCs/>
                <w:sz w:val="20"/>
                <w:szCs w:val="20"/>
                <w:lang w:eastAsia="en-US"/>
              </w:rPr>
              <w:t xml:space="preserve"> </w:t>
            </w:r>
            <w:r w:rsidRPr="00032A5A">
              <w:rPr>
                <w:rFonts w:ascii="Times New Roman" w:hAnsi="Times New Roman" w:cs="Times New Roman"/>
                <w:sz w:val="20"/>
                <w:szCs w:val="20"/>
                <w:lang w:eastAsia="en-US"/>
              </w:rPr>
              <w:t>hrs</w:t>
            </w:r>
          </w:p>
          <w:p w14:paraId="45417B80"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360 x 2 = </w:t>
            </w:r>
            <w:r w:rsidRPr="00032A5A">
              <w:rPr>
                <w:rFonts w:ascii="Times New Roman" w:hAnsi="Times New Roman" w:cs="Times New Roman"/>
                <w:b/>
                <w:bCs/>
                <w:sz w:val="20"/>
                <w:szCs w:val="20"/>
                <w:lang w:eastAsia="en-US"/>
              </w:rPr>
              <w:t>720</w:t>
            </w:r>
            <w:r w:rsidRPr="00032A5A">
              <w:rPr>
                <w:rFonts w:ascii="Times New Roman" w:hAnsi="Times New Roman" w:cs="Times New Roman"/>
                <w:sz w:val="20"/>
                <w:szCs w:val="20"/>
                <w:lang w:eastAsia="en-US"/>
              </w:rPr>
              <w:t xml:space="preserve"> hrs</w:t>
            </w:r>
          </w:p>
        </w:tc>
        <w:tc>
          <w:tcPr>
            <w:tcW w:w="2402" w:type="dxa"/>
            <w:vAlign w:val="center"/>
          </w:tcPr>
          <w:p w14:paraId="7C2BAFFE"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720 x 47.55</w:t>
            </w:r>
          </w:p>
          <w:p w14:paraId="330BA2F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 </w:t>
            </w:r>
            <w:r w:rsidRPr="00032A5A">
              <w:rPr>
                <w:rFonts w:ascii="Times New Roman" w:hAnsi="Times New Roman" w:cs="Times New Roman"/>
                <w:b/>
                <w:bCs/>
                <w:sz w:val="20"/>
                <w:szCs w:val="20"/>
                <w:lang w:eastAsia="en-US"/>
              </w:rPr>
              <w:t>$34,236.00</w:t>
            </w:r>
          </w:p>
        </w:tc>
      </w:tr>
    </w:tbl>
    <w:p w14:paraId="57C2146D" w14:textId="77777777" w:rsidR="00B927D7" w:rsidRPr="00032A5A" w:rsidRDefault="00B927D7" w:rsidP="00B927D7">
      <w:pPr>
        <w:rPr>
          <w:rFonts w:ascii="Times New Roman" w:hAnsi="Times New Roman" w:cs="Times New Roman"/>
          <w:lang w:eastAsia="en-US"/>
        </w:rPr>
      </w:pPr>
    </w:p>
    <w:p w14:paraId="4B968B90" w14:textId="77777777" w:rsidR="00B927D7" w:rsidRPr="00032A5A" w:rsidRDefault="00B927D7" w:rsidP="00B927D7">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5A1B0B65" w14:textId="325B5AA8" w:rsidR="00662BF0" w:rsidRPr="00032A5A" w:rsidRDefault="005E061C" w:rsidP="003C21B9">
      <w:pPr>
        <w:pStyle w:val="Heading2"/>
        <w:rPr>
          <w:rFonts w:cs="Times New Roman"/>
        </w:rPr>
      </w:pPr>
      <w:bookmarkStart w:id="362" w:name="_Ref194809808"/>
      <w:bookmarkStart w:id="363" w:name="_Toc195128362"/>
      <w:bookmarkStart w:id="364" w:name="_Toc195128879"/>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431F8B">
        <w:rPr>
          <w:rFonts w:cs="Times New Roman"/>
          <w:noProof/>
        </w:rPr>
        <w:t>J</w:t>
      </w:r>
      <w:r w:rsidR="000B4F8B" w:rsidRPr="00032A5A">
        <w:rPr>
          <w:rFonts w:cs="Times New Roman"/>
        </w:rPr>
        <w:fldChar w:fldCharType="end"/>
      </w:r>
      <w:bookmarkEnd w:id="331"/>
      <w:bookmarkEnd w:id="360"/>
      <w:bookmarkEnd w:id="362"/>
      <w:r w:rsidRPr="00032A5A">
        <w:rPr>
          <w:rFonts w:cs="Times New Roman"/>
        </w:rPr>
        <w:t xml:space="preserve"> </w:t>
      </w:r>
      <w:r w:rsidR="00662BF0" w:rsidRPr="00032A5A">
        <w:rPr>
          <w:rFonts w:cs="Times New Roman"/>
        </w:rPr>
        <w:t>–</w:t>
      </w:r>
      <w:r w:rsidRPr="00032A5A">
        <w:rPr>
          <w:rFonts w:cs="Times New Roman"/>
        </w:rPr>
        <w:t xml:space="preserve"> </w:t>
      </w:r>
      <w:r w:rsidR="00662BF0" w:rsidRPr="00032A5A">
        <w:rPr>
          <w:rFonts w:cs="Times New Roman"/>
        </w:rPr>
        <w:t>Skills Analysis Matrix</w:t>
      </w:r>
      <w:bookmarkEnd w:id="363"/>
      <w:bookmarkEnd w:id="364"/>
    </w:p>
    <w:p w14:paraId="5574C2F0" w14:textId="77777777" w:rsidR="00792326" w:rsidRPr="00032A5A" w:rsidRDefault="00792326" w:rsidP="00015843">
      <w:pPr>
        <w:rPr>
          <w:rFonts w:ascii="Times New Roman" w:hAnsi="Times New Roman" w:cs="Times New Roman"/>
          <w:lang w:eastAsia="en-US"/>
        </w:rPr>
      </w:pPr>
    </w:p>
    <w:tbl>
      <w:tblPr>
        <w:tblW w:w="16297" w:type="dxa"/>
        <w:tblLook w:val="04A0" w:firstRow="1" w:lastRow="0" w:firstColumn="1" w:lastColumn="0" w:noHBand="0" w:noVBand="1"/>
      </w:tblPr>
      <w:tblGrid>
        <w:gridCol w:w="1295"/>
        <w:gridCol w:w="1571"/>
        <w:gridCol w:w="1571"/>
        <w:gridCol w:w="1171"/>
        <w:gridCol w:w="1617"/>
        <w:gridCol w:w="1559"/>
        <w:gridCol w:w="2015"/>
        <w:gridCol w:w="940"/>
        <w:gridCol w:w="872"/>
        <w:gridCol w:w="2410"/>
        <w:gridCol w:w="1276"/>
      </w:tblGrid>
      <w:tr w:rsidR="00792326" w:rsidRPr="00032A5A" w14:paraId="165EB875" w14:textId="77777777" w:rsidTr="00FD4C69">
        <w:trPr>
          <w:trHeight w:val="754"/>
        </w:trPr>
        <w:tc>
          <w:tcPr>
            <w:tcW w:w="16297" w:type="dxa"/>
            <w:gridSpan w:val="11"/>
            <w:tcBorders>
              <w:top w:val="single" w:sz="4" w:space="0" w:color="auto"/>
              <w:left w:val="single" w:sz="4" w:space="0" w:color="auto"/>
              <w:bottom w:val="single" w:sz="4" w:space="0" w:color="auto"/>
              <w:right w:val="single" w:sz="4" w:space="0" w:color="auto"/>
            </w:tcBorders>
            <w:vAlign w:val="center"/>
            <w:hideMark/>
          </w:tcPr>
          <w:p w14:paraId="1B2FDDDA" w14:textId="77777777" w:rsidR="00792326" w:rsidRPr="00032A5A" w:rsidRDefault="00792326" w:rsidP="00792326">
            <w:pPr>
              <w:jc w:val="center"/>
              <w:rPr>
                <w:rFonts w:ascii="Times New Roman" w:eastAsia="Times New Roman" w:hAnsi="Times New Roman" w:cs="Times New Roman"/>
                <w:b/>
                <w:bCs/>
                <w:color w:val="000000"/>
                <w:sz w:val="40"/>
                <w:szCs w:val="40"/>
                <w:lang w:bidi="my-MM"/>
              </w:rPr>
            </w:pPr>
            <w:r w:rsidRPr="00032A5A">
              <w:rPr>
                <w:rFonts w:ascii="Times New Roman" w:eastAsia="Times New Roman" w:hAnsi="Times New Roman" w:cs="Times New Roman"/>
                <w:b/>
                <w:bCs/>
                <w:color w:val="000000"/>
                <w:sz w:val="40"/>
                <w:szCs w:val="40"/>
                <w:lang w:bidi="my-MM"/>
              </w:rPr>
              <w:t>Skills Matrix</w:t>
            </w:r>
          </w:p>
        </w:tc>
      </w:tr>
      <w:tr w:rsidR="006134CC" w:rsidRPr="00032A5A" w14:paraId="65F5A7AB" w14:textId="77777777" w:rsidTr="00FD4C69">
        <w:trPr>
          <w:trHeight w:val="1261"/>
        </w:trPr>
        <w:tc>
          <w:tcPr>
            <w:tcW w:w="1295" w:type="dxa"/>
            <w:tcBorders>
              <w:top w:val="single" w:sz="4" w:space="0" w:color="auto"/>
              <w:left w:val="single" w:sz="4" w:space="0" w:color="auto"/>
              <w:bottom w:val="single" w:sz="4" w:space="0" w:color="auto"/>
              <w:right w:val="single" w:sz="4" w:space="0" w:color="auto"/>
            </w:tcBorders>
            <w:vAlign w:val="center"/>
            <w:hideMark/>
          </w:tcPr>
          <w:p w14:paraId="4AD72630"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Team Members</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AE0D66E"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Linux Installation and Configuration</w:t>
            </w:r>
          </w:p>
        </w:tc>
        <w:tc>
          <w:tcPr>
            <w:tcW w:w="1571" w:type="dxa"/>
            <w:tcBorders>
              <w:top w:val="single" w:sz="4" w:space="0" w:color="auto"/>
              <w:left w:val="single" w:sz="4" w:space="0" w:color="auto"/>
              <w:bottom w:val="single" w:sz="4" w:space="0" w:color="auto"/>
              <w:right w:val="single" w:sz="4" w:space="0" w:color="auto"/>
            </w:tcBorders>
            <w:vAlign w:val="center"/>
            <w:hideMark/>
          </w:tcPr>
          <w:p w14:paraId="5E8F0F6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Linux as Router Configuration</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14DD8C7"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BASH Scripting</w:t>
            </w:r>
          </w:p>
        </w:tc>
        <w:tc>
          <w:tcPr>
            <w:tcW w:w="1617" w:type="dxa"/>
            <w:tcBorders>
              <w:top w:val="single" w:sz="4" w:space="0" w:color="auto"/>
              <w:left w:val="single" w:sz="4" w:space="0" w:color="auto"/>
              <w:bottom w:val="single" w:sz="4" w:space="0" w:color="auto"/>
              <w:right w:val="single" w:sz="4" w:space="0" w:color="auto"/>
            </w:tcBorders>
            <w:vAlign w:val="center"/>
            <w:hideMark/>
          </w:tcPr>
          <w:p w14:paraId="12820A49"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Subnetting IPv4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14AA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Subnetting IPv6</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529514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Understanding of Networking Protocols (TCP/UDP)</w:t>
            </w:r>
          </w:p>
        </w:tc>
        <w:tc>
          <w:tcPr>
            <w:tcW w:w="940" w:type="dxa"/>
            <w:tcBorders>
              <w:top w:val="single" w:sz="4" w:space="0" w:color="auto"/>
              <w:left w:val="single" w:sz="4" w:space="0" w:color="auto"/>
              <w:bottom w:val="single" w:sz="4" w:space="0" w:color="auto"/>
              <w:right w:val="single" w:sz="4" w:space="0" w:color="auto"/>
            </w:tcBorders>
            <w:vAlign w:val="center"/>
            <w:hideMark/>
          </w:tcPr>
          <w:p w14:paraId="4D206A4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iPerf Usage</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9B3E39"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D-ITG Usage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AF15A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Basic Network Performance Metrics (Throughput, Delay, Jitter, Packet Loss)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DDA45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Basic Data Analysis Skills</w:t>
            </w:r>
          </w:p>
        </w:tc>
      </w:tr>
      <w:tr w:rsidR="0082642C" w:rsidRPr="00032A5A" w14:paraId="7B4D32A7"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1C2E28B6"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Kylie Afable</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1DC7C93"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2A3DE8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4D93D9"/>
            <w:noWrap/>
            <w:vAlign w:val="center"/>
            <w:hideMark/>
          </w:tcPr>
          <w:p w14:paraId="139DCE8C"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8098623"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06BA5D0"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CC4DFC7"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7C9862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92C23C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D64E673"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2E9B839"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r>
      <w:tr w:rsidR="0082642C" w:rsidRPr="00032A5A" w14:paraId="084622D2"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B9D299A"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Zafar Azad</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3751D96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A0D2F4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6DCD81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59F35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3</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2DA4C4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ACB4D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3</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BA2FB78"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695F02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129EB0B"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02AE2A9"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r>
      <w:tr w:rsidR="0082642C" w:rsidRPr="00032A5A" w14:paraId="0F50161D"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5B29954"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Larissa Goh</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2FB0CE80"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CEEC86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F8B5B2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033EBE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62EE2B33"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5FC306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6D99E5C"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359CF91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20C3CF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A8AF11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r>
      <w:tr w:rsidR="0082642C" w:rsidRPr="00032A5A" w14:paraId="317FCB79"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0E6D1BB3"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Nathan Quai Hoi</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0ACC483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9FC3E6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CF3B583"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C873B3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F81BB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B972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DF2163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B4C446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7E820B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F3CFB42"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r>
      <w:tr w:rsidR="0082642C" w:rsidRPr="00032A5A" w14:paraId="6CB413B3"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EADB927"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Charmi Patel</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9A4B8A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F4BB973"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7165D20"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4FFF6147"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343B3AB"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750568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015383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91B4DE8"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7889DA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F1466A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r>
      <w:tr w:rsidR="0082642C" w:rsidRPr="00032A5A" w14:paraId="38A8F626"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364A8D8"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Win Phyo</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57AE592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6A03D6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C61B19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E73877"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36DE6B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A38471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C0BB33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77E8175B"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DD4E2F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B14D12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r>
      <w:tr w:rsidR="0082642C" w:rsidRPr="00032A5A" w14:paraId="31B7A4B5" w14:textId="77777777" w:rsidTr="00FD4C69">
        <w:trPr>
          <w:trHeight w:val="432"/>
        </w:trPr>
        <w:tc>
          <w:tcPr>
            <w:tcW w:w="1295" w:type="dxa"/>
            <w:tcBorders>
              <w:top w:val="single" w:sz="4" w:space="0" w:color="auto"/>
              <w:left w:val="single" w:sz="4" w:space="0" w:color="auto"/>
              <w:bottom w:val="single" w:sz="12" w:space="0" w:color="auto"/>
              <w:right w:val="single" w:sz="12" w:space="0" w:color="auto"/>
            </w:tcBorders>
            <w:shd w:val="clear" w:color="D9D9D9" w:fill="D9D9D9"/>
            <w:noWrap/>
            <w:vAlign w:val="center"/>
            <w:hideMark/>
          </w:tcPr>
          <w:p w14:paraId="44F7EAFE"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Thomas Robinson</w:t>
            </w:r>
          </w:p>
        </w:tc>
        <w:tc>
          <w:tcPr>
            <w:tcW w:w="1571" w:type="dxa"/>
            <w:tcBorders>
              <w:top w:val="single" w:sz="4" w:space="0" w:color="auto"/>
              <w:left w:val="single" w:sz="12" w:space="0" w:color="auto"/>
              <w:bottom w:val="single" w:sz="12" w:space="0" w:color="auto"/>
              <w:right w:val="single" w:sz="4" w:space="0" w:color="auto"/>
            </w:tcBorders>
            <w:shd w:val="clear" w:color="000000" w:fill="92D050"/>
            <w:noWrap/>
            <w:vAlign w:val="center"/>
            <w:hideMark/>
          </w:tcPr>
          <w:p w14:paraId="75FEEE48"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3</w:t>
            </w:r>
          </w:p>
        </w:tc>
        <w:tc>
          <w:tcPr>
            <w:tcW w:w="1571"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5008427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67EA578C"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242D75EB"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7F118CF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5F59BC57"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940"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109B42EE"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2F63587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114582F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32BDAD8C"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r>
      <w:tr w:rsidR="0082642C" w:rsidRPr="00032A5A" w14:paraId="4D2B2FC8"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noWrap/>
            <w:vAlign w:val="center"/>
            <w:hideMark/>
          </w:tcPr>
          <w:p w14:paraId="6D368D37"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Total</w:t>
            </w:r>
          </w:p>
        </w:tc>
        <w:tc>
          <w:tcPr>
            <w:tcW w:w="1571" w:type="dxa"/>
            <w:tcBorders>
              <w:top w:val="single" w:sz="12" w:space="0" w:color="auto"/>
              <w:left w:val="single" w:sz="12" w:space="0" w:color="auto"/>
              <w:bottom w:val="single" w:sz="12" w:space="0" w:color="auto"/>
              <w:right w:val="single" w:sz="4" w:space="0" w:color="auto"/>
            </w:tcBorders>
            <w:shd w:val="clear" w:color="000000" w:fill="92D050"/>
            <w:noWrap/>
            <w:vAlign w:val="center"/>
            <w:hideMark/>
          </w:tcPr>
          <w:p w14:paraId="60D47289"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15</w:t>
            </w:r>
          </w:p>
        </w:tc>
        <w:tc>
          <w:tcPr>
            <w:tcW w:w="1571"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513ADFD7"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171"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5AAA0E6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5</w:t>
            </w:r>
          </w:p>
        </w:tc>
        <w:tc>
          <w:tcPr>
            <w:tcW w:w="1617"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48F844D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12</w:t>
            </w:r>
          </w:p>
        </w:tc>
        <w:tc>
          <w:tcPr>
            <w:tcW w:w="1559"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775AC6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4</w:t>
            </w:r>
          </w:p>
        </w:tc>
        <w:tc>
          <w:tcPr>
            <w:tcW w:w="2015"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86372A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10</w:t>
            </w:r>
          </w:p>
        </w:tc>
        <w:tc>
          <w:tcPr>
            <w:tcW w:w="940"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1A33953E"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872"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47F1342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2410"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0B69B035"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5</w:t>
            </w:r>
          </w:p>
        </w:tc>
        <w:tc>
          <w:tcPr>
            <w:tcW w:w="1276"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099890A"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6</w:t>
            </w:r>
          </w:p>
        </w:tc>
      </w:tr>
      <w:tr w:rsidR="0082642C" w:rsidRPr="00032A5A" w14:paraId="1675D319"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shd w:val="clear" w:color="D9D9D9" w:fill="D9D9D9"/>
            <w:noWrap/>
            <w:vAlign w:val="center"/>
            <w:hideMark/>
          </w:tcPr>
          <w:p w14:paraId="0CD4DBE8" w14:textId="77777777" w:rsidR="00792326" w:rsidRPr="00032A5A" w:rsidRDefault="00792326" w:rsidP="00792326">
            <w:pP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Average</w:t>
            </w:r>
          </w:p>
        </w:tc>
        <w:tc>
          <w:tcPr>
            <w:tcW w:w="1571" w:type="dxa"/>
            <w:tcBorders>
              <w:top w:val="single" w:sz="12" w:space="0" w:color="auto"/>
              <w:left w:val="single" w:sz="12" w:space="0" w:color="auto"/>
              <w:bottom w:val="single" w:sz="12" w:space="0" w:color="auto"/>
              <w:right w:val="single" w:sz="4" w:space="0" w:color="auto"/>
            </w:tcBorders>
            <w:shd w:val="clear" w:color="D9D9D9" w:fill="4D93D9"/>
            <w:noWrap/>
            <w:vAlign w:val="center"/>
            <w:hideMark/>
          </w:tcPr>
          <w:p w14:paraId="5D051B5C"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2.14</w:t>
            </w:r>
          </w:p>
        </w:tc>
        <w:tc>
          <w:tcPr>
            <w:tcW w:w="15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7F78E9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0.00</w:t>
            </w:r>
          </w:p>
        </w:tc>
        <w:tc>
          <w:tcPr>
            <w:tcW w:w="11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5F25D520"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0.71</w:t>
            </w:r>
          </w:p>
        </w:tc>
        <w:tc>
          <w:tcPr>
            <w:tcW w:w="1617"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96E152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1.71</w:t>
            </w:r>
          </w:p>
        </w:tc>
        <w:tc>
          <w:tcPr>
            <w:tcW w:w="1559"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F2E3B8F"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0.57</w:t>
            </w:r>
          </w:p>
        </w:tc>
        <w:tc>
          <w:tcPr>
            <w:tcW w:w="2015"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BAF8DE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1.43</w:t>
            </w:r>
          </w:p>
        </w:tc>
        <w:tc>
          <w:tcPr>
            <w:tcW w:w="94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E2BBAB"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0.00</w:t>
            </w:r>
          </w:p>
        </w:tc>
        <w:tc>
          <w:tcPr>
            <w:tcW w:w="872"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D465B2D"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0.00</w:t>
            </w:r>
          </w:p>
        </w:tc>
        <w:tc>
          <w:tcPr>
            <w:tcW w:w="241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F248ED6"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0.71</w:t>
            </w:r>
          </w:p>
        </w:tc>
        <w:tc>
          <w:tcPr>
            <w:tcW w:w="1276"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88782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0.86</w:t>
            </w:r>
          </w:p>
        </w:tc>
      </w:tr>
      <w:tr w:rsidR="006134CC" w:rsidRPr="00032A5A" w14:paraId="18BBF5F4" w14:textId="77777777" w:rsidTr="00FD4C69">
        <w:trPr>
          <w:trHeight w:val="419"/>
        </w:trPr>
        <w:tc>
          <w:tcPr>
            <w:tcW w:w="1295" w:type="dxa"/>
            <w:tcBorders>
              <w:top w:val="single" w:sz="12" w:space="0" w:color="auto"/>
              <w:left w:val="nil"/>
              <w:bottom w:val="nil"/>
              <w:right w:val="nil"/>
            </w:tcBorders>
            <w:noWrap/>
            <w:vAlign w:val="center"/>
            <w:hideMark/>
          </w:tcPr>
          <w:p w14:paraId="41302DA4" w14:textId="77777777" w:rsidR="00792326" w:rsidRPr="00032A5A" w:rsidRDefault="00792326" w:rsidP="00792326">
            <w:pPr>
              <w:jc w:val="center"/>
              <w:rPr>
                <w:rFonts w:ascii="Times New Roman" w:eastAsia="Times New Roman" w:hAnsi="Times New Roman" w:cs="Times New Roman"/>
                <w:b/>
                <w:bCs/>
                <w:color w:val="000000"/>
                <w:szCs w:val="22"/>
                <w:lang w:bidi="my-MM"/>
              </w:rPr>
            </w:pPr>
          </w:p>
        </w:tc>
        <w:tc>
          <w:tcPr>
            <w:tcW w:w="1571" w:type="dxa"/>
            <w:tcBorders>
              <w:top w:val="single" w:sz="12" w:space="0" w:color="auto"/>
              <w:left w:val="nil"/>
              <w:bottom w:val="nil"/>
              <w:right w:val="nil"/>
            </w:tcBorders>
            <w:noWrap/>
            <w:vAlign w:val="center"/>
            <w:hideMark/>
          </w:tcPr>
          <w:p w14:paraId="7053B1F6"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single" w:sz="12" w:space="0" w:color="auto"/>
              <w:left w:val="nil"/>
              <w:bottom w:val="nil"/>
              <w:right w:val="nil"/>
            </w:tcBorders>
            <w:noWrap/>
            <w:vAlign w:val="center"/>
            <w:hideMark/>
          </w:tcPr>
          <w:p w14:paraId="55DF0BD9" w14:textId="77777777" w:rsidR="00792326" w:rsidRPr="00032A5A" w:rsidRDefault="00792326" w:rsidP="00792326">
            <w:pPr>
              <w:rPr>
                <w:rFonts w:ascii="Times New Roman" w:eastAsia="Times New Roman" w:hAnsi="Times New Roman" w:cs="Times New Roman"/>
                <w:sz w:val="20"/>
                <w:szCs w:val="20"/>
                <w:lang w:bidi="my-MM"/>
              </w:rPr>
            </w:pPr>
          </w:p>
        </w:tc>
        <w:tc>
          <w:tcPr>
            <w:tcW w:w="1171" w:type="dxa"/>
            <w:tcBorders>
              <w:top w:val="single" w:sz="12" w:space="0" w:color="auto"/>
              <w:left w:val="nil"/>
              <w:bottom w:val="nil"/>
              <w:right w:val="nil"/>
            </w:tcBorders>
            <w:noWrap/>
            <w:vAlign w:val="center"/>
            <w:hideMark/>
          </w:tcPr>
          <w:p w14:paraId="68D669CF" w14:textId="77777777" w:rsidR="00792326" w:rsidRPr="00032A5A" w:rsidRDefault="00792326" w:rsidP="00792326">
            <w:pPr>
              <w:rPr>
                <w:rFonts w:ascii="Times New Roman" w:eastAsia="Times New Roman" w:hAnsi="Times New Roman" w:cs="Times New Roman"/>
                <w:sz w:val="20"/>
                <w:szCs w:val="20"/>
                <w:lang w:bidi="my-MM"/>
              </w:rPr>
            </w:pPr>
          </w:p>
        </w:tc>
        <w:tc>
          <w:tcPr>
            <w:tcW w:w="1617" w:type="dxa"/>
            <w:tcBorders>
              <w:top w:val="single" w:sz="12" w:space="0" w:color="auto"/>
              <w:left w:val="nil"/>
              <w:bottom w:val="nil"/>
              <w:right w:val="nil"/>
            </w:tcBorders>
            <w:noWrap/>
            <w:vAlign w:val="center"/>
            <w:hideMark/>
          </w:tcPr>
          <w:p w14:paraId="04A60C36" w14:textId="77777777" w:rsidR="00792326" w:rsidRPr="00032A5A" w:rsidRDefault="00792326" w:rsidP="00792326">
            <w:pPr>
              <w:rPr>
                <w:rFonts w:ascii="Times New Roman" w:eastAsia="Times New Roman" w:hAnsi="Times New Roman" w:cs="Times New Roman"/>
                <w:sz w:val="20"/>
                <w:szCs w:val="20"/>
                <w:lang w:bidi="my-MM"/>
              </w:rPr>
            </w:pPr>
          </w:p>
        </w:tc>
        <w:tc>
          <w:tcPr>
            <w:tcW w:w="1559" w:type="dxa"/>
            <w:tcBorders>
              <w:top w:val="single" w:sz="12" w:space="0" w:color="auto"/>
              <w:left w:val="nil"/>
              <w:bottom w:val="nil"/>
              <w:right w:val="nil"/>
            </w:tcBorders>
            <w:noWrap/>
            <w:vAlign w:val="center"/>
            <w:hideMark/>
          </w:tcPr>
          <w:p w14:paraId="712F1735" w14:textId="77777777" w:rsidR="00792326" w:rsidRPr="00032A5A" w:rsidRDefault="00792326" w:rsidP="00792326">
            <w:pPr>
              <w:rPr>
                <w:rFonts w:ascii="Times New Roman" w:eastAsia="Times New Roman" w:hAnsi="Times New Roman" w:cs="Times New Roman"/>
                <w:sz w:val="20"/>
                <w:szCs w:val="20"/>
                <w:lang w:bidi="my-MM"/>
              </w:rPr>
            </w:pPr>
          </w:p>
        </w:tc>
        <w:tc>
          <w:tcPr>
            <w:tcW w:w="2015" w:type="dxa"/>
            <w:tcBorders>
              <w:top w:val="single" w:sz="12" w:space="0" w:color="auto"/>
              <w:left w:val="nil"/>
              <w:bottom w:val="nil"/>
              <w:right w:val="nil"/>
            </w:tcBorders>
            <w:noWrap/>
            <w:vAlign w:val="center"/>
            <w:hideMark/>
          </w:tcPr>
          <w:p w14:paraId="369A30CF" w14:textId="77777777" w:rsidR="00792326" w:rsidRPr="00032A5A" w:rsidRDefault="00792326" w:rsidP="00792326">
            <w:pPr>
              <w:rPr>
                <w:rFonts w:ascii="Times New Roman" w:eastAsia="Times New Roman" w:hAnsi="Times New Roman" w:cs="Times New Roman"/>
                <w:sz w:val="20"/>
                <w:szCs w:val="20"/>
                <w:lang w:bidi="my-MM"/>
              </w:rPr>
            </w:pPr>
          </w:p>
        </w:tc>
        <w:tc>
          <w:tcPr>
            <w:tcW w:w="940" w:type="dxa"/>
            <w:tcBorders>
              <w:top w:val="single" w:sz="12" w:space="0" w:color="auto"/>
              <w:left w:val="nil"/>
              <w:bottom w:val="nil"/>
              <w:right w:val="nil"/>
            </w:tcBorders>
            <w:noWrap/>
            <w:vAlign w:val="center"/>
            <w:hideMark/>
          </w:tcPr>
          <w:p w14:paraId="544F460C" w14:textId="77777777" w:rsidR="00792326" w:rsidRPr="00032A5A" w:rsidRDefault="00792326" w:rsidP="00792326">
            <w:pPr>
              <w:rPr>
                <w:rFonts w:ascii="Times New Roman" w:eastAsia="Times New Roman" w:hAnsi="Times New Roman" w:cs="Times New Roman"/>
                <w:sz w:val="20"/>
                <w:szCs w:val="20"/>
                <w:lang w:bidi="my-MM"/>
              </w:rPr>
            </w:pPr>
          </w:p>
        </w:tc>
        <w:tc>
          <w:tcPr>
            <w:tcW w:w="872" w:type="dxa"/>
            <w:tcBorders>
              <w:top w:val="single" w:sz="12" w:space="0" w:color="auto"/>
              <w:left w:val="nil"/>
              <w:bottom w:val="nil"/>
              <w:right w:val="nil"/>
            </w:tcBorders>
            <w:noWrap/>
            <w:vAlign w:val="center"/>
            <w:hideMark/>
          </w:tcPr>
          <w:p w14:paraId="003F13D4" w14:textId="77777777" w:rsidR="00792326" w:rsidRPr="00032A5A" w:rsidRDefault="00792326" w:rsidP="00792326">
            <w:pPr>
              <w:rPr>
                <w:rFonts w:ascii="Times New Roman" w:eastAsia="Times New Roman" w:hAnsi="Times New Roman" w:cs="Times New Roman"/>
                <w:sz w:val="20"/>
                <w:szCs w:val="20"/>
                <w:lang w:bidi="my-MM"/>
              </w:rPr>
            </w:pPr>
          </w:p>
        </w:tc>
        <w:tc>
          <w:tcPr>
            <w:tcW w:w="2410" w:type="dxa"/>
            <w:tcBorders>
              <w:top w:val="single" w:sz="12" w:space="0" w:color="auto"/>
              <w:left w:val="nil"/>
              <w:bottom w:val="nil"/>
              <w:right w:val="nil"/>
            </w:tcBorders>
            <w:noWrap/>
            <w:vAlign w:val="center"/>
            <w:hideMark/>
          </w:tcPr>
          <w:p w14:paraId="0EE85AD9" w14:textId="77777777" w:rsidR="00792326" w:rsidRPr="00032A5A" w:rsidRDefault="00792326" w:rsidP="00792326">
            <w:pPr>
              <w:rPr>
                <w:rFonts w:ascii="Times New Roman" w:eastAsia="Times New Roman" w:hAnsi="Times New Roman" w:cs="Times New Roman"/>
                <w:sz w:val="20"/>
                <w:szCs w:val="20"/>
                <w:lang w:bidi="my-MM"/>
              </w:rPr>
            </w:pPr>
          </w:p>
        </w:tc>
        <w:tc>
          <w:tcPr>
            <w:tcW w:w="1276" w:type="dxa"/>
            <w:tcBorders>
              <w:top w:val="single" w:sz="12" w:space="0" w:color="auto"/>
              <w:left w:val="nil"/>
              <w:bottom w:val="nil"/>
              <w:right w:val="nil"/>
            </w:tcBorders>
            <w:noWrap/>
            <w:vAlign w:val="center"/>
            <w:hideMark/>
          </w:tcPr>
          <w:p w14:paraId="02F1FE78" w14:textId="77777777" w:rsidR="00792326" w:rsidRPr="00032A5A" w:rsidRDefault="00792326" w:rsidP="00792326">
            <w:pPr>
              <w:rPr>
                <w:rFonts w:ascii="Times New Roman" w:eastAsia="Times New Roman" w:hAnsi="Times New Roman" w:cs="Times New Roman"/>
                <w:sz w:val="20"/>
                <w:szCs w:val="20"/>
                <w:lang w:bidi="my-MM"/>
              </w:rPr>
            </w:pPr>
          </w:p>
        </w:tc>
      </w:tr>
      <w:tr w:rsidR="00792326" w:rsidRPr="00032A5A" w14:paraId="1763DCD3" w14:textId="77777777" w:rsidTr="00FD4C69">
        <w:trPr>
          <w:trHeight w:val="419"/>
        </w:trPr>
        <w:tc>
          <w:tcPr>
            <w:tcW w:w="1295" w:type="dxa"/>
            <w:tcBorders>
              <w:top w:val="nil"/>
              <w:left w:val="nil"/>
              <w:bottom w:val="nil"/>
              <w:right w:val="nil"/>
            </w:tcBorders>
            <w:noWrap/>
            <w:vAlign w:val="center"/>
            <w:hideMark/>
          </w:tcPr>
          <w:p w14:paraId="7DD74BB1"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77FB53A"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09583BBA" w14:textId="77777777" w:rsidR="00792326" w:rsidRPr="00032A5A" w:rsidRDefault="00792326" w:rsidP="00792326">
            <w:pPr>
              <w:rPr>
                <w:rFonts w:ascii="Times New Roman" w:eastAsia="Times New Roman" w:hAnsi="Times New Roman" w:cs="Times New Roman"/>
                <w:sz w:val="20"/>
                <w:szCs w:val="20"/>
                <w:lang w:bidi="my-MM"/>
              </w:rPr>
            </w:pPr>
          </w:p>
        </w:tc>
        <w:tc>
          <w:tcPr>
            <w:tcW w:w="6362" w:type="dxa"/>
            <w:gridSpan w:val="4"/>
            <w:tcBorders>
              <w:top w:val="single" w:sz="4" w:space="0" w:color="auto"/>
              <w:left w:val="single" w:sz="4" w:space="0" w:color="auto"/>
              <w:bottom w:val="single" w:sz="4" w:space="0" w:color="auto"/>
              <w:right w:val="single" w:sz="4" w:space="0" w:color="000000"/>
            </w:tcBorders>
            <w:noWrap/>
            <w:vAlign w:val="center"/>
            <w:hideMark/>
          </w:tcPr>
          <w:p w14:paraId="18F81741"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Key</w:t>
            </w:r>
          </w:p>
        </w:tc>
        <w:tc>
          <w:tcPr>
            <w:tcW w:w="940" w:type="dxa"/>
            <w:tcBorders>
              <w:top w:val="nil"/>
              <w:left w:val="nil"/>
              <w:bottom w:val="nil"/>
              <w:right w:val="nil"/>
            </w:tcBorders>
            <w:noWrap/>
            <w:vAlign w:val="center"/>
            <w:hideMark/>
          </w:tcPr>
          <w:p w14:paraId="00A0D370" w14:textId="77777777" w:rsidR="00792326" w:rsidRPr="00032A5A"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34DC135B" w14:textId="77777777" w:rsidR="00792326" w:rsidRPr="00032A5A"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center"/>
            <w:hideMark/>
          </w:tcPr>
          <w:p w14:paraId="79DF4F37" w14:textId="77777777" w:rsidR="00792326" w:rsidRPr="00032A5A"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center"/>
            <w:hideMark/>
          </w:tcPr>
          <w:p w14:paraId="06EEEF6D" w14:textId="77777777" w:rsidR="00792326" w:rsidRPr="00032A5A" w:rsidRDefault="00792326" w:rsidP="00792326">
            <w:pPr>
              <w:rPr>
                <w:rFonts w:ascii="Times New Roman" w:eastAsia="Times New Roman" w:hAnsi="Times New Roman" w:cs="Times New Roman"/>
                <w:sz w:val="20"/>
                <w:szCs w:val="20"/>
                <w:lang w:bidi="my-MM"/>
              </w:rPr>
            </w:pPr>
          </w:p>
        </w:tc>
      </w:tr>
      <w:tr w:rsidR="00792326" w:rsidRPr="00032A5A" w14:paraId="257824CA" w14:textId="77777777" w:rsidTr="00FD4C69">
        <w:trPr>
          <w:trHeight w:val="419"/>
        </w:trPr>
        <w:tc>
          <w:tcPr>
            <w:tcW w:w="1295" w:type="dxa"/>
            <w:tcBorders>
              <w:top w:val="nil"/>
              <w:left w:val="nil"/>
              <w:bottom w:val="nil"/>
              <w:right w:val="nil"/>
            </w:tcBorders>
            <w:noWrap/>
            <w:vAlign w:val="center"/>
            <w:hideMark/>
          </w:tcPr>
          <w:p w14:paraId="6D1B5547"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CA381B3"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37B38213" w14:textId="77777777" w:rsidR="00792326" w:rsidRPr="00032A5A"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shd w:val="clear" w:color="000000" w:fill="C00000"/>
            <w:noWrap/>
            <w:vAlign w:val="center"/>
            <w:hideMark/>
          </w:tcPr>
          <w:p w14:paraId="7C91E8C4"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0</w:t>
            </w:r>
          </w:p>
        </w:tc>
        <w:tc>
          <w:tcPr>
            <w:tcW w:w="1617" w:type="dxa"/>
            <w:tcBorders>
              <w:top w:val="nil"/>
              <w:left w:val="nil"/>
              <w:bottom w:val="single" w:sz="4" w:space="0" w:color="auto"/>
              <w:right w:val="single" w:sz="4" w:space="0" w:color="auto"/>
            </w:tcBorders>
            <w:shd w:val="clear" w:color="000000" w:fill="FFC000"/>
            <w:noWrap/>
            <w:vAlign w:val="center"/>
            <w:hideMark/>
          </w:tcPr>
          <w:p w14:paraId="049BAD8E"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1</w:t>
            </w:r>
          </w:p>
        </w:tc>
        <w:tc>
          <w:tcPr>
            <w:tcW w:w="1559" w:type="dxa"/>
            <w:tcBorders>
              <w:top w:val="nil"/>
              <w:left w:val="nil"/>
              <w:bottom w:val="single" w:sz="4" w:space="0" w:color="auto"/>
              <w:right w:val="single" w:sz="4" w:space="0" w:color="auto"/>
            </w:tcBorders>
            <w:shd w:val="clear" w:color="000000" w:fill="4D93D9"/>
            <w:noWrap/>
            <w:vAlign w:val="center"/>
            <w:hideMark/>
          </w:tcPr>
          <w:p w14:paraId="635DC7EC"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2</w:t>
            </w:r>
          </w:p>
        </w:tc>
        <w:tc>
          <w:tcPr>
            <w:tcW w:w="2015" w:type="dxa"/>
            <w:tcBorders>
              <w:top w:val="nil"/>
              <w:left w:val="nil"/>
              <w:bottom w:val="single" w:sz="4" w:space="0" w:color="auto"/>
              <w:right w:val="single" w:sz="4" w:space="0" w:color="auto"/>
            </w:tcBorders>
            <w:shd w:val="clear" w:color="000000" w:fill="8ED973"/>
            <w:noWrap/>
            <w:vAlign w:val="center"/>
            <w:hideMark/>
          </w:tcPr>
          <w:p w14:paraId="1FCB9070" w14:textId="77777777" w:rsidR="00792326" w:rsidRPr="00032A5A" w:rsidRDefault="00792326" w:rsidP="00792326">
            <w:pPr>
              <w:jc w:val="center"/>
              <w:rPr>
                <w:rFonts w:ascii="Times New Roman" w:eastAsia="Times New Roman" w:hAnsi="Times New Roman" w:cs="Times New Roman"/>
                <w:b/>
                <w:bCs/>
                <w:color w:val="000000"/>
                <w:szCs w:val="22"/>
                <w:lang w:bidi="my-MM"/>
              </w:rPr>
            </w:pPr>
            <w:r w:rsidRPr="00032A5A">
              <w:rPr>
                <w:rFonts w:ascii="Times New Roman" w:eastAsia="Times New Roman" w:hAnsi="Times New Roman" w:cs="Times New Roman"/>
                <w:b/>
                <w:bCs/>
                <w:color w:val="000000"/>
                <w:szCs w:val="22"/>
                <w:lang w:bidi="my-MM"/>
              </w:rPr>
              <w:t>3</w:t>
            </w:r>
          </w:p>
        </w:tc>
        <w:tc>
          <w:tcPr>
            <w:tcW w:w="940" w:type="dxa"/>
            <w:tcBorders>
              <w:top w:val="nil"/>
              <w:left w:val="nil"/>
              <w:bottom w:val="nil"/>
              <w:right w:val="nil"/>
            </w:tcBorders>
            <w:noWrap/>
            <w:vAlign w:val="center"/>
            <w:hideMark/>
          </w:tcPr>
          <w:p w14:paraId="5F70DB26" w14:textId="77777777" w:rsidR="00792326" w:rsidRPr="00032A5A"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07941F11" w14:textId="77777777" w:rsidR="00792326" w:rsidRPr="00032A5A"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87895FB" w14:textId="77777777" w:rsidR="00792326" w:rsidRPr="00032A5A"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51EB0FA" w14:textId="77777777" w:rsidR="00792326" w:rsidRPr="00032A5A" w:rsidRDefault="00792326" w:rsidP="00792326">
            <w:pPr>
              <w:rPr>
                <w:rFonts w:ascii="Times New Roman" w:eastAsia="Times New Roman" w:hAnsi="Times New Roman" w:cs="Times New Roman"/>
                <w:sz w:val="20"/>
                <w:szCs w:val="20"/>
                <w:lang w:bidi="my-MM"/>
              </w:rPr>
            </w:pPr>
          </w:p>
        </w:tc>
      </w:tr>
      <w:tr w:rsidR="00792326" w:rsidRPr="00032A5A" w14:paraId="109841F5" w14:textId="77777777" w:rsidTr="00FD4C69">
        <w:trPr>
          <w:trHeight w:val="419"/>
        </w:trPr>
        <w:tc>
          <w:tcPr>
            <w:tcW w:w="1295" w:type="dxa"/>
            <w:tcBorders>
              <w:top w:val="nil"/>
              <w:left w:val="nil"/>
              <w:bottom w:val="nil"/>
              <w:right w:val="nil"/>
            </w:tcBorders>
            <w:noWrap/>
            <w:vAlign w:val="center"/>
            <w:hideMark/>
          </w:tcPr>
          <w:p w14:paraId="0D28152E"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55C1373D" w14:textId="77777777" w:rsidR="00792326" w:rsidRPr="00032A5A"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7070FB78" w14:textId="77777777" w:rsidR="00792326" w:rsidRPr="00032A5A"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noWrap/>
            <w:vAlign w:val="center"/>
            <w:hideMark/>
          </w:tcPr>
          <w:p w14:paraId="396C2268" w14:textId="77777777" w:rsidR="00792326" w:rsidRPr="00032A5A" w:rsidRDefault="00792326" w:rsidP="00792326">
            <w:pPr>
              <w:jc w:val="center"/>
              <w:rPr>
                <w:rFonts w:ascii="Times New Roman" w:eastAsia="Times New Roman" w:hAnsi="Times New Roman" w:cs="Times New Roman"/>
                <w:color w:val="000000"/>
                <w:szCs w:val="22"/>
                <w:lang w:bidi="my-MM"/>
              </w:rPr>
            </w:pPr>
            <w:r w:rsidRPr="00032A5A">
              <w:rPr>
                <w:rFonts w:ascii="Times New Roman" w:eastAsia="Times New Roman" w:hAnsi="Times New Roman" w:cs="Times New Roman"/>
                <w:color w:val="000000"/>
                <w:szCs w:val="22"/>
                <w:lang w:bidi="my-MM"/>
              </w:rPr>
              <w:t>Unskilled</w:t>
            </w:r>
          </w:p>
        </w:tc>
        <w:tc>
          <w:tcPr>
            <w:tcW w:w="1617" w:type="dxa"/>
            <w:tcBorders>
              <w:top w:val="nil"/>
              <w:left w:val="nil"/>
              <w:bottom w:val="single" w:sz="4" w:space="0" w:color="auto"/>
              <w:right w:val="single" w:sz="4" w:space="0" w:color="auto"/>
            </w:tcBorders>
            <w:noWrap/>
            <w:vAlign w:val="center"/>
            <w:hideMark/>
          </w:tcPr>
          <w:p w14:paraId="0470B458" w14:textId="77777777" w:rsidR="00792326" w:rsidRPr="00032A5A" w:rsidRDefault="00792326" w:rsidP="00792326">
            <w:pPr>
              <w:jc w:val="center"/>
              <w:rPr>
                <w:rFonts w:ascii="Times New Roman" w:eastAsia="Times New Roman" w:hAnsi="Times New Roman" w:cs="Times New Roman"/>
                <w:color w:val="000000"/>
                <w:szCs w:val="22"/>
                <w:lang w:bidi="my-MM"/>
              </w:rPr>
            </w:pPr>
            <w:r w:rsidRPr="00032A5A">
              <w:rPr>
                <w:rFonts w:ascii="Times New Roman" w:eastAsia="Times New Roman" w:hAnsi="Times New Roman" w:cs="Times New Roman"/>
                <w:color w:val="000000"/>
                <w:szCs w:val="22"/>
                <w:lang w:bidi="my-MM"/>
              </w:rPr>
              <w:t>Low-Skilled</w:t>
            </w:r>
          </w:p>
        </w:tc>
        <w:tc>
          <w:tcPr>
            <w:tcW w:w="1559" w:type="dxa"/>
            <w:tcBorders>
              <w:top w:val="nil"/>
              <w:left w:val="nil"/>
              <w:bottom w:val="single" w:sz="4" w:space="0" w:color="auto"/>
              <w:right w:val="single" w:sz="4" w:space="0" w:color="auto"/>
            </w:tcBorders>
            <w:noWrap/>
            <w:vAlign w:val="center"/>
            <w:hideMark/>
          </w:tcPr>
          <w:p w14:paraId="72C34F29" w14:textId="77777777" w:rsidR="00792326" w:rsidRPr="00032A5A" w:rsidRDefault="00792326" w:rsidP="00792326">
            <w:pPr>
              <w:jc w:val="center"/>
              <w:rPr>
                <w:rFonts w:ascii="Times New Roman" w:eastAsia="Times New Roman" w:hAnsi="Times New Roman" w:cs="Times New Roman"/>
                <w:color w:val="000000"/>
                <w:szCs w:val="22"/>
                <w:lang w:bidi="my-MM"/>
              </w:rPr>
            </w:pPr>
            <w:r w:rsidRPr="00032A5A">
              <w:rPr>
                <w:rFonts w:ascii="Times New Roman" w:eastAsia="Times New Roman" w:hAnsi="Times New Roman" w:cs="Times New Roman"/>
                <w:color w:val="000000"/>
                <w:szCs w:val="22"/>
                <w:lang w:bidi="my-MM"/>
              </w:rPr>
              <w:t>Competent</w:t>
            </w:r>
          </w:p>
        </w:tc>
        <w:tc>
          <w:tcPr>
            <w:tcW w:w="2015" w:type="dxa"/>
            <w:tcBorders>
              <w:top w:val="nil"/>
              <w:left w:val="nil"/>
              <w:bottom w:val="single" w:sz="4" w:space="0" w:color="auto"/>
              <w:right w:val="single" w:sz="4" w:space="0" w:color="auto"/>
            </w:tcBorders>
            <w:noWrap/>
            <w:vAlign w:val="center"/>
            <w:hideMark/>
          </w:tcPr>
          <w:p w14:paraId="49C0C4C4" w14:textId="77777777" w:rsidR="00792326" w:rsidRPr="00032A5A" w:rsidRDefault="00792326" w:rsidP="00792326">
            <w:pPr>
              <w:jc w:val="center"/>
              <w:rPr>
                <w:rFonts w:ascii="Times New Roman" w:eastAsia="Times New Roman" w:hAnsi="Times New Roman" w:cs="Times New Roman"/>
                <w:color w:val="000000"/>
                <w:szCs w:val="22"/>
                <w:lang w:bidi="my-MM"/>
              </w:rPr>
            </w:pPr>
            <w:r w:rsidRPr="00032A5A">
              <w:rPr>
                <w:rFonts w:ascii="Times New Roman" w:eastAsia="Times New Roman" w:hAnsi="Times New Roman" w:cs="Times New Roman"/>
                <w:color w:val="000000"/>
                <w:szCs w:val="22"/>
                <w:lang w:bidi="my-MM"/>
              </w:rPr>
              <w:t>Expert</w:t>
            </w:r>
          </w:p>
        </w:tc>
        <w:tc>
          <w:tcPr>
            <w:tcW w:w="940" w:type="dxa"/>
            <w:tcBorders>
              <w:top w:val="nil"/>
              <w:left w:val="nil"/>
              <w:bottom w:val="nil"/>
              <w:right w:val="nil"/>
            </w:tcBorders>
            <w:noWrap/>
            <w:vAlign w:val="center"/>
            <w:hideMark/>
          </w:tcPr>
          <w:p w14:paraId="03496A33" w14:textId="77777777" w:rsidR="00792326" w:rsidRPr="00032A5A" w:rsidRDefault="00792326" w:rsidP="00792326">
            <w:pPr>
              <w:jc w:val="center"/>
              <w:rPr>
                <w:rFonts w:ascii="Times New Roman" w:eastAsia="Times New Roman" w:hAnsi="Times New Roman" w:cs="Times New Roman"/>
                <w:color w:val="000000"/>
                <w:szCs w:val="22"/>
                <w:lang w:bidi="my-MM"/>
              </w:rPr>
            </w:pPr>
          </w:p>
        </w:tc>
        <w:tc>
          <w:tcPr>
            <w:tcW w:w="872" w:type="dxa"/>
            <w:tcBorders>
              <w:top w:val="nil"/>
              <w:left w:val="nil"/>
              <w:bottom w:val="nil"/>
              <w:right w:val="nil"/>
            </w:tcBorders>
            <w:noWrap/>
            <w:vAlign w:val="center"/>
            <w:hideMark/>
          </w:tcPr>
          <w:p w14:paraId="327BD595" w14:textId="77777777" w:rsidR="00792326" w:rsidRPr="00032A5A"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3BD91AB" w14:textId="77777777" w:rsidR="00792326" w:rsidRPr="00032A5A"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A8A241D" w14:textId="77777777" w:rsidR="00792326" w:rsidRPr="00032A5A" w:rsidRDefault="00792326" w:rsidP="00792326">
            <w:pPr>
              <w:rPr>
                <w:rFonts w:ascii="Times New Roman" w:eastAsia="Times New Roman" w:hAnsi="Times New Roman" w:cs="Times New Roman"/>
                <w:sz w:val="20"/>
                <w:szCs w:val="20"/>
                <w:lang w:bidi="my-MM"/>
              </w:rPr>
            </w:pPr>
          </w:p>
        </w:tc>
      </w:tr>
    </w:tbl>
    <w:p w14:paraId="3E48413E" w14:textId="24AFCB7A" w:rsidR="00015843" w:rsidRPr="00032A5A" w:rsidRDefault="00015843" w:rsidP="00DC3210">
      <w:pPr>
        <w:pStyle w:val="Heading1"/>
        <w:rPr>
          <w:rFonts w:cs="Times New Roman"/>
        </w:rPr>
        <w:sectPr w:rsidR="00015843" w:rsidRPr="00032A5A" w:rsidSect="000B5B27">
          <w:pgSz w:w="16838" w:h="11906" w:orient="landscape"/>
          <w:pgMar w:top="284" w:right="284" w:bottom="284" w:left="284" w:header="709" w:footer="709" w:gutter="0"/>
          <w:cols w:space="708"/>
          <w:docGrid w:linePitch="360"/>
        </w:sectPr>
      </w:pPr>
    </w:p>
    <w:p w14:paraId="4BE76DFB" w14:textId="788A0A54" w:rsidR="00A94E47" w:rsidRPr="00032A5A" w:rsidRDefault="00662BF0" w:rsidP="003C21B9">
      <w:pPr>
        <w:pStyle w:val="Heading2"/>
        <w:rPr>
          <w:rFonts w:eastAsia="Yu Gothic Light" w:cs="Times New Roman"/>
          <w:color w:val="0F4761"/>
          <w:sz w:val="40"/>
          <w:szCs w:val="40"/>
          <w:lang w:eastAsia="ja-JP"/>
        </w:rPr>
      </w:pPr>
      <w:bookmarkStart w:id="365" w:name="_Ref194807278"/>
      <w:bookmarkStart w:id="366" w:name="_Toc195128363"/>
      <w:bookmarkStart w:id="367" w:name="_Toc195128880"/>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431F8B">
        <w:rPr>
          <w:rFonts w:cs="Times New Roman"/>
          <w:noProof/>
        </w:rPr>
        <w:t>K</w:t>
      </w:r>
      <w:r w:rsidR="000B4F8B" w:rsidRPr="00032A5A">
        <w:rPr>
          <w:rFonts w:cs="Times New Roman"/>
        </w:rPr>
        <w:fldChar w:fldCharType="end"/>
      </w:r>
      <w:bookmarkEnd w:id="365"/>
      <w:r w:rsidRPr="00032A5A">
        <w:rPr>
          <w:rFonts w:cs="Times New Roman"/>
        </w:rPr>
        <w:t xml:space="preserve"> </w:t>
      </w:r>
      <w:r w:rsidR="00CC55B9" w:rsidRPr="00032A5A">
        <w:rPr>
          <w:rFonts w:cs="Times New Roman"/>
        </w:rPr>
        <w:t>–</w:t>
      </w:r>
      <w:r w:rsidRPr="00032A5A">
        <w:rPr>
          <w:rFonts w:cs="Times New Roman"/>
        </w:rPr>
        <w:t xml:space="preserve"> </w:t>
      </w:r>
      <w:r w:rsidR="00A94E47" w:rsidRPr="00032A5A">
        <w:rPr>
          <w:rFonts w:cs="Times New Roman"/>
        </w:rPr>
        <w:t>Upskilling Plan Schedule</w:t>
      </w:r>
      <w:bookmarkEnd w:id="366"/>
      <w:bookmarkEnd w:id="367"/>
    </w:p>
    <w:p w14:paraId="0873263E" w14:textId="77777777" w:rsidR="00A94E47" w:rsidRPr="00032A5A" w:rsidRDefault="00A94E47" w:rsidP="009B72F5">
      <w:pPr>
        <w:spacing w:line="278" w:lineRule="auto"/>
        <w:rPr>
          <w:rFonts w:ascii="Times New Roman" w:eastAsia="Yu Gothic" w:hAnsi="Times New Roman" w:cs="Times New Roman"/>
          <w:kern w:val="2"/>
          <w:lang w:eastAsia="ja-JP"/>
          <w14:ligatures w14:val="standardContextual"/>
        </w:rPr>
      </w:pPr>
    </w:p>
    <w:p w14:paraId="02627335" w14:textId="654EF975" w:rsidR="00241F24" w:rsidRPr="00032A5A"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This upskilling plan covers the two-week period following proposal acceptance (approximately </w:t>
      </w:r>
      <w:r w:rsidR="00380A4F" w:rsidRPr="00032A5A">
        <w:rPr>
          <w:rFonts w:ascii="Times New Roman" w:eastAsia="Yu Gothic" w:hAnsi="Times New Roman" w:cs="Times New Roman"/>
          <w:kern w:val="2"/>
          <w:sz w:val="24"/>
          <w:lang w:eastAsia="ja-JP"/>
          <w14:ligatures w14:val="standardContextual"/>
        </w:rPr>
        <w:t>14</w:t>
      </w:r>
      <w:r w:rsidRPr="00032A5A">
        <w:rPr>
          <w:rFonts w:ascii="Times New Roman" w:eastAsia="Yu Gothic" w:hAnsi="Times New Roman" w:cs="Times New Roman"/>
          <w:kern w:val="2"/>
          <w:sz w:val="24"/>
          <w:lang w:eastAsia="ja-JP"/>
          <w14:ligatures w14:val="standardContextual"/>
        </w:rPr>
        <w:t>th-</w:t>
      </w:r>
      <w:r w:rsidR="00380A4F" w:rsidRPr="00032A5A">
        <w:rPr>
          <w:rFonts w:ascii="Times New Roman" w:eastAsia="Yu Gothic" w:hAnsi="Times New Roman" w:cs="Times New Roman"/>
          <w:kern w:val="2"/>
          <w:sz w:val="24"/>
          <w:lang w:eastAsia="ja-JP"/>
          <w14:ligatures w14:val="standardContextual"/>
        </w:rPr>
        <w:t>25</w:t>
      </w:r>
      <w:r w:rsidRPr="00032A5A">
        <w:rPr>
          <w:rFonts w:ascii="Times New Roman" w:eastAsia="Yu Gothic" w:hAnsi="Times New Roman" w:cs="Times New Roman"/>
          <w:kern w:val="2"/>
          <w:sz w:val="24"/>
          <w:lang w:eastAsia="ja-JP"/>
          <w14:ligatures w14:val="standardContextual"/>
        </w:rPr>
        <w:t>th April 2025). Team members should self-study using these resources and collaborate to share knowledge where individual expertise exists.</w:t>
      </w:r>
    </w:p>
    <w:p w14:paraId="5F52FE2A" w14:textId="77777777" w:rsidR="00241F24" w:rsidRPr="00032A5A" w:rsidRDefault="00241F24" w:rsidP="00241F24">
      <w:pPr>
        <w:spacing w:line="278" w:lineRule="auto"/>
        <w:rPr>
          <w:rFonts w:ascii="Times New Roman" w:eastAsia="Yu Gothic" w:hAnsi="Times New Roman" w:cs="Times New Roman"/>
          <w:b/>
          <w:bCs/>
          <w:kern w:val="2"/>
          <w:sz w:val="24"/>
          <w:u w:val="single"/>
          <w:lang w:eastAsia="ja-JP"/>
          <w14:ligatures w14:val="standardContextual"/>
        </w:rPr>
      </w:pPr>
      <w:r w:rsidRPr="00032A5A">
        <w:rPr>
          <w:rFonts w:ascii="Times New Roman" w:eastAsia="Yu Gothic" w:hAnsi="Times New Roman" w:cs="Times New Roman"/>
          <w:b/>
          <w:bCs/>
          <w:kern w:val="2"/>
          <w:sz w:val="24"/>
          <w:u w:val="single"/>
          <w:lang w:eastAsia="ja-JP"/>
          <w14:ligatures w14:val="standardContextual"/>
        </w:rPr>
        <w:t>Weekly Schedule</w:t>
      </w:r>
    </w:p>
    <w:p w14:paraId="0DED760A" w14:textId="77777777" w:rsidR="00241F24"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Week 1: Fundamentals &amp; Environment Setup</w:t>
      </w:r>
    </w:p>
    <w:tbl>
      <w:tblPr>
        <w:tblStyle w:val="PlainTable3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1885"/>
        <w:gridCol w:w="3118"/>
        <w:gridCol w:w="1134"/>
        <w:gridCol w:w="2268"/>
      </w:tblGrid>
      <w:tr w:rsidR="00241F24" w:rsidRPr="00032A5A" w14:paraId="30D9643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2" w:type="dxa"/>
            <w:tcBorders>
              <w:bottom w:val="single" w:sz="12" w:space="0" w:color="auto"/>
            </w:tcBorders>
            <w:vAlign w:val="center"/>
            <w:hideMark/>
          </w:tcPr>
          <w:p w14:paraId="69D61CDF"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Day</w:t>
            </w:r>
          </w:p>
        </w:tc>
        <w:tc>
          <w:tcPr>
            <w:tcW w:w="1885" w:type="dxa"/>
            <w:tcBorders>
              <w:bottom w:val="single" w:sz="12" w:space="0" w:color="auto"/>
            </w:tcBorders>
            <w:vAlign w:val="center"/>
            <w:hideMark/>
          </w:tcPr>
          <w:p w14:paraId="561E7C8A"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Focus Area</w:t>
            </w:r>
          </w:p>
        </w:tc>
        <w:tc>
          <w:tcPr>
            <w:tcW w:w="3118" w:type="dxa"/>
            <w:tcBorders>
              <w:bottom w:val="single" w:sz="12" w:space="0" w:color="auto"/>
            </w:tcBorders>
            <w:vAlign w:val="center"/>
            <w:hideMark/>
          </w:tcPr>
          <w:p w14:paraId="6A9C98B1"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Resources</w:t>
            </w:r>
          </w:p>
        </w:tc>
        <w:tc>
          <w:tcPr>
            <w:tcW w:w="1134" w:type="dxa"/>
            <w:tcBorders>
              <w:bottom w:val="single" w:sz="12" w:space="0" w:color="auto"/>
            </w:tcBorders>
            <w:vAlign w:val="center"/>
            <w:hideMark/>
          </w:tcPr>
          <w:p w14:paraId="149AA0FC"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Priority</w:t>
            </w:r>
          </w:p>
        </w:tc>
        <w:tc>
          <w:tcPr>
            <w:tcW w:w="2268" w:type="dxa"/>
            <w:tcBorders>
              <w:bottom w:val="single" w:sz="12" w:space="0" w:color="auto"/>
            </w:tcBorders>
            <w:vAlign w:val="center"/>
            <w:hideMark/>
          </w:tcPr>
          <w:p w14:paraId="0B1E9F7E"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Expected Outcomes</w:t>
            </w:r>
          </w:p>
        </w:tc>
      </w:tr>
      <w:tr w:rsidR="00241F24" w:rsidRPr="00032A5A" w14:paraId="3180E45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top w:val="single" w:sz="12" w:space="0" w:color="auto"/>
              <w:right w:val="single" w:sz="12" w:space="0" w:color="auto"/>
            </w:tcBorders>
            <w:vAlign w:val="center"/>
            <w:hideMark/>
          </w:tcPr>
          <w:p w14:paraId="1EE74C3B"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1</w:t>
            </w:r>
          </w:p>
        </w:tc>
        <w:tc>
          <w:tcPr>
            <w:tcW w:w="1885" w:type="dxa"/>
            <w:tcBorders>
              <w:top w:val="single" w:sz="12" w:space="0" w:color="auto"/>
              <w:left w:val="single" w:sz="12" w:space="0" w:color="auto"/>
            </w:tcBorders>
            <w:vAlign w:val="center"/>
            <w:hideMark/>
          </w:tcPr>
          <w:p w14:paraId="2A6445A2"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Environment Setup</w:t>
            </w:r>
          </w:p>
        </w:tc>
        <w:tc>
          <w:tcPr>
            <w:tcW w:w="3118" w:type="dxa"/>
            <w:tcBorders>
              <w:top w:val="single" w:sz="12" w:space="0" w:color="auto"/>
            </w:tcBorders>
            <w:vAlign w:val="center"/>
            <w:hideMark/>
          </w:tcPr>
          <w:p w14:paraId="63D0154A" w14:textId="3C95354A" w:rsidR="00241F24" w:rsidRPr="00032A5A"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WSL (Windows users): </w:t>
            </w:r>
            <w:hyperlink r:id="rId22" w:history="1">
              <w:r w:rsidRPr="00032A5A">
                <w:rPr>
                  <w:rFonts w:ascii="Times New Roman" w:eastAsia="Yu Gothic" w:hAnsi="Times New Roman" w:cs="Times New Roman"/>
                  <w:color w:val="467886"/>
                  <w:kern w:val="2"/>
                  <w:szCs w:val="22"/>
                  <w:u w:val="single"/>
                  <w:lang w:eastAsia="ja-JP"/>
                  <w14:ligatures w14:val="standardContextual"/>
                </w:rPr>
                <w:t>https://learn.microsoft.com/en-us/windows/wsl/install</w:t>
              </w:r>
            </w:hyperlink>
          </w:p>
          <w:p w14:paraId="40CDB5FD" w14:textId="4380665D" w:rsidR="00241F24" w:rsidRPr="00032A5A"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Homebrew (Mac users): </w:t>
            </w:r>
            <w:hyperlink r:id="rId23" w:history="1">
              <w:r w:rsidRPr="00032A5A">
                <w:rPr>
                  <w:rFonts w:ascii="Times New Roman" w:eastAsia="Yu Gothic" w:hAnsi="Times New Roman" w:cs="Times New Roman"/>
                  <w:color w:val="467886"/>
                  <w:kern w:val="2"/>
                  <w:szCs w:val="22"/>
                  <w:u w:val="single"/>
                  <w:lang w:eastAsia="ja-JP"/>
                  <w14:ligatures w14:val="standardContextual"/>
                </w:rPr>
                <w:t>https://brew.sh/</w:t>
              </w:r>
            </w:hyperlink>
          </w:p>
          <w:p w14:paraId="2ECB7949" w14:textId="52F0A581" w:rsidR="00241F24" w:rsidRPr="00032A5A"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Asahi Linux (Mac users): </w:t>
            </w:r>
            <w:hyperlink r:id="rId24" w:history="1">
              <w:r w:rsidRPr="00032A5A">
                <w:rPr>
                  <w:rFonts w:ascii="Times New Roman" w:eastAsia="Yu Gothic" w:hAnsi="Times New Roman" w:cs="Times New Roman"/>
                  <w:color w:val="467886"/>
                  <w:kern w:val="2"/>
                  <w:szCs w:val="22"/>
                  <w:u w:val="single"/>
                  <w:lang w:eastAsia="ja-JP"/>
                  <w14:ligatures w14:val="standardContextual"/>
                </w:rPr>
                <w:t>https://asahilinux.org/</w:t>
              </w:r>
            </w:hyperlink>
          </w:p>
        </w:tc>
        <w:tc>
          <w:tcPr>
            <w:tcW w:w="1134" w:type="dxa"/>
            <w:tcBorders>
              <w:top w:val="single" w:sz="12" w:space="0" w:color="auto"/>
            </w:tcBorders>
            <w:vAlign w:val="center"/>
            <w:hideMark/>
          </w:tcPr>
          <w:p w14:paraId="4EF8BF35"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2268" w:type="dxa"/>
            <w:tcBorders>
              <w:top w:val="single" w:sz="12" w:space="0" w:color="auto"/>
            </w:tcBorders>
            <w:vAlign w:val="center"/>
            <w:hideMark/>
          </w:tcPr>
          <w:p w14:paraId="37CC3E5A"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Working Linux environment ready for practice</w:t>
            </w:r>
          </w:p>
        </w:tc>
      </w:tr>
      <w:tr w:rsidR="00241F24" w:rsidRPr="00032A5A" w14:paraId="30F86612" w14:textId="77777777">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38C437FE"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2-4</w:t>
            </w:r>
          </w:p>
        </w:tc>
        <w:tc>
          <w:tcPr>
            <w:tcW w:w="1885" w:type="dxa"/>
            <w:tcBorders>
              <w:left w:val="single" w:sz="12" w:space="0" w:color="auto"/>
            </w:tcBorders>
            <w:vAlign w:val="center"/>
            <w:hideMark/>
          </w:tcPr>
          <w:p w14:paraId="5AA4DE11"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Linux Fundamentals</w:t>
            </w:r>
          </w:p>
        </w:tc>
        <w:tc>
          <w:tcPr>
            <w:tcW w:w="3118" w:type="dxa"/>
            <w:vAlign w:val="center"/>
            <w:hideMark/>
          </w:tcPr>
          <w:p w14:paraId="01E8275E" w14:textId="1FF093C1" w:rsidR="00241F24" w:rsidRPr="00032A5A" w:rsidRDefault="00241F24" w:rsidP="00241F24">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Linux Journey: </w:t>
            </w:r>
            <w:hyperlink r:id="rId25" w:history="1">
              <w:r w:rsidRPr="00032A5A">
                <w:rPr>
                  <w:rFonts w:ascii="Times New Roman" w:eastAsia="Yu Gothic" w:hAnsi="Times New Roman" w:cs="Times New Roman"/>
                  <w:color w:val="467886"/>
                  <w:kern w:val="2"/>
                  <w:szCs w:val="22"/>
                  <w:u w:val="single"/>
                  <w:lang w:eastAsia="ja-JP"/>
                  <w14:ligatures w14:val="standardContextual"/>
                </w:rPr>
                <w:t>https://linuxjourney.com/</w:t>
              </w:r>
            </w:hyperlink>
          </w:p>
          <w:p w14:paraId="423AF7EC" w14:textId="086870F0" w:rsidR="00241F24" w:rsidRPr="00032A5A" w:rsidRDefault="00241F24" w:rsidP="00241F24">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LinuxCommand.org: </w:t>
            </w:r>
            <w:hyperlink r:id="rId26" w:history="1">
              <w:r w:rsidRPr="00032A5A">
                <w:rPr>
                  <w:rFonts w:ascii="Times New Roman" w:eastAsia="Yu Gothic" w:hAnsi="Times New Roman" w:cs="Times New Roman"/>
                  <w:color w:val="467886"/>
                  <w:kern w:val="2"/>
                  <w:szCs w:val="22"/>
                  <w:u w:val="single"/>
                  <w:lang w:eastAsia="ja-JP"/>
                  <w14:ligatures w14:val="standardContextual"/>
                </w:rPr>
                <w:t>https://linuxcommand.org/</w:t>
              </w:r>
            </w:hyperlink>
          </w:p>
          <w:p w14:paraId="6B45EA1B" w14:textId="7C665EE8" w:rsidR="00241F24" w:rsidRPr="00032A5A" w:rsidRDefault="00241F24" w:rsidP="00241F24">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Command Line for Beginners: </w:t>
            </w:r>
            <w:hyperlink r:id="rId27" w:history="1">
              <w:r w:rsidRPr="00032A5A">
                <w:rPr>
                  <w:rFonts w:ascii="Times New Roman" w:eastAsia="Yu Gothic" w:hAnsi="Times New Roman" w:cs="Times New Roman"/>
                  <w:color w:val="467886"/>
                  <w:kern w:val="2"/>
                  <w:szCs w:val="22"/>
                  <w:u w:val="single"/>
                  <w:lang w:eastAsia="ja-JP"/>
                  <w14:ligatures w14:val="standardContextual"/>
                </w:rPr>
                <w:t>https://www.freecodecamp.org/news/command-line-for-beginners/</w:t>
              </w:r>
            </w:hyperlink>
            <w:r w:rsidRPr="00032A5A">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743308B0"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2268" w:type="dxa"/>
            <w:vAlign w:val="center"/>
            <w:hideMark/>
          </w:tcPr>
          <w:p w14:paraId="64E143F1"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Comfortable with basic Linux navigation and commands</w:t>
            </w:r>
          </w:p>
        </w:tc>
      </w:tr>
      <w:tr w:rsidR="00241F24" w:rsidRPr="00032A5A" w14:paraId="2BC8196E"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44707B22"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5</w:t>
            </w:r>
          </w:p>
        </w:tc>
        <w:tc>
          <w:tcPr>
            <w:tcW w:w="1885" w:type="dxa"/>
            <w:tcBorders>
              <w:left w:val="single" w:sz="12" w:space="0" w:color="auto"/>
            </w:tcBorders>
            <w:vAlign w:val="center"/>
            <w:hideMark/>
          </w:tcPr>
          <w:p w14:paraId="2A30A2D7"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Networking Basics</w:t>
            </w:r>
          </w:p>
        </w:tc>
        <w:tc>
          <w:tcPr>
            <w:tcW w:w="3118" w:type="dxa"/>
            <w:vAlign w:val="center"/>
            <w:hideMark/>
          </w:tcPr>
          <w:p w14:paraId="26E3E3A1" w14:textId="7240C0D8" w:rsidR="00241F24" w:rsidRPr="00032A5A"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8" w:history="1">
              <w:r w:rsidRPr="00032A5A">
                <w:rPr>
                  <w:rFonts w:ascii="Times New Roman" w:eastAsia="Yu Gothic" w:hAnsi="Times New Roman" w:cs="Times New Roman"/>
                  <w:color w:val="467886"/>
                  <w:kern w:val="2"/>
                  <w:szCs w:val="22"/>
                  <w:u w:val="single"/>
                  <w:lang w:eastAsia="ja-JP"/>
                  <w14:ligatures w14:val="standardContextual"/>
                </w:rPr>
                <w:t>https://www.freecodecamp.org/news/computer-networking-how-applications-talk-over-the-internet/</w:t>
              </w:r>
            </w:hyperlink>
          </w:p>
          <w:p w14:paraId="0FA062F2" w14:textId="7A0CB424" w:rsidR="00241F24" w:rsidRPr="00032A5A"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9" w:history="1">
              <w:r w:rsidRPr="00032A5A">
                <w:rPr>
                  <w:rFonts w:ascii="Times New Roman" w:eastAsia="Yu Gothic" w:hAnsi="Times New Roman" w:cs="Times New Roman"/>
                  <w:color w:val="467886"/>
                  <w:kern w:val="2"/>
                  <w:szCs w:val="22"/>
                  <w:u w:val="single"/>
                  <w:lang w:eastAsia="ja-JP"/>
                  <w14:ligatures w14:val="standardContextual"/>
                </w:rPr>
                <w:t>https://www.freecodecamp.org/news/linux-networking-commands-for-beginners/</w:t>
              </w:r>
            </w:hyperlink>
          </w:p>
          <w:p w14:paraId="17008E05" w14:textId="2B6E0EAB" w:rsidR="00241F24" w:rsidRPr="00032A5A" w:rsidRDefault="00241F24" w:rsidP="00241F24">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0" w:history="1">
              <w:r w:rsidRPr="00032A5A">
                <w:rPr>
                  <w:rFonts w:ascii="Times New Roman" w:eastAsia="Yu Gothic" w:hAnsi="Times New Roman" w:cs="Times New Roman"/>
                  <w:color w:val="467886"/>
                  <w:kern w:val="2"/>
                  <w:szCs w:val="22"/>
                  <w:u w:val="single"/>
                  <w:lang w:eastAsia="ja-JP"/>
                  <w14:ligatures w14:val="standardContextual"/>
                </w:rPr>
                <w:t>https://www.freecodecamp.org/news/osi-model-networking-layers-explained-in-plain-english/</w:t>
              </w:r>
            </w:hyperlink>
            <w:r w:rsidRPr="00032A5A">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0B5520D3"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Medium</w:t>
            </w:r>
          </w:p>
        </w:tc>
        <w:tc>
          <w:tcPr>
            <w:tcW w:w="2268" w:type="dxa"/>
            <w:vAlign w:val="center"/>
            <w:hideMark/>
          </w:tcPr>
          <w:p w14:paraId="5BD8EB4F"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Revised understanding of basic networking concepts</w:t>
            </w:r>
          </w:p>
        </w:tc>
      </w:tr>
    </w:tbl>
    <w:p w14:paraId="368461BC" w14:textId="77777777" w:rsidR="00241F24"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0FA63BCC" w14:textId="77777777" w:rsidR="00241F24"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br w:type="page"/>
      </w:r>
    </w:p>
    <w:p w14:paraId="7750B40F" w14:textId="77777777" w:rsidR="004001AD"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lastRenderedPageBreak/>
        <w:t>Week 2: Advanced Topics &amp; Tool Familiarisation</w:t>
      </w:r>
    </w:p>
    <w:tbl>
      <w:tblPr>
        <w:tblStyle w:val="PlainTable3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3827"/>
        <w:gridCol w:w="1276"/>
        <w:gridCol w:w="1984"/>
      </w:tblGrid>
      <w:tr w:rsidR="00241F24" w:rsidRPr="00032A5A" w14:paraId="6BB87FC5" w14:textId="77777777" w:rsidTr="003967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single" w:sz="12" w:space="0" w:color="auto"/>
            </w:tcBorders>
            <w:vAlign w:val="center"/>
            <w:hideMark/>
          </w:tcPr>
          <w:p w14:paraId="6E189111"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Day</w:t>
            </w:r>
          </w:p>
        </w:tc>
        <w:tc>
          <w:tcPr>
            <w:tcW w:w="1418" w:type="dxa"/>
            <w:tcBorders>
              <w:bottom w:val="single" w:sz="12" w:space="0" w:color="auto"/>
            </w:tcBorders>
            <w:vAlign w:val="center"/>
            <w:hideMark/>
          </w:tcPr>
          <w:p w14:paraId="3F822F7D"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Focus Area</w:t>
            </w:r>
          </w:p>
        </w:tc>
        <w:tc>
          <w:tcPr>
            <w:tcW w:w="3827" w:type="dxa"/>
            <w:tcBorders>
              <w:bottom w:val="single" w:sz="12" w:space="0" w:color="auto"/>
            </w:tcBorders>
            <w:vAlign w:val="center"/>
            <w:hideMark/>
          </w:tcPr>
          <w:p w14:paraId="0064A10F"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Resources</w:t>
            </w:r>
          </w:p>
        </w:tc>
        <w:tc>
          <w:tcPr>
            <w:tcW w:w="1276" w:type="dxa"/>
            <w:tcBorders>
              <w:bottom w:val="single" w:sz="12" w:space="0" w:color="auto"/>
            </w:tcBorders>
            <w:vAlign w:val="center"/>
            <w:hideMark/>
          </w:tcPr>
          <w:p w14:paraId="2F837D57"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Priority</w:t>
            </w:r>
          </w:p>
        </w:tc>
        <w:tc>
          <w:tcPr>
            <w:tcW w:w="1984" w:type="dxa"/>
            <w:tcBorders>
              <w:bottom w:val="single" w:sz="12" w:space="0" w:color="auto"/>
            </w:tcBorders>
            <w:vAlign w:val="center"/>
            <w:hideMark/>
          </w:tcPr>
          <w:p w14:paraId="626C319F"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Expected Outcomes</w:t>
            </w:r>
          </w:p>
        </w:tc>
      </w:tr>
      <w:tr w:rsidR="00241F24" w:rsidRPr="00032A5A" w14:paraId="01FB556D" w14:textId="77777777" w:rsidTr="0039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auto"/>
              <w:right w:val="single" w:sz="12" w:space="0" w:color="auto"/>
            </w:tcBorders>
            <w:vAlign w:val="center"/>
            <w:hideMark/>
          </w:tcPr>
          <w:p w14:paraId="200A8EB2"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6-8</w:t>
            </w:r>
          </w:p>
        </w:tc>
        <w:tc>
          <w:tcPr>
            <w:tcW w:w="1418" w:type="dxa"/>
            <w:tcBorders>
              <w:top w:val="single" w:sz="12" w:space="0" w:color="auto"/>
              <w:left w:val="single" w:sz="12" w:space="0" w:color="auto"/>
            </w:tcBorders>
            <w:vAlign w:val="center"/>
            <w:hideMark/>
          </w:tcPr>
          <w:p w14:paraId="50110C51"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Linux as a Router</w:t>
            </w:r>
          </w:p>
        </w:tc>
        <w:tc>
          <w:tcPr>
            <w:tcW w:w="3827" w:type="dxa"/>
            <w:tcBorders>
              <w:top w:val="single" w:sz="12" w:space="0" w:color="auto"/>
            </w:tcBorders>
            <w:vAlign w:val="center"/>
            <w:hideMark/>
          </w:tcPr>
          <w:p w14:paraId="39126E78" w14:textId="76E6E44F"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1" w:history="1">
              <w:r w:rsidRPr="00032A5A">
                <w:rPr>
                  <w:rFonts w:ascii="Times New Roman" w:eastAsia="Yu Gothic" w:hAnsi="Times New Roman" w:cs="Times New Roman"/>
                  <w:color w:val="467886"/>
                  <w:kern w:val="2"/>
                  <w:szCs w:val="22"/>
                  <w:u w:val="single"/>
                  <w:lang w:eastAsia="ja-JP"/>
                  <w14:ligatures w14:val="standardContextual"/>
                </w:rPr>
                <w:t>https://fedoramagazine.org/use-fedora-server-create-router-gateway/</w:t>
              </w:r>
            </w:hyperlink>
          </w:p>
          <w:p w14:paraId="1324D2C7" w14:textId="0D7435AD"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2" w:history="1">
              <w:r w:rsidRPr="00032A5A">
                <w:rPr>
                  <w:rFonts w:ascii="Times New Roman" w:eastAsia="Yu Gothic" w:hAnsi="Times New Roman" w:cs="Times New Roman"/>
                  <w:color w:val="467886"/>
                  <w:kern w:val="2"/>
                  <w:szCs w:val="22"/>
                  <w:u w:val="single"/>
                  <w:lang w:eastAsia="ja-JP"/>
                  <w14:ligatures w14:val="standardContextual"/>
                </w:rPr>
                <w:t>https://www.ibm.com/docs/en/linux-on-systems?topic=3-linux-as-router</w:t>
              </w:r>
            </w:hyperlink>
          </w:p>
          <w:p w14:paraId="06B6E653" w14:textId="1A03A18B"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3" w:history="1">
              <w:r w:rsidRPr="00032A5A">
                <w:rPr>
                  <w:rFonts w:ascii="Times New Roman" w:eastAsia="Yu Gothic" w:hAnsi="Times New Roman" w:cs="Times New Roman"/>
                  <w:color w:val="467886"/>
                  <w:kern w:val="2"/>
                  <w:szCs w:val="22"/>
                  <w:u w:val="single"/>
                  <w:lang w:eastAsia="ja-JP"/>
                  <w14:ligatures w14:val="standardContextual"/>
                </w:rPr>
                <w:t>https://www.computernetworkingnotes.com/linux-tutorials/how-to-configure-and-use-linux-as-a-router.html</w:t>
              </w:r>
            </w:hyperlink>
          </w:p>
          <w:p w14:paraId="31AEC350" w14:textId="2B87E5F7"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4" w:history="1">
              <w:r w:rsidRPr="00032A5A">
                <w:rPr>
                  <w:rFonts w:ascii="Times New Roman" w:eastAsia="Yu Gothic" w:hAnsi="Times New Roman" w:cs="Times New Roman"/>
                  <w:color w:val="467886"/>
                  <w:kern w:val="2"/>
                  <w:szCs w:val="22"/>
                  <w:u w:val="single"/>
                  <w:lang w:eastAsia="ja-JP"/>
                  <w14:ligatures w14:val="standardContextual"/>
                </w:rPr>
                <w:t>https://www.baeldung.com/linux/server-router-configure</w:t>
              </w:r>
            </w:hyperlink>
          </w:p>
          <w:p w14:paraId="1887A0A4" w14:textId="3D4B05CF"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5" w:history="1">
              <w:r w:rsidRPr="00032A5A">
                <w:rPr>
                  <w:rFonts w:ascii="Times New Roman" w:eastAsia="Yu Gothic" w:hAnsi="Times New Roman" w:cs="Times New Roman"/>
                  <w:color w:val="467886"/>
                  <w:kern w:val="2"/>
                  <w:szCs w:val="22"/>
                  <w:u w:val="single"/>
                  <w:lang w:eastAsia="ja-JP"/>
                  <w14:ligatures w14:val="standardContextual"/>
                </w:rPr>
                <w:t>https://medium.com/@lfoster49203/setting-up-ubuntu-as-a-router-with-advanced-routing-features-4511abc5e1eb</w:t>
              </w:r>
            </w:hyperlink>
          </w:p>
          <w:p w14:paraId="262A7F7B" w14:textId="3B9916D4"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6" w:history="1">
              <w:r w:rsidRPr="00032A5A">
                <w:rPr>
                  <w:rFonts w:ascii="Times New Roman" w:eastAsia="Yu Gothic" w:hAnsi="Times New Roman" w:cs="Times New Roman"/>
                  <w:color w:val="467886"/>
                  <w:kern w:val="2"/>
                  <w:szCs w:val="22"/>
                  <w:u w:val="single"/>
                  <w:lang w:eastAsia="ja-JP"/>
                  <w14:ligatures w14:val="standardContextual"/>
                </w:rPr>
                <w:t>https://www.tecmint.com/setup-linux-as-router/</w:t>
              </w:r>
            </w:hyperlink>
            <w:r w:rsidRPr="00032A5A">
              <w:rPr>
                <w:rFonts w:ascii="Times New Roman" w:eastAsia="Yu Gothic" w:hAnsi="Times New Roman" w:cs="Times New Roman"/>
                <w:kern w:val="2"/>
                <w:szCs w:val="22"/>
                <w:lang w:eastAsia="ja-JP"/>
                <w14:ligatures w14:val="standardContextual"/>
              </w:rPr>
              <w:t xml:space="preserve"> </w:t>
            </w:r>
          </w:p>
          <w:p w14:paraId="47696B99" w14:textId="55EDF339" w:rsidR="00241F24" w:rsidRPr="00032A5A" w:rsidRDefault="00241F24" w:rsidP="00241F24">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7" w:history="1">
              <w:r w:rsidRPr="00032A5A">
                <w:rPr>
                  <w:rFonts w:ascii="Times New Roman" w:eastAsia="Yu Gothic" w:hAnsi="Times New Roman" w:cs="Times New Roman"/>
                  <w:color w:val="467886"/>
                  <w:kern w:val="2"/>
                  <w:szCs w:val="22"/>
                  <w:u w:val="single"/>
                  <w:lang w:eastAsia="ja-JP"/>
                  <w14:ligatures w14:val="standardContextual"/>
                </w:rPr>
                <w:t>https://wiki.archlinux.org/title/Router</w:t>
              </w:r>
            </w:hyperlink>
            <w:r w:rsidRPr="00032A5A">
              <w:rPr>
                <w:rFonts w:ascii="Times New Roman" w:eastAsia="Yu Gothic" w:hAnsi="Times New Roman" w:cs="Times New Roman"/>
                <w:kern w:val="2"/>
                <w:szCs w:val="22"/>
                <w:lang w:eastAsia="ja-JP"/>
                <w14:ligatures w14:val="standardContextual"/>
              </w:rPr>
              <w:t xml:space="preserve"> </w:t>
            </w:r>
          </w:p>
        </w:tc>
        <w:tc>
          <w:tcPr>
            <w:tcW w:w="1276" w:type="dxa"/>
            <w:tcBorders>
              <w:top w:val="single" w:sz="12" w:space="0" w:color="auto"/>
            </w:tcBorders>
            <w:vAlign w:val="center"/>
            <w:hideMark/>
          </w:tcPr>
          <w:p w14:paraId="3251A539"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1984" w:type="dxa"/>
            <w:tcBorders>
              <w:top w:val="single" w:sz="12" w:space="0" w:color="auto"/>
            </w:tcBorders>
            <w:vAlign w:val="center"/>
            <w:hideMark/>
          </w:tcPr>
          <w:p w14:paraId="013C50FB"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Ability to configure basic routing between subnets</w:t>
            </w:r>
          </w:p>
        </w:tc>
      </w:tr>
      <w:tr w:rsidR="00241F24" w:rsidRPr="00032A5A" w14:paraId="38C8EFEA" w14:textId="77777777" w:rsidTr="00396719">
        <w:tc>
          <w:tcPr>
            <w:cnfStyle w:val="001000000000" w:firstRow="0" w:lastRow="0" w:firstColumn="1" w:lastColumn="0" w:oddVBand="0" w:evenVBand="0" w:oddHBand="0" w:evenHBand="0" w:firstRowFirstColumn="0" w:firstRowLastColumn="0" w:lastRowFirstColumn="0" w:lastRowLastColumn="0"/>
            <w:tcW w:w="704" w:type="dxa"/>
            <w:tcBorders>
              <w:right w:val="single" w:sz="12" w:space="0" w:color="auto"/>
            </w:tcBorders>
            <w:vAlign w:val="center"/>
            <w:hideMark/>
          </w:tcPr>
          <w:p w14:paraId="2208D878"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9-10</w:t>
            </w:r>
          </w:p>
        </w:tc>
        <w:tc>
          <w:tcPr>
            <w:tcW w:w="1418" w:type="dxa"/>
            <w:tcBorders>
              <w:left w:val="single" w:sz="12" w:space="0" w:color="auto"/>
            </w:tcBorders>
            <w:vAlign w:val="center"/>
            <w:hideMark/>
          </w:tcPr>
          <w:p w14:paraId="48653677" w14:textId="4CD1A1C4" w:rsidR="00241F24" w:rsidRPr="00032A5A" w:rsidRDefault="008F3CDB"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Evaluation</w:t>
            </w:r>
            <w:r w:rsidR="00241F24" w:rsidRPr="00032A5A">
              <w:rPr>
                <w:rFonts w:ascii="Times New Roman" w:eastAsia="Yu Gothic" w:hAnsi="Times New Roman" w:cs="Times New Roman"/>
                <w:b/>
                <w:bCs/>
                <w:kern w:val="2"/>
                <w:sz w:val="24"/>
                <w:lang w:eastAsia="ja-JP"/>
                <w14:ligatures w14:val="standardContextual"/>
              </w:rPr>
              <w:t xml:space="preserve"> Tools</w:t>
            </w:r>
          </w:p>
        </w:tc>
        <w:tc>
          <w:tcPr>
            <w:tcW w:w="3827" w:type="dxa"/>
            <w:vAlign w:val="center"/>
            <w:hideMark/>
          </w:tcPr>
          <w:p w14:paraId="6DE74DA1" w14:textId="0FC06E1F" w:rsidR="00241F24" w:rsidRPr="00032A5A" w:rsidRDefault="00241F24" w:rsidP="00241F24">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D-ITG: </w:t>
            </w:r>
            <w:hyperlink r:id="rId38" w:history="1">
              <w:r w:rsidRPr="00032A5A">
                <w:rPr>
                  <w:rFonts w:ascii="Times New Roman" w:eastAsia="Yu Gothic" w:hAnsi="Times New Roman" w:cs="Times New Roman"/>
                  <w:color w:val="467886"/>
                  <w:kern w:val="2"/>
                  <w:szCs w:val="22"/>
                  <w:u w:val="single"/>
                  <w:lang w:eastAsia="ja-JP"/>
                  <w14:ligatures w14:val="standardContextual"/>
                </w:rPr>
                <w:t>https://github.com/jbucar/ditg</w:t>
              </w:r>
            </w:hyperlink>
          </w:p>
          <w:p w14:paraId="5D9A0C47" w14:textId="059BB148" w:rsidR="00241F24" w:rsidRPr="00032A5A" w:rsidRDefault="00241F24" w:rsidP="00241F24">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iPerf: </w:t>
            </w:r>
            <w:hyperlink r:id="rId39" w:history="1">
              <w:r w:rsidRPr="00032A5A">
                <w:rPr>
                  <w:rFonts w:ascii="Times New Roman" w:eastAsia="Yu Gothic" w:hAnsi="Times New Roman" w:cs="Times New Roman"/>
                  <w:color w:val="467886"/>
                  <w:kern w:val="2"/>
                  <w:szCs w:val="22"/>
                  <w:u w:val="single"/>
                  <w:lang w:eastAsia="ja-JP"/>
                  <w14:ligatures w14:val="standardContextual"/>
                </w:rPr>
                <w:t>https://iperf.fr/</w:t>
              </w:r>
            </w:hyperlink>
          </w:p>
        </w:tc>
        <w:tc>
          <w:tcPr>
            <w:tcW w:w="1276" w:type="dxa"/>
            <w:vAlign w:val="center"/>
            <w:hideMark/>
          </w:tcPr>
          <w:p w14:paraId="79D5E41E"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1984" w:type="dxa"/>
            <w:vAlign w:val="center"/>
            <w:hideMark/>
          </w:tcPr>
          <w:p w14:paraId="1D9D5B6C" w14:textId="503A14D8"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Familiarity with installing and using network </w:t>
            </w:r>
            <w:r w:rsidR="008F3CDB" w:rsidRPr="00032A5A">
              <w:rPr>
                <w:rFonts w:ascii="Times New Roman" w:eastAsia="Yu Gothic" w:hAnsi="Times New Roman" w:cs="Times New Roman"/>
                <w:kern w:val="2"/>
                <w:sz w:val="24"/>
                <w:lang w:eastAsia="ja-JP"/>
                <w14:ligatures w14:val="standardContextual"/>
              </w:rPr>
              <w:t>evaluation</w:t>
            </w:r>
            <w:r w:rsidRPr="00032A5A">
              <w:rPr>
                <w:rFonts w:ascii="Times New Roman" w:eastAsia="Yu Gothic" w:hAnsi="Times New Roman" w:cs="Times New Roman"/>
                <w:kern w:val="2"/>
                <w:sz w:val="24"/>
                <w:lang w:eastAsia="ja-JP"/>
                <w14:ligatures w14:val="standardContextual"/>
              </w:rPr>
              <w:t xml:space="preserve"> tools</w:t>
            </w:r>
          </w:p>
        </w:tc>
      </w:tr>
    </w:tbl>
    <w:p w14:paraId="0FA8A7E5" w14:textId="77777777" w:rsidR="004001AD"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Focus Linux Distributions</w:t>
      </w:r>
    </w:p>
    <w:tbl>
      <w:tblPr>
        <w:tblStyle w:val="PlainTable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866"/>
        <w:gridCol w:w="1984"/>
        <w:gridCol w:w="2127"/>
      </w:tblGrid>
      <w:tr w:rsidR="00241F24" w:rsidRPr="00032A5A" w14:paraId="0D727F5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bottom w:val="single" w:sz="12" w:space="0" w:color="auto"/>
            </w:tcBorders>
            <w:vAlign w:val="center"/>
            <w:hideMark/>
          </w:tcPr>
          <w:p w14:paraId="543DC565"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Distribution</w:t>
            </w:r>
          </w:p>
        </w:tc>
        <w:tc>
          <w:tcPr>
            <w:tcW w:w="3866" w:type="dxa"/>
            <w:tcBorders>
              <w:bottom w:val="single" w:sz="12" w:space="0" w:color="auto"/>
            </w:tcBorders>
            <w:vAlign w:val="center"/>
            <w:hideMark/>
          </w:tcPr>
          <w:p w14:paraId="60CA9F49"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Description</w:t>
            </w:r>
          </w:p>
        </w:tc>
        <w:tc>
          <w:tcPr>
            <w:tcW w:w="1984" w:type="dxa"/>
            <w:tcBorders>
              <w:bottom w:val="single" w:sz="12" w:space="0" w:color="auto"/>
            </w:tcBorders>
            <w:vAlign w:val="center"/>
            <w:hideMark/>
          </w:tcPr>
          <w:p w14:paraId="584DAD6D"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Use Case</w:t>
            </w:r>
          </w:p>
        </w:tc>
        <w:tc>
          <w:tcPr>
            <w:tcW w:w="2127" w:type="dxa"/>
            <w:tcBorders>
              <w:bottom w:val="single" w:sz="12" w:space="0" w:color="auto"/>
            </w:tcBorders>
            <w:vAlign w:val="center"/>
            <w:hideMark/>
          </w:tcPr>
          <w:p w14:paraId="37031CBE"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Package Manager</w:t>
            </w:r>
          </w:p>
        </w:tc>
      </w:tr>
      <w:tr w:rsidR="003C7F9C" w:rsidRPr="00032A5A" w14:paraId="5D6A8ECD" w14:textId="77777777" w:rsidTr="00241F2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7C8AF52D"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Ubuntu</w:t>
            </w:r>
          </w:p>
        </w:tc>
        <w:tc>
          <w:tcPr>
            <w:tcW w:w="3866" w:type="dxa"/>
            <w:tcBorders>
              <w:left w:val="single" w:sz="12" w:space="0" w:color="auto"/>
            </w:tcBorders>
            <w:vAlign w:val="center"/>
            <w:hideMark/>
          </w:tcPr>
          <w:p w14:paraId="79ECCCBC"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Based on Debian Unstable; beginner-friendly</w:t>
            </w:r>
          </w:p>
        </w:tc>
        <w:tc>
          <w:tcPr>
            <w:tcW w:w="1984" w:type="dxa"/>
            <w:vAlign w:val="center"/>
            <w:hideMark/>
          </w:tcPr>
          <w:p w14:paraId="0C773F36"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Desktop use, beginners</w:t>
            </w:r>
          </w:p>
        </w:tc>
        <w:tc>
          <w:tcPr>
            <w:tcW w:w="2127" w:type="dxa"/>
            <w:vAlign w:val="center"/>
            <w:hideMark/>
          </w:tcPr>
          <w:p w14:paraId="55C0B848"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APT</w:t>
            </w:r>
          </w:p>
        </w:tc>
      </w:tr>
      <w:tr w:rsidR="00241F24" w:rsidRPr="00032A5A" w14:paraId="0E959D99" w14:textId="77777777">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tcPr>
          <w:p w14:paraId="5BF536D9" w14:textId="77777777" w:rsidR="00241F24" w:rsidRPr="00032A5A" w:rsidRDefault="00FC2EB1" w:rsidP="00241F24">
            <w:pPr>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Fedora</w:t>
            </w:r>
          </w:p>
        </w:tc>
        <w:tc>
          <w:tcPr>
            <w:tcW w:w="3866" w:type="dxa"/>
            <w:tcBorders>
              <w:left w:val="single" w:sz="12" w:space="0" w:color="auto"/>
            </w:tcBorders>
            <w:vAlign w:val="center"/>
          </w:tcPr>
          <w:p w14:paraId="6945FDA5" w14:textId="77777777" w:rsidR="00241F24" w:rsidRPr="00032A5A"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Upstream for Red Hat Enterprise Linux; bleeding edge</w:t>
            </w:r>
          </w:p>
        </w:tc>
        <w:tc>
          <w:tcPr>
            <w:tcW w:w="1984" w:type="dxa"/>
            <w:vAlign w:val="center"/>
          </w:tcPr>
          <w:p w14:paraId="3D20827A" w14:textId="77777777" w:rsidR="00241F24" w:rsidRPr="00032A5A"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Desktop use, beginners</w:t>
            </w:r>
          </w:p>
        </w:tc>
        <w:tc>
          <w:tcPr>
            <w:tcW w:w="2127" w:type="dxa"/>
            <w:vAlign w:val="center"/>
          </w:tcPr>
          <w:p w14:paraId="233A4C80" w14:textId="77777777" w:rsidR="00241F24" w:rsidRPr="00032A5A"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DNF</w:t>
            </w:r>
          </w:p>
        </w:tc>
      </w:tr>
      <w:tr w:rsidR="00241F24" w:rsidRPr="00032A5A" w14:paraId="18C377F8"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1CCBBAEB"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Kali</w:t>
            </w:r>
          </w:p>
        </w:tc>
        <w:tc>
          <w:tcPr>
            <w:tcW w:w="3866" w:type="dxa"/>
            <w:tcBorders>
              <w:left w:val="single" w:sz="12" w:space="0" w:color="auto"/>
            </w:tcBorders>
            <w:vAlign w:val="center"/>
            <w:hideMark/>
          </w:tcPr>
          <w:p w14:paraId="4ECE9606"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Based on Debian Testing; security-focused, for penetration testing</w:t>
            </w:r>
          </w:p>
        </w:tc>
        <w:tc>
          <w:tcPr>
            <w:tcW w:w="1984" w:type="dxa"/>
            <w:vAlign w:val="center"/>
            <w:hideMark/>
          </w:tcPr>
          <w:p w14:paraId="665E370C"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Penetration testing</w:t>
            </w:r>
          </w:p>
        </w:tc>
        <w:tc>
          <w:tcPr>
            <w:tcW w:w="2127" w:type="dxa"/>
            <w:vAlign w:val="center"/>
            <w:hideMark/>
          </w:tcPr>
          <w:p w14:paraId="4772C384"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APT</w:t>
            </w:r>
          </w:p>
        </w:tc>
      </w:tr>
    </w:tbl>
    <w:p w14:paraId="1DDE36D8" w14:textId="77777777" w:rsidR="00241F24"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70EAB676" w14:textId="77777777" w:rsidR="00241F24"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br w:type="page"/>
      </w:r>
    </w:p>
    <w:p w14:paraId="7766BD55" w14:textId="77777777" w:rsidR="004001AD"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lastRenderedPageBreak/>
        <w:t>Extended Learning (Optional)</w:t>
      </w:r>
    </w:p>
    <w:p w14:paraId="3B7A5872" w14:textId="77777777" w:rsidR="00241F24" w:rsidRPr="00032A5A"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For team members who complete the core curriculum ahead of schedule:</w:t>
      </w:r>
    </w:p>
    <w:tbl>
      <w:tblPr>
        <w:tblStyle w:val="PlainTable31"/>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4350"/>
        <w:gridCol w:w="1648"/>
        <w:gridCol w:w="1381"/>
      </w:tblGrid>
      <w:tr w:rsidR="00241F24" w:rsidRPr="00032A5A" w14:paraId="15D728D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3" w:type="dxa"/>
            <w:tcBorders>
              <w:bottom w:val="single" w:sz="12" w:space="0" w:color="auto"/>
            </w:tcBorders>
            <w:vAlign w:val="center"/>
            <w:hideMark/>
          </w:tcPr>
          <w:p w14:paraId="5F9FDCE9" w14:textId="00FDEA40"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Resource</w:t>
            </w:r>
          </w:p>
        </w:tc>
        <w:tc>
          <w:tcPr>
            <w:tcW w:w="4350" w:type="dxa"/>
            <w:tcBorders>
              <w:bottom w:val="single" w:sz="12" w:space="0" w:color="auto"/>
            </w:tcBorders>
            <w:vAlign w:val="center"/>
            <w:hideMark/>
          </w:tcPr>
          <w:p w14:paraId="12EACC23" w14:textId="126DE37E" w:rsidR="00241F24" w:rsidRPr="00032A5A"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Description</w:t>
            </w:r>
          </w:p>
        </w:tc>
        <w:tc>
          <w:tcPr>
            <w:tcW w:w="0" w:type="auto"/>
            <w:tcBorders>
              <w:bottom w:val="single" w:sz="12" w:space="0" w:color="auto"/>
            </w:tcBorders>
            <w:vAlign w:val="center"/>
            <w:hideMark/>
          </w:tcPr>
          <w:p w14:paraId="54A606FF" w14:textId="1A316482" w:rsidR="00241F24" w:rsidRPr="00032A5A"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Value</w:t>
            </w:r>
          </w:p>
        </w:tc>
        <w:tc>
          <w:tcPr>
            <w:tcW w:w="0" w:type="auto"/>
            <w:tcBorders>
              <w:bottom w:val="single" w:sz="12" w:space="0" w:color="auto"/>
            </w:tcBorders>
            <w:vAlign w:val="center"/>
            <w:hideMark/>
          </w:tcPr>
          <w:p w14:paraId="00674BE4" w14:textId="62C4B86A" w:rsidR="00241F24" w:rsidRPr="00032A5A"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Time Investment</w:t>
            </w:r>
          </w:p>
        </w:tc>
      </w:tr>
      <w:tr w:rsidR="00241F24" w:rsidRPr="00032A5A" w14:paraId="597241B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top w:val="single" w:sz="12" w:space="0" w:color="auto"/>
              <w:right w:val="single" w:sz="12" w:space="0" w:color="auto"/>
            </w:tcBorders>
            <w:vAlign w:val="center"/>
            <w:hideMark/>
          </w:tcPr>
          <w:p w14:paraId="7A46B717" w14:textId="4CBE3DF7"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Linux From Scratch</w:t>
            </w:r>
          </w:p>
        </w:tc>
        <w:tc>
          <w:tcPr>
            <w:tcW w:w="4350" w:type="dxa"/>
            <w:tcBorders>
              <w:top w:val="single" w:sz="12" w:space="0" w:color="auto"/>
              <w:left w:val="single" w:sz="12" w:space="0" w:color="auto"/>
            </w:tcBorders>
            <w:vAlign w:val="center"/>
            <w:hideMark/>
          </w:tcPr>
          <w:p w14:paraId="05EAE6A6"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Build your own Linux distro</w:t>
            </w:r>
          </w:p>
          <w:p w14:paraId="1F9F2C93" w14:textId="59D85B7C" w:rsidR="00241F24" w:rsidRPr="00032A5A" w:rsidRDefault="00241F24" w:rsidP="00241F24">
            <w:pPr>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0" w:history="1">
              <w:r w:rsidRPr="00032A5A">
                <w:rPr>
                  <w:rFonts w:ascii="Times New Roman" w:eastAsia="Yu Gothic" w:hAnsi="Times New Roman" w:cs="Times New Roman"/>
                  <w:color w:val="467886"/>
                  <w:kern w:val="2"/>
                  <w:sz w:val="24"/>
                  <w:u w:val="single"/>
                  <w:lang w:eastAsia="ja-JP"/>
                  <w14:ligatures w14:val="standardContextual"/>
                </w:rPr>
                <w:t>https://www.linuxfromscratch.org/lfs/</w:t>
              </w:r>
            </w:hyperlink>
          </w:p>
        </w:tc>
        <w:tc>
          <w:tcPr>
            <w:tcW w:w="0" w:type="auto"/>
            <w:tcBorders>
              <w:top w:val="single" w:sz="12" w:space="0" w:color="auto"/>
            </w:tcBorders>
            <w:vAlign w:val="center"/>
            <w:hideMark/>
          </w:tcPr>
          <w:p w14:paraId="387DB4B5"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Deep understanding of Linux internals</w:t>
            </w:r>
          </w:p>
        </w:tc>
        <w:tc>
          <w:tcPr>
            <w:tcW w:w="0" w:type="auto"/>
            <w:tcBorders>
              <w:top w:val="single" w:sz="12" w:space="0" w:color="auto"/>
            </w:tcBorders>
            <w:vAlign w:val="center"/>
            <w:hideMark/>
          </w:tcPr>
          <w:p w14:paraId="498A4B29"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r>
      <w:tr w:rsidR="00241F24" w:rsidRPr="00032A5A" w14:paraId="066201B0" w14:textId="77777777">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0F4F801E" w14:textId="51AF4868"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Gnu/Linux Desktop Survival Guide</w:t>
            </w:r>
          </w:p>
        </w:tc>
        <w:tc>
          <w:tcPr>
            <w:tcW w:w="4350" w:type="dxa"/>
            <w:tcBorders>
              <w:left w:val="single" w:sz="12" w:space="0" w:color="auto"/>
            </w:tcBorders>
            <w:vAlign w:val="center"/>
            <w:hideMark/>
          </w:tcPr>
          <w:p w14:paraId="77F2BDAF"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Desktop Linux usage guide</w:t>
            </w:r>
          </w:p>
          <w:p w14:paraId="3663EB05" w14:textId="4C2CF16D"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1" w:history="1">
              <w:r w:rsidRPr="00032A5A">
                <w:rPr>
                  <w:rFonts w:ascii="Times New Roman" w:eastAsia="Yu Gothic" w:hAnsi="Times New Roman" w:cs="Times New Roman"/>
                  <w:color w:val="467886"/>
                  <w:kern w:val="2"/>
                  <w:sz w:val="24"/>
                  <w:u w:val="single"/>
                  <w:lang w:eastAsia="ja-JP"/>
                  <w14:ligatures w14:val="standardContextual"/>
                </w:rPr>
                <w:t>https://www.togaware.com/linux/survivor/</w:t>
              </w:r>
            </w:hyperlink>
          </w:p>
        </w:tc>
        <w:tc>
          <w:tcPr>
            <w:tcW w:w="0" w:type="auto"/>
            <w:vAlign w:val="center"/>
            <w:hideMark/>
          </w:tcPr>
          <w:p w14:paraId="323BEFD1"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Improved daily workflow</w:t>
            </w:r>
          </w:p>
        </w:tc>
        <w:tc>
          <w:tcPr>
            <w:tcW w:w="0" w:type="auto"/>
            <w:vAlign w:val="center"/>
            <w:hideMark/>
          </w:tcPr>
          <w:p w14:paraId="406BE5F7"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Medium</w:t>
            </w:r>
          </w:p>
        </w:tc>
      </w:tr>
      <w:tr w:rsidR="00241F24" w:rsidRPr="00032A5A" w14:paraId="32724A2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78E75EF4" w14:textId="6FD45F44"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Red Hat Certifications</w:t>
            </w:r>
          </w:p>
        </w:tc>
        <w:tc>
          <w:tcPr>
            <w:tcW w:w="4350" w:type="dxa"/>
            <w:tcBorders>
              <w:left w:val="single" w:sz="12" w:space="0" w:color="auto"/>
            </w:tcBorders>
            <w:vAlign w:val="center"/>
            <w:hideMark/>
          </w:tcPr>
          <w:p w14:paraId="5F32A250"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Industry-recognised qualifications</w:t>
            </w:r>
          </w:p>
          <w:p w14:paraId="3489B1A7" w14:textId="195D3E88"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2" w:history="1">
              <w:r w:rsidRPr="00032A5A">
                <w:rPr>
                  <w:rFonts w:ascii="Times New Roman" w:eastAsia="Yu Gothic" w:hAnsi="Times New Roman" w:cs="Times New Roman"/>
                  <w:color w:val="467886"/>
                  <w:kern w:val="2"/>
                  <w:sz w:val="24"/>
                  <w:u w:val="single"/>
                  <w:lang w:eastAsia="ja-JP"/>
                  <w14:ligatures w14:val="standardContextual"/>
                </w:rPr>
                <w:t>https://www.redhat.com/en</w:t>
              </w:r>
            </w:hyperlink>
          </w:p>
        </w:tc>
        <w:tc>
          <w:tcPr>
            <w:tcW w:w="0" w:type="auto"/>
            <w:vAlign w:val="center"/>
            <w:hideMark/>
          </w:tcPr>
          <w:p w14:paraId="21711E4C"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Professional development</w:t>
            </w:r>
          </w:p>
        </w:tc>
        <w:tc>
          <w:tcPr>
            <w:tcW w:w="0" w:type="auto"/>
            <w:vAlign w:val="center"/>
            <w:hideMark/>
          </w:tcPr>
          <w:p w14:paraId="0BA42028"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r>
    </w:tbl>
    <w:p w14:paraId="659315FA" w14:textId="77777777" w:rsidR="004001AD" w:rsidRPr="00032A5A" w:rsidRDefault="00241F24" w:rsidP="00241F24">
      <w:pPr>
        <w:spacing w:before="24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Collaboration Guidelines</w:t>
      </w:r>
    </w:p>
    <w:p w14:paraId="56BEFBEC" w14:textId="77777777" w:rsidR="00241F24" w:rsidRPr="00032A5A"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Daily Check-ins</w:t>
      </w:r>
      <w:r w:rsidRPr="00032A5A">
        <w:rPr>
          <w:rFonts w:ascii="Times New Roman" w:eastAsia="Yu Gothic" w:hAnsi="Times New Roman" w:cs="Times New Roman"/>
          <w:kern w:val="2"/>
          <w:sz w:val="24"/>
          <w:lang w:eastAsia="ja-JP"/>
          <w14:ligatures w14:val="standardContextual"/>
        </w:rPr>
        <w:t>: Brief daily updates on progress and challenges</w:t>
      </w:r>
    </w:p>
    <w:p w14:paraId="77D38058" w14:textId="77777777" w:rsidR="00241F24" w:rsidRPr="00032A5A"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Knowledge Sharing</w:t>
      </w:r>
      <w:r w:rsidRPr="00032A5A">
        <w:rPr>
          <w:rFonts w:ascii="Times New Roman" w:eastAsia="Yu Gothic" w:hAnsi="Times New Roman" w:cs="Times New Roman"/>
          <w:kern w:val="2"/>
          <w:sz w:val="24"/>
          <w:lang w:eastAsia="ja-JP"/>
          <w14:ligatures w14:val="standardContextual"/>
        </w:rPr>
        <w:t>: Schedule sessions where team members can teach others about areas of expertise</w:t>
      </w:r>
    </w:p>
    <w:p w14:paraId="07EFBA97" w14:textId="77777777" w:rsidR="00241F24" w:rsidRPr="00032A5A"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Troubleshooting</w:t>
      </w:r>
      <w:r w:rsidRPr="00032A5A">
        <w:rPr>
          <w:rFonts w:ascii="Times New Roman" w:eastAsia="Yu Gothic" w:hAnsi="Times New Roman" w:cs="Times New Roman"/>
          <w:kern w:val="2"/>
          <w:sz w:val="24"/>
          <w:lang w:eastAsia="ja-JP"/>
          <w14:ligatures w14:val="standardContextual"/>
        </w:rPr>
        <w:t>: Document common issues and solutions for team reference</w:t>
      </w:r>
    </w:p>
    <w:p w14:paraId="12D5E7D5" w14:textId="08EE3262" w:rsidR="00241F24" w:rsidRPr="00032A5A" w:rsidRDefault="00241F24" w:rsidP="00241F24">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 xml:space="preserve">Practical </w:t>
      </w:r>
      <w:r w:rsidR="008B0C0F" w:rsidRPr="00032A5A">
        <w:rPr>
          <w:rFonts w:ascii="Times New Roman" w:eastAsia="Yu Gothic" w:hAnsi="Times New Roman" w:cs="Times New Roman"/>
          <w:b/>
          <w:bCs/>
          <w:kern w:val="2"/>
          <w:sz w:val="24"/>
          <w:lang w:eastAsia="ja-JP"/>
          <w14:ligatures w14:val="standardContextual"/>
        </w:rPr>
        <w:t>evaluating</w:t>
      </w:r>
      <w:r w:rsidRPr="00032A5A">
        <w:rPr>
          <w:rFonts w:ascii="Times New Roman" w:eastAsia="Yu Gothic" w:hAnsi="Times New Roman" w:cs="Times New Roman"/>
          <w:kern w:val="2"/>
          <w:sz w:val="24"/>
          <w:lang w:eastAsia="ja-JP"/>
          <w14:ligatures w14:val="standardContextual"/>
        </w:rPr>
        <w:t xml:space="preserve">: Set up small </w:t>
      </w:r>
      <w:r w:rsidR="00A713E9" w:rsidRPr="00032A5A">
        <w:rPr>
          <w:rFonts w:ascii="Times New Roman" w:eastAsia="Yu Gothic" w:hAnsi="Times New Roman" w:cs="Times New Roman"/>
          <w:kern w:val="2"/>
          <w:sz w:val="24"/>
          <w:lang w:eastAsia="ja-JP"/>
          <w14:ligatures w14:val="standardContextual"/>
        </w:rPr>
        <w:t>evaluation</w:t>
      </w:r>
      <w:r w:rsidRPr="00032A5A">
        <w:rPr>
          <w:rFonts w:ascii="Times New Roman" w:eastAsia="Yu Gothic" w:hAnsi="Times New Roman" w:cs="Times New Roman"/>
          <w:kern w:val="2"/>
          <w:sz w:val="24"/>
          <w:lang w:eastAsia="ja-JP"/>
          <w14:ligatures w14:val="standardContextual"/>
        </w:rPr>
        <w:t xml:space="preserve"> networks to apply theoretical knowledge</w:t>
      </w:r>
    </w:p>
    <w:p w14:paraId="332B99F7" w14:textId="77777777" w:rsidR="00241F24" w:rsidRPr="00032A5A" w:rsidRDefault="00241F24" w:rsidP="00241F24">
      <w:pPr>
        <w:spacing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Progress Tracking</w:t>
      </w:r>
    </w:p>
    <w:p w14:paraId="2ABE6C6D"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Team members should track their progress through this plan in their logbook, noting:</w:t>
      </w:r>
    </w:p>
    <w:p w14:paraId="66526750" w14:textId="77777777" w:rsidR="00241F24" w:rsidRPr="00032A5A"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Completed resources</w:t>
      </w:r>
    </w:p>
    <w:p w14:paraId="0252607A" w14:textId="77777777" w:rsidR="00241F24" w:rsidRPr="00032A5A"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Skills mastered</w:t>
      </w:r>
    </w:p>
    <w:p w14:paraId="2D4BD7D4" w14:textId="77777777" w:rsidR="00241F24" w:rsidRPr="00032A5A"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Areas requiring additional focus</w:t>
      </w:r>
    </w:p>
    <w:p w14:paraId="51A399A3" w14:textId="77777777" w:rsidR="00241F24" w:rsidRPr="00032A5A" w:rsidRDefault="00241F24" w:rsidP="00241F24">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Questions for team discussion</w:t>
      </w:r>
    </w:p>
    <w:p w14:paraId="0C49E6D9" w14:textId="77777777" w:rsidR="00241F24" w:rsidRPr="00032A5A"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This approach ensures a structured yet flexible learning experience that prepares the team for successful project implementation.</w:t>
      </w:r>
    </w:p>
    <w:p w14:paraId="616C4B71" w14:textId="77777777" w:rsidR="00241F24" w:rsidRPr="00032A5A" w:rsidRDefault="00241F24">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15E7FD40" w14:textId="5F2BC848" w:rsidR="0007515C" w:rsidRPr="00032A5A" w:rsidRDefault="0007515C" w:rsidP="0007515C">
      <w:pPr>
        <w:pStyle w:val="Heading2"/>
        <w:rPr>
          <w:rFonts w:cs="Times New Roman"/>
        </w:rPr>
      </w:pPr>
      <w:bookmarkStart w:id="368" w:name="_Ref194813917"/>
      <w:bookmarkStart w:id="369" w:name="_Toc195128364"/>
      <w:bookmarkStart w:id="370" w:name="_Toc195128881"/>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L</w:t>
      </w:r>
      <w:r w:rsidRPr="00032A5A">
        <w:rPr>
          <w:rFonts w:cs="Times New Roman"/>
        </w:rPr>
        <w:fldChar w:fldCharType="end"/>
      </w:r>
      <w:bookmarkEnd w:id="368"/>
      <w:r w:rsidRPr="00032A5A">
        <w:rPr>
          <w:rFonts w:cs="Times New Roman"/>
        </w:rPr>
        <w:t xml:space="preserve"> </w:t>
      </w:r>
      <w:r w:rsidR="00D34BD1" w:rsidRPr="00032A5A">
        <w:rPr>
          <w:rFonts w:cs="Times New Roman"/>
        </w:rPr>
        <w:t xml:space="preserve">– </w:t>
      </w:r>
      <w:r w:rsidRPr="00032A5A">
        <w:rPr>
          <w:rFonts w:cs="Times New Roman"/>
        </w:rPr>
        <w:t>Requirement Traceability Matrix</w:t>
      </w:r>
      <w:bookmarkStart w:id="371" w:name="_Ref194807365"/>
      <w:bookmarkEnd w:id="369"/>
      <w:bookmarkEnd w:id="370"/>
    </w:p>
    <w:p w14:paraId="00DC850D" w14:textId="77777777" w:rsidR="00997066" w:rsidRPr="00032A5A" w:rsidRDefault="00997066" w:rsidP="00997066">
      <w:pPr>
        <w:rPr>
          <w:rFonts w:ascii="Times New Roman" w:hAnsi="Times New Roman" w:cs="Times New Roman"/>
          <w:lang w:eastAsia="en-US"/>
        </w:rPr>
      </w:pPr>
    </w:p>
    <w:tbl>
      <w:tblPr>
        <w:tblW w:w="5982" w:type="pct"/>
        <w:tblInd w:w="-861" w:type="dxa"/>
        <w:tblLayout w:type="fixed"/>
        <w:tblLook w:val="04A0" w:firstRow="1" w:lastRow="0" w:firstColumn="1" w:lastColumn="0" w:noHBand="0" w:noVBand="1"/>
      </w:tblPr>
      <w:tblGrid>
        <w:gridCol w:w="1702"/>
        <w:gridCol w:w="1696"/>
        <w:gridCol w:w="1562"/>
        <w:gridCol w:w="1845"/>
        <w:gridCol w:w="1276"/>
        <w:gridCol w:w="1888"/>
        <w:gridCol w:w="806"/>
      </w:tblGrid>
      <w:tr w:rsidR="00021FED" w:rsidRPr="00032A5A" w14:paraId="75663796" w14:textId="77777777" w:rsidTr="00126ECE">
        <w:trPr>
          <w:trHeight w:val="390"/>
        </w:trPr>
        <w:tc>
          <w:tcPr>
            <w:tcW w:w="5000" w:type="pct"/>
            <w:gridSpan w:val="7"/>
            <w:tcBorders>
              <w:top w:val="single" w:sz="8" w:space="0" w:color="auto"/>
              <w:left w:val="single" w:sz="8" w:space="0" w:color="auto"/>
              <w:bottom w:val="single" w:sz="8" w:space="0" w:color="auto"/>
              <w:right w:val="single" w:sz="8" w:space="0" w:color="auto"/>
            </w:tcBorders>
            <w:noWrap/>
            <w:vAlign w:val="center"/>
            <w:hideMark/>
          </w:tcPr>
          <w:p w14:paraId="09A0B5AC" w14:textId="77777777" w:rsidR="00997066" w:rsidRPr="00032A5A" w:rsidRDefault="00997066" w:rsidP="00997066">
            <w:pPr>
              <w:jc w:val="center"/>
              <w:rPr>
                <w:rFonts w:ascii="Times New Roman" w:eastAsia="Times New Roman" w:hAnsi="Times New Roman" w:cs="Times New Roman"/>
                <w:b/>
                <w:bCs/>
                <w:sz w:val="28"/>
                <w:szCs w:val="28"/>
                <w:lang w:eastAsia="ja-JP"/>
              </w:rPr>
            </w:pPr>
            <w:r w:rsidRPr="00032A5A">
              <w:rPr>
                <w:rFonts w:ascii="Times New Roman" w:eastAsia="Times New Roman" w:hAnsi="Times New Roman" w:cs="Times New Roman"/>
                <w:b/>
                <w:bCs/>
                <w:sz w:val="28"/>
                <w:szCs w:val="28"/>
                <w:lang w:eastAsia="ja-JP"/>
              </w:rPr>
              <w:t>Requirement Traceability Matrix</w:t>
            </w:r>
          </w:p>
        </w:tc>
      </w:tr>
      <w:tr w:rsidR="00B8131C" w:rsidRPr="00032A5A" w14:paraId="0B97593B" w14:textId="77777777" w:rsidTr="00126ECE">
        <w:trPr>
          <w:trHeight w:val="645"/>
        </w:trPr>
        <w:tc>
          <w:tcPr>
            <w:tcW w:w="790" w:type="pct"/>
            <w:tcBorders>
              <w:top w:val="nil"/>
              <w:left w:val="single" w:sz="8" w:space="0" w:color="auto"/>
              <w:bottom w:val="single" w:sz="8" w:space="0" w:color="auto"/>
              <w:right w:val="single" w:sz="8" w:space="0" w:color="auto"/>
            </w:tcBorders>
            <w:noWrap/>
            <w:vAlign w:val="center"/>
            <w:hideMark/>
          </w:tcPr>
          <w:p w14:paraId="6D6F66DB"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Project Name:</w:t>
            </w:r>
          </w:p>
        </w:tc>
        <w:tc>
          <w:tcPr>
            <w:tcW w:w="4210" w:type="pct"/>
            <w:gridSpan w:val="6"/>
            <w:tcBorders>
              <w:top w:val="single" w:sz="8" w:space="0" w:color="auto"/>
              <w:left w:val="nil"/>
              <w:bottom w:val="single" w:sz="8" w:space="0" w:color="auto"/>
              <w:right w:val="single" w:sz="8" w:space="0" w:color="auto"/>
            </w:tcBorders>
            <w:vAlign w:val="center"/>
            <w:hideMark/>
          </w:tcPr>
          <w:p w14:paraId="65C9D904"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Network Performance Evaluation on Linux Based Operating Systems in a Physical Environment</w:t>
            </w:r>
          </w:p>
        </w:tc>
      </w:tr>
      <w:tr w:rsidR="00B8131C" w:rsidRPr="00032A5A" w14:paraId="43CC0AE4" w14:textId="77777777" w:rsidTr="00126ECE">
        <w:trPr>
          <w:trHeight w:val="330"/>
        </w:trPr>
        <w:tc>
          <w:tcPr>
            <w:tcW w:w="790" w:type="pct"/>
            <w:tcBorders>
              <w:top w:val="nil"/>
              <w:left w:val="single" w:sz="8" w:space="0" w:color="auto"/>
              <w:bottom w:val="single" w:sz="8" w:space="0" w:color="auto"/>
              <w:right w:val="single" w:sz="8" w:space="0" w:color="auto"/>
            </w:tcBorders>
            <w:noWrap/>
            <w:vAlign w:val="center"/>
            <w:hideMark/>
          </w:tcPr>
          <w:p w14:paraId="4846D9B1"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Prepared By:</w:t>
            </w:r>
          </w:p>
        </w:tc>
        <w:tc>
          <w:tcPr>
            <w:tcW w:w="4210" w:type="pct"/>
            <w:gridSpan w:val="6"/>
            <w:tcBorders>
              <w:top w:val="single" w:sz="8" w:space="0" w:color="auto"/>
              <w:left w:val="nil"/>
              <w:bottom w:val="single" w:sz="8" w:space="0" w:color="auto"/>
              <w:right w:val="single" w:sz="8" w:space="0" w:color="auto"/>
            </w:tcBorders>
            <w:noWrap/>
            <w:vAlign w:val="center"/>
            <w:hideMark/>
          </w:tcPr>
          <w:p w14:paraId="611A2A0C"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Thomas Robinson</w:t>
            </w:r>
          </w:p>
        </w:tc>
      </w:tr>
      <w:tr w:rsidR="00B8131C" w:rsidRPr="00032A5A" w14:paraId="13F170E5" w14:textId="77777777" w:rsidTr="00A713E9">
        <w:trPr>
          <w:trHeight w:val="585"/>
        </w:trPr>
        <w:tc>
          <w:tcPr>
            <w:tcW w:w="790" w:type="pct"/>
            <w:tcBorders>
              <w:top w:val="nil"/>
              <w:left w:val="single" w:sz="8" w:space="0" w:color="auto"/>
              <w:bottom w:val="single" w:sz="8" w:space="0" w:color="auto"/>
              <w:right w:val="single" w:sz="8" w:space="0" w:color="auto"/>
            </w:tcBorders>
            <w:shd w:val="clear" w:color="000000" w:fill="D9D9D9"/>
            <w:vAlign w:val="center"/>
            <w:hideMark/>
          </w:tcPr>
          <w:p w14:paraId="05CAA253"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Traceability #</w:t>
            </w:r>
          </w:p>
        </w:tc>
        <w:tc>
          <w:tcPr>
            <w:tcW w:w="787" w:type="pct"/>
            <w:tcBorders>
              <w:top w:val="nil"/>
              <w:left w:val="nil"/>
              <w:bottom w:val="single" w:sz="8" w:space="0" w:color="auto"/>
              <w:right w:val="single" w:sz="8" w:space="0" w:color="auto"/>
            </w:tcBorders>
            <w:shd w:val="clear" w:color="000000" w:fill="D9D9D9"/>
            <w:vAlign w:val="center"/>
            <w:hideMark/>
          </w:tcPr>
          <w:p w14:paraId="49C2074B"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Category</w:t>
            </w:r>
          </w:p>
        </w:tc>
        <w:tc>
          <w:tcPr>
            <w:tcW w:w="725" w:type="pct"/>
            <w:tcBorders>
              <w:top w:val="nil"/>
              <w:left w:val="nil"/>
              <w:bottom w:val="single" w:sz="8" w:space="0" w:color="auto"/>
              <w:right w:val="single" w:sz="8" w:space="0" w:color="auto"/>
            </w:tcBorders>
            <w:shd w:val="clear" w:color="000000" w:fill="D9D9D9"/>
            <w:vAlign w:val="center"/>
            <w:hideMark/>
          </w:tcPr>
          <w:p w14:paraId="339EAA7A"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Requirement ID</w:t>
            </w:r>
          </w:p>
        </w:tc>
        <w:tc>
          <w:tcPr>
            <w:tcW w:w="856" w:type="pct"/>
            <w:tcBorders>
              <w:top w:val="nil"/>
              <w:left w:val="nil"/>
              <w:bottom w:val="single" w:sz="8" w:space="0" w:color="auto"/>
              <w:right w:val="single" w:sz="8" w:space="0" w:color="auto"/>
            </w:tcBorders>
            <w:shd w:val="clear" w:color="000000" w:fill="D9D9D9"/>
            <w:vAlign w:val="center"/>
            <w:hideMark/>
          </w:tcPr>
          <w:p w14:paraId="68FEE92D"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Requirement Description</w:t>
            </w:r>
          </w:p>
        </w:tc>
        <w:tc>
          <w:tcPr>
            <w:tcW w:w="592" w:type="pct"/>
            <w:tcBorders>
              <w:top w:val="nil"/>
              <w:left w:val="nil"/>
              <w:bottom w:val="single" w:sz="8" w:space="0" w:color="auto"/>
              <w:right w:val="single" w:sz="8" w:space="0" w:color="auto"/>
            </w:tcBorders>
            <w:shd w:val="clear" w:color="000000" w:fill="D9D9D9"/>
            <w:vAlign w:val="center"/>
            <w:hideMark/>
          </w:tcPr>
          <w:p w14:paraId="164461E8" w14:textId="0A353746" w:rsidR="00997066" w:rsidRPr="00032A5A" w:rsidRDefault="00A713E9"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Evaluation</w:t>
            </w:r>
            <w:r w:rsidR="00997066" w:rsidRPr="00032A5A">
              <w:rPr>
                <w:rFonts w:ascii="Times New Roman" w:eastAsia="Times New Roman" w:hAnsi="Times New Roman" w:cs="Times New Roman"/>
                <w:b/>
                <w:bCs/>
                <w:color w:val="000000"/>
                <w:szCs w:val="22"/>
                <w:lang w:eastAsia="ja-JP"/>
              </w:rPr>
              <w:t xml:space="preserve"> Case ID</w:t>
            </w:r>
          </w:p>
        </w:tc>
        <w:tc>
          <w:tcPr>
            <w:tcW w:w="876" w:type="pct"/>
            <w:tcBorders>
              <w:top w:val="nil"/>
              <w:left w:val="nil"/>
              <w:bottom w:val="single" w:sz="8" w:space="0" w:color="auto"/>
              <w:right w:val="single" w:sz="8" w:space="0" w:color="auto"/>
            </w:tcBorders>
            <w:shd w:val="clear" w:color="000000" w:fill="D9D9D9"/>
            <w:vAlign w:val="center"/>
            <w:hideMark/>
          </w:tcPr>
          <w:p w14:paraId="586CACBD" w14:textId="66164B42" w:rsidR="00997066" w:rsidRPr="00032A5A" w:rsidRDefault="00A713E9"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Evaluation</w:t>
            </w:r>
            <w:r w:rsidR="00997066" w:rsidRPr="00032A5A">
              <w:rPr>
                <w:rFonts w:ascii="Times New Roman" w:eastAsia="Times New Roman" w:hAnsi="Times New Roman" w:cs="Times New Roman"/>
                <w:b/>
                <w:bCs/>
                <w:color w:val="000000"/>
                <w:szCs w:val="22"/>
                <w:lang w:eastAsia="ja-JP"/>
              </w:rPr>
              <w:t xml:space="preserve"> Case Description</w:t>
            </w:r>
          </w:p>
        </w:tc>
        <w:tc>
          <w:tcPr>
            <w:tcW w:w="374" w:type="pct"/>
            <w:tcBorders>
              <w:top w:val="nil"/>
              <w:left w:val="nil"/>
              <w:bottom w:val="single" w:sz="8" w:space="0" w:color="auto"/>
              <w:right w:val="single" w:sz="8" w:space="0" w:color="auto"/>
            </w:tcBorders>
            <w:shd w:val="clear" w:color="000000" w:fill="D9D9D9"/>
            <w:vAlign w:val="center"/>
            <w:hideMark/>
          </w:tcPr>
          <w:p w14:paraId="5C2BB5FC"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Status</w:t>
            </w:r>
          </w:p>
        </w:tc>
      </w:tr>
      <w:tr w:rsidR="00B8131C" w:rsidRPr="00032A5A" w14:paraId="7628381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084CDB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w:t>
            </w:r>
          </w:p>
        </w:tc>
        <w:tc>
          <w:tcPr>
            <w:tcW w:w="787" w:type="pct"/>
            <w:tcBorders>
              <w:top w:val="nil"/>
              <w:left w:val="nil"/>
              <w:bottom w:val="single" w:sz="4" w:space="0" w:color="auto"/>
              <w:right w:val="single" w:sz="4" w:space="0" w:color="auto"/>
            </w:tcBorders>
            <w:noWrap/>
            <w:vAlign w:val="center"/>
            <w:hideMark/>
          </w:tcPr>
          <w:p w14:paraId="71D3EA98"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Functional</w:t>
            </w:r>
          </w:p>
        </w:tc>
        <w:tc>
          <w:tcPr>
            <w:tcW w:w="725" w:type="pct"/>
            <w:tcBorders>
              <w:top w:val="nil"/>
              <w:left w:val="nil"/>
              <w:bottom w:val="single" w:sz="4" w:space="0" w:color="auto"/>
              <w:right w:val="single" w:sz="4" w:space="0" w:color="auto"/>
            </w:tcBorders>
            <w:noWrap/>
            <w:vAlign w:val="center"/>
            <w:hideMark/>
          </w:tcPr>
          <w:p w14:paraId="69DBCD9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306BFEB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Fedora, Ubuntu, and Kali Linux as software routers</w:t>
            </w:r>
          </w:p>
        </w:tc>
        <w:tc>
          <w:tcPr>
            <w:tcW w:w="592" w:type="pct"/>
            <w:tcBorders>
              <w:top w:val="nil"/>
              <w:left w:val="nil"/>
              <w:bottom w:val="single" w:sz="4" w:space="0" w:color="auto"/>
              <w:right w:val="single" w:sz="4" w:space="0" w:color="auto"/>
            </w:tcBorders>
            <w:noWrap/>
            <w:vAlign w:val="center"/>
            <w:hideMark/>
          </w:tcPr>
          <w:p w14:paraId="3A18786B" w14:textId="0BB4DA4E"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w:t>
            </w:r>
          </w:p>
        </w:tc>
        <w:tc>
          <w:tcPr>
            <w:tcW w:w="876" w:type="pct"/>
            <w:tcBorders>
              <w:top w:val="nil"/>
              <w:left w:val="nil"/>
              <w:bottom w:val="single" w:sz="4" w:space="0" w:color="auto"/>
              <w:right w:val="single" w:sz="4" w:space="0" w:color="auto"/>
            </w:tcBorders>
            <w:vAlign w:val="center"/>
            <w:hideMark/>
          </w:tcPr>
          <w:p w14:paraId="57D07FF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installation and configuration of routing services on all three Linux distributions (Fedora, Ubuntu, and Kali)</w:t>
            </w:r>
          </w:p>
        </w:tc>
        <w:tc>
          <w:tcPr>
            <w:tcW w:w="374" w:type="pct"/>
            <w:tcBorders>
              <w:top w:val="nil"/>
              <w:left w:val="nil"/>
              <w:bottom w:val="single" w:sz="4" w:space="0" w:color="auto"/>
              <w:right w:val="single" w:sz="4" w:space="0" w:color="auto"/>
            </w:tcBorders>
            <w:noWrap/>
            <w:vAlign w:val="center"/>
            <w:hideMark/>
          </w:tcPr>
          <w:p w14:paraId="74C9A0B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24567E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FFDBF6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w:t>
            </w:r>
          </w:p>
        </w:tc>
        <w:tc>
          <w:tcPr>
            <w:tcW w:w="787" w:type="pct"/>
            <w:tcBorders>
              <w:top w:val="nil"/>
              <w:left w:val="nil"/>
              <w:bottom w:val="single" w:sz="4" w:space="0" w:color="auto"/>
              <w:right w:val="single" w:sz="4" w:space="0" w:color="auto"/>
            </w:tcBorders>
            <w:noWrap/>
            <w:vAlign w:val="center"/>
            <w:hideMark/>
          </w:tcPr>
          <w:p w14:paraId="44A57B0F"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B6ECCC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04B308C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Implement both TCP and UDP transmission protocols</w:t>
            </w:r>
          </w:p>
        </w:tc>
        <w:tc>
          <w:tcPr>
            <w:tcW w:w="592" w:type="pct"/>
            <w:tcBorders>
              <w:top w:val="nil"/>
              <w:left w:val="nil"/>
              <w:bottom w:val="single" w:sz="4" w:space="0" w:color="auto"/>
              <w:right w:val="single" w:sz="4" w:space="0" w:color="auto"/>
            </w:tcBorders>
            <w:noWrap/>
            <w:vAlign w:val="center"/>
            <w:hideMark/>
          </w:tcPr>
          <w:p w14:paraId="6365426A" w14:textId="3B794BF1"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F1.2</w:t>
            </w:r>
          </w:p>
        </w:tc>
        <w:tc>
          <w:tcPr>
            <w:tcW w:w="876" w:type="pct"/>
            <w:tcBorders>
              <w:top w:val="nil"/>
              <w:left w:val="nil"/>
              <w:bottom w:val="single" w:sz="4" w:space="0" w:color="auto"/>
              <w:right w:val="single" w:sz="4" w:space="0" w:color="auto"/>
            </w:tcBorders>
            <w:vAlign w:val="center"/>
            <w:hideMark/>
          </w:tcPr>
          <w:p w14:paraId="3EB1C13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and validate both ECP and UDP traffic forwarding on all router systems</w:t>
            </w:r>
          </w:p>
        </w:tc>
        <w:tc>
          <w:tcPr>
            <w:tcW w:w="374" w:type="pct"/>
            <w:tcBorders>
              <w:top w:val="nil"/>
              <w:left w:val="nil"/>
              <w:bottom w:val="single" w:sz="4" w:space="0" w:color="auto"/>
              <w:right w:val="single" w:sz="4" w:space="0" w:color="auto"/>
            </w:tcBorders>
            <w:noWrap/>
            <w:vAlign w:val="center"/>
            <w:hideMark/>
          </w:tcPr>
          <w:p w14:paraId="444E134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17986B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BAFC0BD"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w:t>
            </w:r>
          </w:p>
        </w:tc>
        <w:tc>
          <w:tcPr>
            <w:tcW w:w="787" w:type="pct"/>
            <w:tcBorders>
              <w:top w:val="nil"/>
              <w:left w:val="nil"/>
              <w:bottom w:val="single" w:sz="4" w:space="0" w:color="auto"/>
              <w:right w:val="single" w:sz="4" w:space="0" w:color="auto"/>
            </w:tcBorders>
            <w:noWrap/>
            <w:vAlign w:val="center"/>
            <w:hideMark/>
          </w:tcPr>
          <w:p w14:paraId="6081F8D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5351DD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11C675A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Support both IPv4 and IPv6 addressing</w:t>
            </w:r>
          </w:p>
        </w:tc>
        <w:tc>
          <w:tcPr>
            <w:tcW w:w="592" w:type="pct"/>
            <w:tcBorders>
              <w:top w:val="nil"/>
              <w:left w:val="nil"/>
              <w:bottom w:val="single" w:sz="4" w:space="0" w:color="auto"/>
              <w:right w:val="single" w:sz="4" w:space="0" w:color="auto"/>
            </w:tcBorders>
            <w:noWrap/>
            <w:vAlign w:val="center"/>
            <w:hideMark/>
          </w:tcPr>
          <w:p w14:paraId="059B8812" w14:textId="33CA6E7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F1.3</w:t>
            </w:r>
          </w:p>
        </w:tc>
        <w:tc>
          <w:tcPr>
            <w:tcW w:w="876" w:type="pct"/>
            <w:tcBorders>
              <w:top w:val="nil"/>
              <w:left w:val="nil"/>
              <w:bottom w:val="single" w:sz="4" w:space="0" w:color="auto"/>
              <w:right w:val="single" w:sz="4" w:space="0" w:color="auto"/>
            </w:tcBorders>
            <w:vAlign w:val="center"/>
            <w:hideMark/>
          </w:tcPr>
          <w:p w14:paraId="3ABFC13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dual-stack IPv4/IPv6 addressing and verify connectivity using both protocols</w:t>
            </w:r>
          </w:p>
        </w:tc>
        <w:tc>
          <w:tcPr>
            <w:tcW w:w="374" w:type="pct"/>
            <w:tcBorders>
              <w:top w:val="nil"/>
              <w:left w:val="nil"/>
              <w:bottom w:val="single" w:sz="4" w:space="0" w:color="auto"/>
              <w:right w:val="single" w:sz="4" w:space="0" w:color="auto"/>
            </w:tcBorders>
            <w:noWrap/>
            <w:vAlign w:val="center"/>
            <w:hideMark/>
          </w:tcPr>
          <w:p w14:paraId="6963B73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B90F9C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31CF0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w:t>
            </w:r>
          </w:p>
        </w:tc>
        <w:tc>
          <w:tcPr>
            <w:tcW w:w="787" w:type="pct"/>
            <w:tcBorders>
              <w:top w:val="nil"/>
              <w:left w:val="nil"/>
              <w:bottom w:val="single" w:sz="4" w:space="0" w:color="auto"/>
              <w:right w:val="single" w:sz="4" w:space="0" w:color="auto"/>
            </w:tcBorders>
            <w:noWrap/>
            <w:vAlign w:val="center"/>
            <w:hideMark/>
          </w:tcPr>
          <w:p w14:paraId="77DF3FD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A1EDB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41290C4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Set up a four-PC network topology (1 sender, 2 routers, 1 receiver)</w:t>
            </w:r>
          </w:p>
        </w:tc>
        <w:tc>
          <w:tcPr>
            <w:tcW w:w="592" w:type="pct"/>
            <w:tcBorders>
              <w:top w:val="nil"/>
              <w:left w:val="nil"/>
              <w:bottom w:val="single" w:sz="4" w:space="0" w:color="auto"/>
              <w:right w:val="single" w:sz="4" w:space="0" w:color="auto"/>
            </w:tcBorders>
            <w:noWrap/>
            <w:vAlign w:val="center"/>
            <w:hideMark/>
          </w:tcPr>
          <w:p w14:paraId="5EC9ADC1" w14:textId="305748EA"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F1.4</w:t>
            </w:r>
          </w:p>
        </w:tc>
        <w:tc>
          <w:tcPr>
            <w:tcW w:w="876" w:type="pct"/>
            <w:tcBorders>
              <w:top w:val="nil"/>
              <w:left w:val="nil"/>
              <w:bottom w:val="single" w:sz="4" w:space="0" w:color="auto"/>
              <w:right w:val="single" w:sz="4" w:space="0" w:color="auto"/>
            </w:tcBorders>
            <w:vAlign w:val="center"/>
            <w:hideMark/>
          </w:tcPr>
          <w:p w14:paraId="7A1B9F6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Establish physical connections and verify network connectivity across the four-PC topology</w:t>
            </w:r>
          </w:p>
        </w:tc>
        <w:tc>
          <w:tcPr>
            <w:tcW w:w="374" w:type="pct"/>
            <w:tcBorders>
              <w:top w:val="nil"/>
              <w:left w:val="nil"/>
              <w:bottom w:val="single" w:sz="4" w:space="0" w:color="auto"/>
              <w:right w:val="single" w:sz="4" w:space="0" w:color="auto"/>
            </w:tcBorders>
            <w:noWrap/>
            <w:vAlign w:val="center"/>
            <w:hideMark/>
          </w:tcPr>
          <w:p w14:paraId="10BF078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E7A02B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3CBD795"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5</w:t>
            </w:r>
          </w:p>
        </w:tc>
        <w:tc>
          <w:tcPr>
            <w:tcW w:w="787" w:type="pct"/>
            <w:tcBorders>
              <w:top w:val="nil"/>
              <w:left w:val="nil"/>
              <w:bottom w:val="single" w:sz="4" w:space="0" w:color="auto"/>
              <w:right w:val="single" w:sz="4" w:space="0" w:color="auto"/>
            </w:tcBorders>
            <w:noWrap/>
            <w:vAlign w:val="center"/>
            <w:hideMark/>
          </w:tcPr>
          <w:p w14:paraId="4E1A4C1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1E6DE5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70EC4EF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dual NICs on router PCs and single NICs on sender/receiver PCs</w:t>
            </w:r>
          </w:p>
        </w:tc>
        <w:tc>
          <w:tcPr>
            <w:tcW w:w="592" w:type="pct"/>
            <w:tcBorders>
              <w:top w:val="nil"/>
              <w:left w:val="nil"/>
              <w:bottom w:val="single" w:sz="4" w:space="0" w:color="auto"/>
              <w:right w:val="single" w:sz="4" w:space="0" w:color="auto"/>
            </w:tcBorders>
            <w:noWrap/>
            <w:vAlign w:val="center"/>
            <w:hideMark/>
          </w:tcPr>
          <w:p w14:paraId="349F90F6" w14:textId="266F116F"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F1.5</w:t>
            </w:r>
          </w:p>
        </w:tc>
        <w:tc>
          <w:tcPr>
            <w:tcW w:w="876" w:type="pct"/>
            <w:tcBorders>
              <w:top w:val="nil"/>
              <w:left w:val="nil"/>
              <w:bottom w:val="single" w:sz="4" w:space="0" w:color="auto"/>
              <w:right w:val="single" w:sz="4" w:space="0" w:color="auto"/>
            </w:tcBorders>
            <w:vAlign w:val="center"/>
            <w:hideMark/>
          </w:tcPr>
          <w:p w14:paraId="6888FED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correct NIC configuration and interface assignments on all four systems</w:t>
            </w:r>
          </w:p>
        </w:tc>
        <w:tc>
          <w:tcPr>
            <w:tcW w:w="374" w:type="pct"/>
            <w:tcBorders>
              <w:top w:val="nil"/>
              <w:left w:val="nil"/>
              <w:bottom w:val="single" w:sz="4" w:space="0" w:color="auto"/>
              <w:right w:val="single" w:sz="4" w:space="0" w:color="auto"/>
            </w:tcBorders>
            <w:noWrap/>
            <w:vAlign w:val="center"/>
            <w:hideMark/>
          </w:tcPr>
          <w:p w14:paraId="6AA45C6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5FBEE17"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9C7B0E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6</w:t>
            </w:r>
          </w:p>
        </w:tc>
        <w:tc>
          <w:tcPr>
            <w:tcW w:w="787" w:type="pct"/>
            <w:tcBorders>
              <w:top w:val="nil"/>
              <w:left w:val="nil"/>
              <w:bottom w:val="single" w:sz="4" w:space="0" w:color="auto"/>
              <w:right w:val="single" w:sz="4" w:space="0" w:color="auto"/>
            </w:tcBorders>
            <w:noWrap/>
            <w:vAlign w:val="center"/>
            <w:hideMark/>
          </w:tcPr>
          <w:p w14:paraId="2CDB4AA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CB478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884BB1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 three complete evaluation rounds, one for each operating system</w:t>
            </w:r>
          </w:p>
        </w:tc>
        <w:tc>
          <w:tcPr>
            <w:tcW w:w="592" w:type="pct"/>
            <w:tcBorders>
              <w:top w:val="nil"/>
              <w:left w:val="nil"/>
              <w:bottom w:val="single" w:sz="4" w:space="0" w:color="auto"/>
              <w:right w:val="single" w:sz="4" w:space="0" w:color="auto"/>
            </w:tcBorders>
            <w:noWrap/>
            <w:vAlign w:val="center"/>
            <w:hideMark/>
          </w:tcPr>
          <w:p w14:paraId="770B7870" w14:textId="4A094B3D"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F1.6</w:t>
            </w:r>
          </w:p>
        </w:tc>
        <w:tc>
          <w:tcPr>
            <w:tcW w:w="876" w:type="pct"/>
            <w:tcBorders>
              <w:top w:val="nil"/>
              <w:left w:val="nil"/>
              <w:bottom w:val="single" w:sz="4" w:space="0" w:color="auto"/>
              <w:right w:val="single" w:sz="4" w:space="0" w:color="auto"/>
            </w:tcBorders>
            <w:vAlign w:val="center"/>
            <w:hideMark/>
          </w:tcPr>
          <w:p w14:paraId="0E185B4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Execute full evaluation cycles with identical evaluation parameters for Fedora, Ubuntu, and Kali Linux</w:t>
            </w:r>
          </w:p>
        </w:tc>
        <w:tc>
          <w:tcPr>
            <w:tcW w:w="374" w:type="pct"/>
            <w:tcBorders>
              <w:top w:val="nil"/>
              <w:left w:val="nil"/>
              <w:bottom w:val="single" w:sz="4" w:space="0" w:color="auto"/>
              <w:right w:val="single" w:sz="4" w:space="0" w:color="auto"/>
            </w:tcBorders>
            <w:noWrap/>
            <w:vAlign w:val="center"/>
            <w:hideMark/>
          </w:tcPr>
          <w:p w14:paraId="5772463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69146A5"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CE9C0D9"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7</w:t>
            </w:r>
          </w:p>
        </w:tc>
        <w:tc>
          <w:tcPr>
            <w:tcW w:w="787" w:type="pct"/>
            <w:tcBorders>
              <w:top w:val="nil"/>
              <w:left w:val="nil"/>
              <w:bottom w:val="single" w:sz="4" w:space="0" w:color="auto"/>
              <w:right w:val="single" w:sz="4" w:space="0" w:color="auto"/>
            </w:tcBorders>
            <w:noWrap/>
            <w:vAlign w:val="center"/>
            <w:hideMark/>
          </w:tcPr>
          <w:p w14:paraId="6E980C2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A177E1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524D730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Generate network traffic using iPerf or D-ITG</w:t>
            </w:r>
          </w:p>
        </w:tc>
        <w:tc>
          <w:tcPr>
            <w:tcW w:w="592" w:type="pct"/>
            <w:tcBorders>
              <w:top w:val="nil"/>
              <w:left w:val="nil"/>
              <w:bottom w:val="single" w:sz="4" w:space="0" w:color="auto"/>
              <w:right w:val="single" w:sz="4" w:space="0" w:color="auto"/>
            </w:tcBorders>
            <w:noWrap/>
            <w:vAlign w:val="center"/>
            <w:hideMark/>
          </w:tcPr>
          <w:p w14:paraId="0041B2C0" w14:textId="2CB31B42"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F1.7</w:t>
            </w:r>
          </w:p>
        </w:tc>
        <w:tc>
          <w:tcPr>
            <w:tcW w:w="876" w:type="pct"/>
            <w:tcBorders>
              <w:top w:val="nil"/>
              <w:left w:val="nil"/>
              <w:bottom w:val="single" w:sz="4" w:space="0" w:color="auto"/>
              <w:right w:val="single" w:sz="4" w:space="0" w:color="auto"/>
            </w:tcBorders>
            <w:vAlign w:val="center"/>
            <w:hideMark/>
          </w:tcPr>
          <w:p w14:paraId="73732AD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Install and configure traffic generation tools and verify they produce appropriate network loads</w:t>
            </w:r>
          </w:p>
        </w:tc>
        <w:tc>
          <w:tcPr>
            <w:tcW w:w="374" w:type="pct"/>
            <w:tcBorders>
              <w:top w:val="nil"/>
              <w:left w:val="nil"/>
              <w:bottom w:val="single" w:sz="4" w:space="0" w:color="auto"/>
              <w:right w:val="single" w:sz="4" w:space="0" w:color="auto"/>
            </w:tcBorders>
            <w:noWrap/>
            <w:vAlign w:val="center"/>
            <w:hideMark/>
          </w:tcPr>
          <w:p w14:paraId="24406C8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E804A4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501796"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8</w:t>
            </w:r>
          </w:p>
        </w:tc>
        <w:tc>
          <w:tcPr>
            <w:tcW w:w="787" w:type="pct"/>
            <w:tcBorders>
              <w:top w:val="nil"/>
              <w:left w:val="nil"/>
              <w:bottom w:val="single" w:sz="4" w:space="0" w:color="auto"/>
              <w:right w:val="single" w:sz="4" w:space="0" w:color="auto"/>
            </w:tcBorders>
            <w:noWrap/>
            <w:vAlign w:val="center"/>
            <w:hideMark/>
          </w:tcPr>
          <w:p w14:paraId="01A5A1B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38F91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06B8AF8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Evaluate with 12 specified packet sizes (128 to 1536 Bytes)</w:t>
            </w:r>
          </w:p>
        </w:tc>
        <w:tc>
          <w:tcPr>
            <w:tcW w:w="592" w:type="pct"/>
            <w:tcBorders>
              <w:top w:val="nil"/>
              <w:left w:val="nil"/>
              <w:bottom w:val="single" w:sz="4" w:space="0" w:color="auto"/>
              <w:right w:val="single" w:sz="4" w:space="0" w:color="auto"/>
            </w:tcBorders>
            <w:noWrap/>
            <w:vAlign w:val="center"/>
            <w:hideMark/>
          </w:tcPr>
          <w:p w14:paraId="763216D1" w14:textId="0FAE8F58"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F1.8</w:t>
            </w:r>
          </w:p>
        </w:tc>
        <w:tc>
          <w:tcPr>
            <w:tcW w:w="876" w:type="pct"/>
            <w:tcBorders>
              <w:top w:val="nil"/>
              <w:left w:val="nil"/>
              <w:bottom w:val="single" w:sz="4" w:space="0" w:color="auto"/>
              <w:right w:val="single" w:sz="4" w:space="0" w:color="auto"/>
            </w:tcBorders>
            <w:vAlign w:val="center"/>
            <w:hideMark/>
          </w:tcPr>
          <w:p w14:paraId="7AA2552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traffic generator to cycle through all 12 required packet sizes and verify data collection</w:t>
            </w:r>
          </w:p>
        </w:tc>
        <w:tc>
          <w:tcPr>
            <w:tcW w:w="374" w:type="pct"/>
            <w:tcBorders>
              <w:top w:val="nil"/>
              <w:left w:val="nil"/>
              <w:bottom w:val="single" w:sz="4" w:space="0" w:color="auto"/>
              <w:right w:val="single" w:sz="4" w:space="0" w:color="auto"/>
            </w:tcBorders>
            <w:noWrap/>
            <w:vAlign w:val="center"/>
            <w:hideMark/>
          </w:tcPr>
          <w:p w14:paraId="40A96B2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BAE95B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5AAE457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9</w:t>
            </w:r>
          </w:p>
        </w:tc>
        <w:tc>
          <w:tcPr>
            <w:tcW w:w="787" w:type="pct"/>
            <w:tcBorders>
              <w:top w:val="nil"/>
              <w:left w:val="nil"/>
              <w:bottom w:val="single" w:sz="4" w:space="0" w:color="auto"/>
              <w:right w:val="single" w:sz="4" w:space="0" w:color="auto"/>
            </w:tcBorders>
            <w:noWrap/>
            <w:vAlign w:val="center"/>
            <w:hideMark/>
          </w:tcPr>
          <w:p w14:paraId="6AAC68A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37E13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41C8530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Run each evaluation configuration at least 10 times</w:t>
            </w:r>
          </w:p>
        </w:tc>
        <w:tc>
          <w:tcPr>
            <w:tcW w:w="592" w:type="pct"/>
            <w:tcBorders>
              <w:top w:val="nil"/>
              <w:left w:val="nil"/>
              <w:bottom w:val="single" w:sz="4" w:space="0" w:color="auto"/>
              <w:right w:val="single" w:sz="4" w:space="0" w:color="auto"/>
            </w:tcBorders>
            <w:noWrap/>
            <w:vAlign w:val="center"/>
            <w:hideMark/>
          </w:tcPr>
          <w:p w14:paraId="3D24F440" w14:textId="153B83F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F1.9</w:t>
            </w:r>
          </w:p>
        </w:tc>
        <w:tc>
          <w:tcPr>
            <w:tcW w:w="876" w:type="pct"/>
            <w:tcBorders>
              <w:top w:val="nil"/>
              <w:left w:val="nil"/>
              <w:bottom w:val="single" w:sz="4" w:space="0" w:color="auto"/>
              <w:right w:val="single" w:sz="4" w:space="0" w:color="auto"/>
            </w:tcBorders>
            <w:vAlign w:val="center"/>
            <w:hideMark/>
          </w:tcPr>
          <w:p w14:paraId="4DBB1F8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Execute and document 10 complete evaluation runs for each configuration combination</w:t>
            </w:r>
          </w:p>
        </w:tc>
        <w:tc>
          <w:tcPr>
            <w:tcW w:w="374" w:type="pct"/>
            <w:tcBorders>
              <w:top w:val="nil"/>
              <w:left w:val="nil"/>
              <w:bottom w:val="single" w:sz="4" w:space="0" w:color="auto"/>
              <w:right w:val="single" w:sz="4" w:space="0" w:color="auto"/>
            </w:tcBorders>
            <w:noWrap/>
            <w:vAlign w:val="center"/>
            <w:hideMark/>
          </w:tcPr>
          <w:p w14:paraId="1EB4730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2F2D9DF"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3B3293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10</w:t>
            </w:r>
          </w:p>
        </w:tc>
        <w:tc>
          <w:tcPr>
            <w:tcW w:w="787" w:type="pct"/>
            <w:tcBorders>
              <w:top w:val="nil"/>
              <w:left w:val="nil"/>
              <w:bottom w:val="single" w:sz="4" w:space="0" w:color="auto"/>
              <w:right w:val="single" w:sz="4" w:space="0" w:color="auto"/>
            </w:tcBorders>
            <w:noWrap/>
            <w:vAlign w:val="center"/>
            <w:hideMark/>
          </w:tcPr>
          <w:p w14:paraId="4B41B7C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33B34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1721CF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Identify and re-run evaluations falling outside 95% confidence interval</w:t>
            </w:r>
          </w:p>
        </w:tc>
        <w:tc>
          <w:tcPr>
            <w:tcW w:w="592" w:type="pct"/>
            <w:tcBorders>
              <w:top w:val="nil"/>
              <w:left w:val="nil"/>
              <w:bottom w:val="single" w:sz="4" w:space="0" w:color="auto"/>
              <w:right w:val="single" w:sz="4" w:space="0" w:color="auto"/>
            </w:tcBorders>
            <w:noWrap/>
            <w:vAlign w:val="center"/>
            <w:hideMark/>
          </w:tcPr>
          <w:p w14:paraId="71CDE59A" w14:textId="63AA744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F1.10</w:t>
            </w:r>
          </w:p>
        </w:tc>
        <w:tc>
          <w:tcPr>
            <w:tcW w:w="876" w:type="pct"/>
            <w:tcBorders>
              <w:top w:val="nil"/>
              <w:left w:val="nil"/>
              <w:bottom w:val="single" w:sz="4" w:space="0" w:color="auto"/>
              <w:right w:val="single" w:sz="4" w:space="0" w:color="auto"/>
            </w:tcBorders>
            <w:vAlign w:val="center"/>
            <w:hideMark/>
          </w:tcPr>
          <w:p w14:paraId="02EE35C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Analyse initial results, identify outliers, and verify re-evaluation of anomalous configurations</w:t>
            </w:r>
          </w:p>
        </w:tc>
        <w:tc>
          <w:tcPr>
            <w:tcW w:w="374" w:type="pct"/>
            <w:tcBorders>
              <w:top w:val="nil"/>
              <w:left w:val="nil"/>
              <w:bottom w:val="single" w:sz="4" w:space="0" w:color="auto"/>
              <w:right w:val="single" w:sz="4" w:space="0" w:color="auto"/>
            </w:tcBorders>
            <w:noWrap/>
            <w:vAlign w:val="center"/>
            <w:hideMark/>
          </w:tcPr>
          <w:p w14:paraId="07924F2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A2683E5"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99CF68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11</w:t>
            </w:r>
          </w:p>
        </w:tc>
        <w:tc>
          <w:tcPr>
            <w:tcW w:w="787" w:type="pct"/>
            <w:tcBorders>
              <w:top w:val="nil"/>
              <w:left w:val="nil"/>
              <w:bottom w:val="single" w:sz="4" w:space="0" w:color="auto"/>
              <w:right w:val="single" w:sz="4" w:space="0" w:color="auto"/>
            </w:tcBorders>
            <w:noWrap/>
            <w:vAlign w:val="center"/>
            <w:hideMark/>
          </w:tcPr>
          <w:p w14:paraId="65AB52C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894874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7516C09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04E7C012" w14:textId="5546062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F1.11</w:t>
            </w:r>
          </w:p>
        </w:tc>
        <w:tc>
          <w:tcPr>
            <w:tcW w:w="876" w:type="pct"/>
            <w:tcBorders>
              <w:top w:val="nil"/>
              <w:left w:val="nil"/>
              <w:bottom w:val="single" w:sz="4" w:space="0" w:color="auto"/>
              <w:right w:val="single" w:sz="4" w:space="0" w:color="auto"/>
            </w:tcBorders>
            <w:vAlign w:val="center"/>
            <w:hideMark/>
          </w:tcPr>
          <w:p w14:paraId="49C02A3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throughput data collection and storage for all evaluation combinations</w:t>
            </w:r>
          </w:p>
        </w:tc>
        <w:tc>
          <w:tcPr>
            <w:tcW w:w="374" w:type="pct"/>
            <w:tcBorders>
              <w:top w:val="nil"/>
              <w:left w:val="nil"/>
              <w:bottom w:val="single" w:sz="4" w:space="0" w:color="auto"/>
              <w:right w:val="single" w:sz="4" w:space="0" w:color="auto"/>
            </w:tcBorders>
            <w:noWrap/>
            <w:vAlign w:val="center"/>
            <w:hideMark/>
          </w:tcPr>
          <w:p w14:paraId="6C2031E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D33D3B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29EA51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12</w:t>
            </w:r>
          </w:p>
        </w:tc>
        <w:tc>
          <w:tcPr>
            <w:tcW w:w="787" w:type="pct"/>
            <w:tcBorders>
              <w:top w:val="nil"/>
              <w:left w:val="nil"/>
              <w:bottom w:val="single" w:sz="4" w:space="0" w:color="auto"/>
              <w:right w:val="single" w:sz="4" w:space="0" w:color="auto"/>
            </w:tcBorders>
            <w:noWrap/>
            <w:vAlign w:val="center"/>
            <w:hideMark/>
          </w:tcPr>
          <w:p w14:paraId="3B30F08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87235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5E64577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xml:space="preserve">All evaluations must be run 10 times each with all evaluations at 95% confidence </w:t>
            </w:r>
          </w:p>
        </w:tc>
        <w:tc>
          <w:tcPr>
            <w:tcW w:w="592" w:type="pct"/>
            <w:tcBorders>
              <w:top w:val="nil"/>
              <w:left w:val="nil"/>
              <w:bottom w:val="single" w:sz="4" w:space="0" w:color="auto"/>
              <w:right w:val="single" w:sz="4" w:space="0" w:color="auto"/>
            </w:tcBorders>
            <w:noWrap/>
            <w:vAlign w:val="center"/>
            <w:hideMark/>
          </w:tcPr>
          <w:p w14:paraId="4A7D32CC" w14:textId="7F872715"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F1.12</w:t>
            </w:r>
          </w:p>
        </w:tc>
        <w:tc>
          <w:tcPr>
            <w:tcW w:w="876" w:type="pct"/>
            <w:tcBorders>
              <w:top w:val="nil"/>
              <w:left w:val="nil"/>
              <w:bottom w:val="single" w:sz="4" w:space="0" w:color="auto"/>
              <w:right w:val="single" w:sz="4" w:space="0" w:color="auto"/>
            </w:tcBorders>
            <w:vAlign w:val="center"/>
            <w:hideMark/>
          </w:tcPr>
          <w:p w14:paraId="4012948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statistical significance of all collected data across the required number of evaluation iterations</w:t>
            </w:r>
          </w:p>
        </w:tc>
        <w:tc>
          <w:tcPr>
            <w:tcW w:w="374" w:type="pct"/>
            <w:tcBorders>
              <w:top w:val="nil"/>
              <w:left w:val="nil"/>
              <w:bottom w:val="single" w:sz="4" w:space="0" w:color="auto"/>
              <w:right w:val="single" w:sz="4" w:space="0" w:color="auto"/>
            </w:tcBorders>
            <w:noWrap/>
            <w:vAlign w:val="center"/>
            <w:hideMark/>
          </w:tcPr>
          <w:p w14:paraId="23D8BF6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03E848B"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584F0D7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13</w:t>
            </w:r>
          </w:p>
        </w:tc>
        <w:tc>
          <w:tcPr>
            <w:tcW w:w="787" w:type="pct"/>
            <w:tcBorders>
              <w:top w:val="nil"/>
              <w:left w:val="nil"/>
              <w:bottom w:val="single" w:sz="4" w:space="0" w:color="auto"/>
              <w:right w:val="single" w:sz="4" w:space="0" w:color="auto"/>
            </w:tcBorders>
            <w:noWrap/>
            <w:vAlign w:val="center"/>
            <w:hideMark/>
          </w:tcPr>
          <w:p w14:paraId="6BC58312"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34243C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702DDA1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2A1581AC" w14:textId="6049ABF8"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F1.13</w:t>
            </w:r>
          </w:p>
        </w:tc>
        <w:tc>
          <w:tcPr>
            <w:tcW w:w="876" w:type="pct"/>
            <w:tcBorders>
              <w:top w:val="nil"/>
              <w:left w:val="nil"/>
              <w:bottom w:val="single" w:sz="4" w:space="0" w:color="auto"/>
              <w:right w:val="single" w:sz="4" w:space="0" w:color="auto"/>
            </w:tcBorders>
            <w:vAlign w:val="center"/>
            <w:hideMark/>
          </w:tcPr>
          <w:p w14:paraId="161C762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consistent throughput measurement methodology across all evaluation configurations</w:t>
            </w:r>
          </w:p>
        </w:tc>
        <w:tc>
          <w:tcPr>
            <w:tcW w:w="374" w:type="pct"/>
            <w:tcBorders>
              <w:top w:val="nil"/>
              <w:left w:val="nil"/>
              <w:bottom w:val="single" w:sz="4" w:space="0" w:color="auto"/>
              <w:right w:val="single" w:sz="4" w:space="0" w:color="auto"/>
            </w:tcBorders>
            <w:noWrap/>
            <w:vAlign w:val="center"/>
            <w:hideMark/>
          </w:tcPr>
          <w:p w14:paraId="5CECB73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9678B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96F72C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14</w:t>
            </w:r>
          </w:p>
        </w:tc>
        <w:tc>
          <w:tcPr>
            <w:tcW w:w="787" w:type="pct"/>
            <w:tcBorders>
              <w:top w:val="nil"/>
              <w:left w:val="nil"/>
              <w:bottom w:val="single" w:sz="4" w:space="0" w:color="auto"/>
              <w:right w:val="single" w:sz="4" w:space="0" w:color="auto"/>
            </w:tcBorders>
            <w:noWrap/>
            <w:vAlign w:val="center"/>
            <w:hideMark/>
          </w:tcPr>
          <w:p w14:paraId="4392410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CD5E64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4F06D9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Measure network delays in all evaluation configurations</w:t>
            </w:r>
          </w:p>
        </w:tc>
        <w:tc>
          <w:tcPr>
            <w:tcW w:w="592" w:type="pct"/>
            <w:tcBorders>
              <w:top w:val="nil"/>
              <w:left w:val="nil"/>
              <w:bottom w:val="single" w:sz="4" w:space="0" w:color="auto"/>
              <w:right w:val="single" w:sz="4" w:space="0" w:color="auto"/>
            </w:tcBorders>
            <w:noWrap/>
            <w:vAlign w:val="center"/>
            <w:hideMark/>
          </w:tcPr>
          <w:p w14:paraId="66A80E7E" w14:textId="5757B0AE"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F1.14</w:t>
            </w:r>
          </w:p>
        </w:tc>
        <w:tc>
          <w:tcPr>
            <w:tcW w:w="876" w:type="pct"/>
            <w:tcBorders>
              <w:top w:val="nil"/>
              <w:left w:val="nil"/>
              <w:bottom w:val="single" w:sz="4" w:space="0" w:color="auto"/>
              <w:right w:val="single" w:sz="4" w:space="0" w:color="auto"/>
            </w:tcBorders>
            <w:vAlign w:val="center"/>
            <w:hideMark/>
          </w:tcPr>
          <w:p w14:paraId="5840E82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latency measurement and recording across all evaluation scenarios</w:t>
            </w:r>
          </w:p>
        </w:tc>
        <w:tc>
          <w:tcPr>
            <w:tcW w:w="374" w:type="pct"/>
            <w:tcBorders>
              <w:top w:val="nil"/>
              <w:left w:val="nil"/>
              <w:bottom w:val="single" w:sz="4" w:space="0" w:color="auto"/>
              <w:right w:val="single" w:sz="4" w:space="0" w:color="auto"/>
            </w:tcBorders>
            <w:noWrap/>
            <w:vAlign w:val="center"/>
            <w:hideMark/>
          </w:tcPr>
          <w:p w14:paraId="4D177EC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DC8F214"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45548B3"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15</w:t>
            </w:r>
          </w:p>
        </w:tc>
        <w:tc>
          <w:tcPr>
            <w:tcW w:w="787" w:type="pct"/>
            <w:tcBorders>
              <w:top w:val="nil"/>
              <w:left w:val="nil"/>
              <w:bottom w:val="single" w:sz="4" w:space="0" w:color="auto"/>
              <w:right w:val="single" w:sz="4" w:space="0" w:color="auto"/>
            </w:tcBorders>
            <w:noWrap/>
            <w:vAlign w:val="center"/>
            <w:hideMark/>
          </w:tcPr>
          <w:p w14:paraId="46D2D4F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13FFA3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2E6DFF1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Calculate jitter values throughout evaluations</w:t>
            </w:r>
          </w:p>
        </w:tc>
        <w:tc>
          <w:tcPr>
            <w:tcW w:w="592" w:type="pct"/>
            <w:tcBorders>
              <w:top w:val="nil"/>
              <w:left w:val="nil"/>
              <w:bottom w:val="single" w:sz="4" w:space="0" w:color="auto"/>
              <w:right w:val="single" w:sz="4" w:space="0" w:color="auto"/>
            </w:tcBorders>
            <w:noWrap/>
            <w:vAlign w:val="center"/>
            <w:hideMark/>
          </w:tcPr>
          <w:p w14:paraId="4CDF2423" w14:textId="6B23AD2A"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F1.15</w:t>
            </w:r>
          </w:p>
        </w:tc>
        <w:tc>
          <w:tcPr>
            <w:tcW w:w="876" w:type="pct"/>
            <w:tcBorders>
              <w:top w:val="nil"/>
              <w:left w:val="nil"/>
              <w:bottom w:val="single" w:sz="4" w:space="0" w:color="auto"/>
              <w:right w:val="single" w:sz="4" w:space="0" w:color="auto"/>
            </w:tcBorders>
            <w:vAlign w:val="center"/>
            <w:hideMark/>
          </w:tcPr>
          <w:p w14:paraId="277A415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jitter calculation methodology and confirm data collection in all evaluation cases</w:t>
            </w:r>
          </w:p>
        </w:tc>
        <w:tc>
          <w:tcPr>
            <w:tcW w:w="374" w:type="pct"/>
            <w:tcBorders>
              <w:top w:val="nil"/>
              <w:left w:val="nil"/>
              <w:bottom w:val="single" w:sz="4" w:space="0" w:color="auto"/>
              <w:right w:val="single" w:sz="4" w:space="0" w:color="auto"/>
            </w:tcBorders>
            <w:noWrap/>
            <w:vAlign w:val="center"/>
            <w:hideMark/>
          </w:tcPr>
          <w:p w14:paraId="1828517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D0A61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0FBD28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16</w:t>
            </w:r>
          </w:p>
        </w:tc>
        <w:tc>
          <w:tcPr>
            <w:tcW w:w="787" w:type="pct"/>
            <w:tcBorders>
              <w:top w:val="nil"/>
              <w:left w:val="nil"/>
              <w:bottom w:val="single" w:sz="4" w:space="0" w:color="auto"/>
              <w:right w:val="single" w:sz="4" w:space="0" w:color="auto"/>
            </w:tcBorders>
            <w:noWrap/>
            <w:vAlign w:val="center"/>
            <w:hideMark/>
          </w:tcPr>
          <w:p w14:paraId="57C8D9D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59E18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462EB85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Track packet loss rates for all evaluation cases</w:t>
            </w:r>
          </w:p>
        </w:tc>
        <w:tc>
          <w:tcPr>
            <w:tcW w:w="592" w:type="pct"/>
            <w:tcBorders>
              <w:top w:val="nil"/>
              <w:left w:val="nil"/>
              <w:bottom w:val="single" w:sz="4" w:space="0" w:color="auto"/>
              <w:right w:val="single" w:sz="4" w:space="0" w:color="auto"/>
            </w:tcBorders>
            <w:noWrap/>
            <w:vAlign w:val="center"/>
            <w:hideMark/>
          </w:tcPr>
          <w:p w14:paraId="09638EF8" w14:textId="511E2F5B"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F1.16</w:t>
            </w:r>
          </w:p>
        </w:tc>
        <w:tc>
          <w:tcPr>
            <w:tcW w:w="876" w:type="pct"/>
            <w:tcBorders>
              <w:top w:val="nil"/>
              <w:left w:val="nil"/>
              <w:bottom w:val="single" w:sz="4" w:space="0" w:color="auto"/>
              <w:right w:val="single" w:sz="4" w:space="0" w:color="auto"/>
            </w:tcBorders>
            <w:vAlign w:val="center"/>
            <w:hideMark/>
          </w:tcPr>
          <w:p w14:paraId="4B70890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packet loss detection and recording mechanisms for all configurations</w:t>
            </w:r>
          </w:p>
        </w:tc>
        <w:tc>
          <w:tcPr>
            <w:tcW w:w="374" w:type="pct"/>
            <w:tcBorders>
              <w:top w:val="nil"/>
              <w:left w:val="nil"/>
              <w:bottom w:val="single" w:sz="4" w:space="0" w:color="auto"/>
              <w:right w:val="single" w:sz="4" w:space="0" w:color="auto"/>
            </w:tcBorders>
            <w:noWrap/>
            <w:vAlign w:val="center"/>
            <w:hideMark/>
          </w:tcPr>
          <w:p w14:paraId="374494B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BE9FA63"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7241277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17</w:t>
            </w:r>
          </w:p>
        </w:tc>
        <w:tc>
          <w:tcPr>
            <w:tcW w:w="787" w:type="pct"/>
            <w:tcBorders>
              <w:top w:val="nil"/>
              <w:left w:val="nil"/>
              <w:bottom w:val="single" w:sz="4" w:space="0" w:color="auto"/>
              <w:right w:val="single" w:sz="4" w:space="0" w:color="auto"/>
            </w:tcBorders>
            <w:noWrap/>
            <w:vAlign w:val="center"/>
            <w:hideMark/>
          </w:tcPr>
          <w:p w14:paraId="4893026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D0EA7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4BC07D8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Log all evaluations</w:t>
            </w:r>
          </w:p>
        </w:tc>
        <w:tc>
          <w:tcPr>
            <w:tcW w:w="592" w:type="pct"/>
            <w:tcBorders>
              <w:top w:val="nil"/>
              <w:left w:val="nil"/>
              <w:bottom w:val="single" w:sz="4" w:space="0" w:color="auto"/>
              <w:right w:val="single" w:sz="4" w:space="0" w:color="auto"/>
            </w:tcBorders>
            <w:noWrap/>
            <w:vAlign w:val="center"/>
            <w:hideMark/>
          </w:tcPr>
          <w:p w14:paraId="329D5048" w14:textId="0E6A733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F1.17</w:t>
            </w:r>
          </w:p>
        </w:tc>
        <w:tc>
          <w:tcPr>
            <w:tcW w:w="876" w:type="pct"/>
            <w:tcBorders>
              <w:top w:val="nil"/>
              <w:left w:val="nil"/>
              <w:bottom w:val="single" w:sz="4" w:space="0" w:color="auto"/>
              <w:right w:val="single" w:sz="4" w:space="0" w:color="auto"/>
            </w:tcBorders>
            <w:vAlign w:val="center"/>
            <w:hideMark/>
          </w:tcPr>
          <w:p w14:paraId="581DADA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Confirm comprehensive logging system captures all required evaluation parameters and results</w:t>
            </w:r>
          </w:p>
        </w:tc>
        <w:tc>
          <w:tcPr>
            <w:tcW w:w="374" w:type="pct"/>
            <w:tcBorders>
              <w:top w:val="nil"/>
              <w:left w:val="nil"/>
              <w:bottom w:val="single" w:sz="4" w:space="0" w:color="auto"/>
              <w:right w:val="single" w:sz="4" w:space="0" w:color="auto"/>
            </w:tcBorders>
            <w:noWrap/>
            <w:vAlign w:val="center"/>
            <w:hideMark/>
          </w:tcPr>
          <w:p w14:paraId="059ABA4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7D523B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A375658"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18</w:t>
            </w:r>
          </w:p>
        </w:tc>
        <w:tc>
          <w:tcPr>
            <w:tcW w:w="787" w:type="pct"/>
            <w:tcBorders>
              <w:top w:val="nil"/>
              <w:left w:val="nil"/>
              <w:bottom w:val="single" w:sz="4" w:space="0" w:color="auto"/>
              <w:right w:val="single" w:sz="4" w:space="0" w:color="auto"/>
            </w:tcBorders>
            <w:noWrap/>
            <w:vAlign w:val="center"/>
            <w:hideMark/>
          </w:tcPr>
          <w:p w14:paraId="37F8588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D68A52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R18</w:t>
            </w:r>
          </w:p>
        </w:tc>
        <w:tc>
          <w:tcPr>
            <w:tcW w:w="856" w:type="pct"/>
            <w:tcBorders>
              <w:top w:val="nil"/>
              <w:left w:val="nil"/>
              <w:bottom w:val="single" w:sz="4" w:space="0" w:color="auto"/>
              <w:right w:val="single" w:sz="4" w:space="0" w:color="auto"/>
            </w:tcBorders>
            <w:vAlign w:val="center"/>
            <w:hideMark/>
          </w:tcPr>
          <w:p w14:paraId="4295BEC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Generate statistical averages using the evaluation tool</w:t>
            </w:r>
          </w:p>
        </w:tc>
        <w:tc>
          <w:tcPr>
            <w:tcW w:w="592" w:type="pct"/>
            <w:tcBorders>
              <w:top w:val="nil"/>
              <w:left w:val="nil"/>
              <w:bottom w:val="single" w:sz="4" w:space="0" w:color="auto"/>
              <w:right w:val="single" w:sz="4" w:space="0" w:color="auto"/>
            </w:tcBorders>
            <w:noWrap/>
            <w:vAlign w:val="center"/>
            <w:hideMark/>
          </w:tcPr>
          <w:p w14:paraId="05C40BA5" w14:textId="63CC81B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F1.18</w:t>
            </w:r>
          </w:p>
        </w:tc>
        <w:tc>
          <w:tcPr>
            <w:tcW w:w="876" w:type="pct"/>
            <w:tcBorders>
              <w:top w:val="nil"/>
              <w:left w:val="nil"/>
              <w:bottom w:val="single" w:sz="4" w:space="0" w:color="auto"/>
              <w:right w:val="single" w:sz="4" w:space="0" w:color="auto"/>
            </w:tcBorders>
            <w:vAlign w:val="center"/>
            <w:hideMark/>
          </w:tcPr>
          <w:p w14:paraId="4CFF736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statistical processing capabilities and validate output formats</w:t>
            </w:r>
          </w:p>
        </w:tc>
        <w:tc>
          <w:tcPr>
            <w:tcW w:w="374" w:type="pct"/>
            <w:tcBorders>
              <w:top w:val="nil"/>
              <w:left w:val="nil"/>
              <w:bottom w:val="single" w:sz="4" w:space="0" w:color="auto"/>
              <w:right w:val="single" w:sz="4" w:space="0" w:color="auto"/>
            </w:tcBorders>
            <w:noWrap/>
            <w:vAlign w:val="center"/>
            <w:hideMark/>
          </w:tcPr>
          <w:p w14:paraId="7EFA6A8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D0C6053"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76C814B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19</w:t>
            </w:r>
          </w:p>
        </w:tc>
        <w:tc>
          <w:tcPr>
            <w:tcW w:w="787" w:type="pct"/>
            <w:tcBorders>
              <w:top w:val="nil"/>
              <w:left w:val="nil"/>
              <w:bottom w:val="single" w:sz="8" w:space="0" w:color="auto"/>
              <w:right w:val="single" w:sz="4" w:space="0" w:color="auto"/>
            </w:tcBorders>
            <w:noWrap/>
            <w:vAlign w:val="center"/>
            <w:hideMark/>
          </w:tcPr>
          <w:p w14:paraId="74CEDC1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3EDF0A4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R19</w:t>
            </w:r>
          </w:p>
        </w:tc>
        <w:tc>
          <w:tcPr>
            <w:tcW w:w="856" w:type="pct"/>
            <w:tcBorders>
              <w:top w:val="nil"/>
              <w:left w:val="nil"/>
              <w:bottom w:val="single" w:sz="8" w:space="0" w:color="auto"/>
              <w:right w:val="single" w:sz="4" w:space="0" w:color="auto"/>
            </w:tcBorders>
            <w:vAlign w:val="center"/>
            <w:hideMark/>
          </w:tcPr>
          <w:p w14:paraId="0D9ABD4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Compile final statistical data for comparison and analysis</w:t>
            </w:r>
          </w:p>
        </w:tc>
        <w:tc>
          <w:tcPr>
            <w:tcW w:w="592" w:type="pct"/>
            <w:tcBorders>
              <w:top w:val="nil"/>
              <w:left w:val="nil"/>
              <w:bottom w:val="single" w:sz="8" w:space="0" w:color="auto"/>
              <w:right w:val="single" w:sz="4" w:space="0" w:color="auto"/>
            </w:tcBorders>
            <w:noWrap/>
            <w:vAlign w:val="center"/>
            <w:hideMark/>
          </w:tcPr>
          <w:p w14:paraId="045C4B6D" w14:textId="092ECB1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F1.19</w:t>
            </w:r>
          </w:p>
        </w:tc>
        <w:tc>
          <w:tcPr>
            <w:tcW w:w="876" w:type="pct"/>
            <w:tcBorders>
              <w:top w:val="nil"/>
              <w:left w:val="nil"/>
              <w:bottom w:val="single" w:sz="8" w:space="0" w:color="auto"/>
              <w:right w:val="single" w:sz="4" w:space="0" w:color="auto"/>
            </w:tcBorders>
            <w:vAlign w:val="center"/>
            <w:hideMark/>
          </w:tcPr>
          <w:p w14:paraId="63C6470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data aggregation procedures and verify final comparative analysis outputs</w:t>
            </w:r>
          </w:p>
        </w:tc>
        <w:tc>
          <w:tcPr>
            <w:tcW w:w="374" w:type="pct"/>
            <w:tcBorders>
              <w:top w:val="nil"/>
              <w:left w:val="nil"/>
              <w:bottom w:val="single" w:sz="8" w:space="0" w:color="auto"/>
              <w:right w:val="single" w:sz="4" w:space="0" w:color="auto"/>
            </w:tcBorders>
            <w:noWrap/>
            <w:vAlign w:val="center"/>
            <w:hideMark/>
          </w:tcPr>
          <w:p w14:paraId="489F946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ADA058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ED8192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20</w:t>
            </w:r>
          </w:p>
        </w:tc>
        <w:tc>
          <w:tcPr>
            <w:tcW w:w="787" w:type="pct"/>
            <w:tcBorders>
              <w:top w:val="nil"/>
              <w:left w:val="nil"/>
              <w:bottom w:val="single" w:sz="4" w:space="0" w:color="auto"/>
              <w:right w:val="single" w:sz="4" w:space="0" w:color="auto"/>
            </w:tcBorders>
            <w:noWrap/>
            <w:vAlign w:val="center"/>
            <w:hideMark/>
          </w:tcPr>
          <w:p w14:paraId="5349040B"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Non-Functional</w:t>
            </w:r>
          </w:p>
        </w:tc>
        <w:tc>
          <w:tcPr>
            <w:tcW w:w="725" w:type="pct"/>
            <w:tcBorders>
              <w:top w:val="nil"/>
              <w:left w:val="nil"/>
              <w:bottom w:val="single" w:sz="4" w:space="0" w:color="auto"/>
              <w:right w:val="single" w:sz="4" w:space="0" w:color="auto"/>
            </w:tcBorders>
            <w:noWrap/>
            <w:vAlign w:val="center"/>
            <w:hideMark/>
          </w:tcPr>
          <w:p w14:paraId="332CF9E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5F7BFFF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Results must fall within a 95% confidence interval</w:t>
            </w:r>
          </w:p>
        </w:tc>
        <w:tc>
          <w:tcPr>
            <w:tcW w:w="592" w:type="pct"/>
            <w:tcBorders>
              <w:top w:val="nil"/>
              <w:left w:val="nil"/>
              <w:bottom w:val="single" w:sz="4" w:space="0" w:color="auto"/>
              <w:right w:val="single" w:sz="4" w:space="0" w:color="auto"/>
            </w:tcBorders>
            <w:noWrap/>
            <w:vAlign w:val="center"/>
            <w:hideMark/>
          </w:tcPr>
          <w:p w14:paraId="33167F0B" w14:textId="733383C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w:t>
            </w:r>
          </w:p>
        </w:tc>
        <w:tc>
          <w:tcPr>
            <w:tcW w:w="876" w:type="pct"/>
            <w:tcBorders>
              <w:top w:val="nil"/>
              <w:left w:val="nil"/>
              <w:bottom w:val="single" w:sz="4" w:space="0" w:color="auto"/>
              <w:right w:val="single" w:sz="4" w:space="0" w:color="auto"/>
            </w:tcBorders>
            <w:vAlign w:val="center"/>
            <w:hideMark/>
          </w:tcPr>
          <w:p w14:paraId="01148F3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statistical analysis procedures confirm 95% confidence interval for all accepted results</w:t>
            </w:r>
          </w:p>
        </w:tc>
        <w:tc>
          <w:tcPr>
            <w:tcW w:w="374" w:type="pct"/>
            <w:tcBorders>
              <w:top w:val="nil"/>
              <w:left w:val="nil"/>
              <w:bottom w:val="single" w:sz="4" w:space="0" w:color="auto"/>
              <w:right w:val="single" w:sz="4" w:space="0" w:color="auto"/>
            </w:tcBorders>
            <w:noWrap/>
            <w:vAlign w:val="center"/>
            <w:hideMark/>
          </w:tcPr>
          <w:p w14:paraId="0CC69F4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389EE9F"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9139028"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21</w:t>
            </w:r>
          </w:p>
        </w:tc>
        <w:tc>
          <w:tcPr>
            <w:tcW w:w="787" w:type="pct"/>
            <w:tcBorders>
              <w:top w:val="nil"/>
              <w:left w:val="nil"/>
              <w:bottom w:val="single" w:sz="4" w:space="0" w:color="auto"/>
              <w:right w:val="single" w:sz="4" w:space="0" w:color="auto"/>
            </w:tcBorders>
            <w:noWrap/>
            <w:vAlign w:val="center"/>
            <w:hideMark/>
          </w:tcPr>
          <w:p w14:paraId="5E8E2AD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F0E71E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383508D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Statistical validation of evaluation results</w:t>
            </w:r>
          </w:p>
        </w:tc>
        <w:tc>
          <w:tcPr>
            <w:tcW w:w="592" w:type="pct"/>
            <w:tcBorders>
              <w:top w:val="nil"/>
              <w:left w:val="nil"/>
              <w:bottom w:val="single" w:sz="4" w:space="0" w:color="auto"/>
              <w:right w:val="single" w:sz="4" w:space="0" w:color="auto"/>
            </w:tcBorders>
            <w:noWrap/>
            <w:vAlign w:val="center"/>
            <w:hideMark/>
          </w:tcPr>
          <w:p w14:paraId="65A19425" w14:textId="7D91DAD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NF1.2</w:t>
            </w:r>
          </w:p>
        </w:tc>
        <w:tc>
          <w:tcPr>
            <w:tcW w:w="876" w:type="pct"/>
            <w:tcBorders>
              <w:top w:val="nil"/>
              <w:left w:val="nil"/>
              <w:bottom w:val="single" w:sz="4" w:space="0" w:color="auto"/>
              <w:right w:val="single" w:sz="4" w:space="0" w:color="auto"/>
            </w:tcBorders>
            <w:vAlign w:val="center"/>
            <w:hideMark/>
          </w:tcPr>
          <w:p w14:paraId="02BD407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Audit statistical methodology and confirm validation processes for all collected metrics</w:t>
            </w:r>
          </w:p>
        </w:tc>
        <w:tc>
          <w:tcPr>
            <w:tcW w:w="374" w:type="pct"/>
            <w:tcBorders>
              <w:top w:val="nil"/>
              <w:left w:val="nil"/>
              <w:bottom w:val="single" w:sz="4" w:space="0" w:color="auto"/>
              <w:right w:val="single" w:sz="4" w:space="0" w:color="auto"/>
            </w:tcBorders>
            <w:noWrap/>
            <w:vAlign w:val="center"/>
            <w:hideMark/>
          </w:tcPr>
          <w:p w14:paraId="315DB8D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9EF5FA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D942FA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22</w:t>
            </w:r>
          </w:p>
        </w:tc>
        <w:tc>
          <w:tcPr>
            <w:tcW w:w="787" w:type="pct"/>
            <w:tcBorders>
              <w:top w:val="nil"/>
              <w:left w:val="nil"/>
              <w:bottom w:val="single" w:sz="4" w:space="0" w:color="auto"/>
              <w:right w:val="single" w:sz="4" w:space="0" w:color="auto"/>
            </w:tcBorders>
            <w:noWrap/>
            <w:vAlign w:val="center"/>
            <w:hideMark/>
          </w:tcPr>
          <w:p w14:paraId="08F567C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99BCB2F"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8CEAE4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Consistent evaluation methodology across all platforms and evaluation rounds</w:t>
            </w:r>
          </w:p>
        </w:tc>
        <w:tc>
          <w:tcPr>
            <w:tcW w:w="592" w:type="pct"/>
            <w:tcBorders>
              <w:top w:val="nil"/>
              <w:left w:val="nil"/>
              <w:bottom w:val="single" w:sz="4" w:space="0" w:color="auto"/>
              <w:right w:val="single" w:sz="4" w:space="0" w:color="auto"/>
            </w:tcBorders>
            <w:noWrap/>
            <w:vAlign w:val="center"/>
            <w:hideMark/>
          </w:tcPr>
          <w:p w14:paraId="2BFFC7D6" w14:textId="1486AA66"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NF1.3</w:t>
            </w:r>
          </w:p>
        </w:tc>
        <w:tc>
          <w:tcPr>
            <w:tcW w:w="876" w:type="pct"/>
            <w:tcBorders>
              <w:top w:val="nil"/>
              <w:left w:val="nil"/>
              <w:bottom w:val="single" w:sz="4" w:space="0" w:color="auto"/>
              <w:right w:val="single" w:sz="4" w:space="0" w:color="auto"/>
            </w:tcBorders>
            <w:vAlign w:val="center"/>
            <w:hideMark/>
          </w:tcPr>
          <w:p w14:paraId="0EA2168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evaluation procedures are documented and consistently applied across all operating systems</w:t>
            </w:r>
          </w:p>
        </w:tc>
        <w:tc>
          <w:tcPr>
            <w:tcW w:w="374" w:type="pct"/>
            <w:tcBorders>
              <w:top w:val="nil"/>
              <w:left w:val="nil"/>
              <w:bottom w:val="single" w:sz="4" w:space="0" w:color="auto"/>
              <w:right w:val="single" w:sz="4" w:space="0" w:color="auto"/>
            </w:tcBorders>
            <w:noWrap/>
            <w:vAlign w:val="center"/>
            <w:hideMark/>
          </w:tcPr>
          <w:p w14:paraId="7B467B2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3A9FB40"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4F359DCD"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23</w:t>
            </w:r>
          </w:p>
        </w:tc>
        <w:tc>
          <w:tcPr>
            <w:tcW w:w="787" w:type="pct"/>
            <w:tcBorders>
              <w:top w:val="nil"/>
              <w:left w:val="nil"/>
              <w:bottom w:val="single" w:sz="4" w:space="0" w:color="auto"/>
              <w:right w:val="single" w:sz="4" w:space="0" w:color="auto"/>
            </w:tcBorders>
            <w:noWrap/>
            <w:vAlign w:val="center"/>
            <w:hideMark/>
          </w:tcPr>
          <w:p w14:paraId="56F39F4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B3276E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3A077AE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environment must support the full range of packet sizes</w:t>
            </w:r>
          </w:p>
        </w:tc>
        <w:tc>
          <w:tcPr>
            <w:tcW w:w="592" w:type="pct"/>
            <w:tcBorders>
              <w:top w:val="nil"/>
              <w:left w:val="nil"/>
              <w:bottom w:val="single" w:sz="4" w:space="0" w:color="auto"/>
              <w:right w:val="single" w:sz="4" w:space="0" w:color="auto"/>
            </w:tcBorders>
            <w:noWrap/>
            <w:vAlign w:val="center"/>
            <w:hideMark/>
          </w:tcPr>
          <w:p w14:paraId="4C025EE9" w14:textId="472E848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NF1.4</w:t>
            </w:r>
          </w:p>
        </w:tc>
        <w:tc>
          <w:tcPr>
            <w:tcW w:w="876" w:type="pct"/>
            <w:tcBorders>
              <w:top w:val="nil"/>
              <w:left w:val="nil"/>
              <w:bottom w:val="single" w:sz="4" w:space="0" w:color="auto"/>
              <w:right w:val="single" w:sz="4" w:space="0" w:color="auto"/>
            </w:tcBorders>
            <w:vAlign w:val="center"/>
            <w:hideMark/>
          </w:tcPr>
          <w:p w14:paraId="11FFE19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network infrastructure can handle all required packet sizes without fragmentation or loss</w:t>
            </w:r>
          </w:p>
        </w:tc>
        <w:tc>
          <w:tcPr>
            <w:tcW w:w="374" w:type="pct"/>
            <w:tcBorders>
              <w:top w:val="nil"/>
              <w:left w:val="nil"/>
              <w:bottom w:val="single" w:sz="4" w:space="0" w:color="auto"/>
              <w:right w:val="single" w:sz="4" w:space="0" w:color="auto"/>
            </w:tcBorders>
            <w:noWrap/>
            <w:vAlign w:val="center"/>
            <w:hideMark/>
          </w:tcPr>
          <w:p w14:paraId="207D581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EEFE2F8" w14:textId="77777777" w:rsidTr="00A713E9">
        <w:trPr>
          <w:trHeight w:val="2400"/>
        </w:trPr>
        <w:tc>
          <w:tcPr>
            <w:tcW w:w="790" w:type="pct"/>
            <w:tcBorders>
              <w:top w:val="nil"/>
              <w:left w:val="single" w:sz="4" w:space="0" w:color="auto"/>
              <w:bottom w:val="single" w:sz="4" w:space="0" w:color="auto"/>
              <w:right w:val="single" w:sz="4" w:space="0" w:color="auto"/>
            </w:tcBorders>
            <w:noWrap/>
            <w:vAlign w:val="center"/>
            <w:hideMark/>
          </w:tcPr>
          <w:p w14:paraId="2B1867E5"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24</w:t>
            </w:r>
          </w:p>
        </w:tc>
        <w:tc>
          <w:tcPr>
            <w:tcW w:w="787" w:type="pct"/>
            <w:tcBorders>
              <w:top w:val="nil"/>
              <w:left w:val="nil"/>
              <w:bottom w:val="single" w:sz="4" w:space="0" w:color="auto"/>
              <w:right w:val="single" w:sz="4" w:space="0" w:color="auto"/>
            </w:tcBorders>
            <w:noWrap/>
            <w:vAlign w:val="center"/>
            <w:hideMark/>
          </w:tcPr>
          <w:p w14:paraId="6256850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C39FFF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481C5BF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Network infrastructure must handle required throughput levels</w:t>
            </w:r>
          </w:p>
        </w:tc>
        <w:tc>
          <w:tcPr>
            <w:tcW w:w="592" w:type="pct"/>
            <w:tcBorders>
              <w:top w:val="nil"/>
              <w:left w:val="nil"/>
              <w:bottom w:val="single" w:sz="4" w:space="0" w:color="auto"/>
              <w:right w:val="single" w:sz="4" w:space="0" w:color="auto"/>
            </w:tcBorders>
            <w:noWrap/>
            <w:vAlign w:val="center"/>
            <w:hideMark/>
          </w:tcPr>
          <w:p w14:paraId="03014BBC" w14:textId="6FAD888C"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NF1.5</w:t>
            </w:r>
          </w:p>
        </w:tc>
        <w:tc>
          <w:tcPr>
            <w:tcW w:w="876" w:type="pct"/>
            <w:tcBorders>
              <w:top w:val="nil"/>
              <w:left w:val="nil"/>
              <w:bottom w:val="single" w:sz="4" w:space="0" w:color="auto"/>
              <w:right w:val="single" w:sz="4" w:space="0" w:color="auto"/>
            </w:tcBorders>
            <w:vAlign w:val="center"/>
            <w:hideMark/>
          </w:tcPr>
          <w:p w14:paraId="63C30A7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Measure maximum throughput capability of evaluation environment and verify it exceeds evaluation requirements</w:t>
            </w:r>
          </w:p>
        </w:tc>
        <w:tc>
          <w:tcPr>
            <w:tcW w:w="374" w:type="pct"/>
            <w:tcBorders>
              <w:top w:val="nil"/>
              <w:left w:val="nil"/>
              <w:bottom w:val="single" w:sz="4" w:space="0" w:color="auto"/>
              <w:right w:val="single" w:sz="4" w:space="0" w:color="auto"/>
            </w:tcBorders>
            <w:noWrap/>
            <w:vAlign w:val="center"/>
            <w:hideMark/>
          </w:tcPr>
          <w:p w14:paraId="4C7566A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57D3752"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63E316D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25</w:t>
            </w:r>
          </w:p>
        </w:tc>
        <w:tc>
          <w:tcPr>
            <w:tcW w:w="787" w:type="pct"/>
            <w:tcBorders>
              <w:top w:val="nil"/>
              <w:left w:val="nil"/>
              <w:bottom w:val="single" w:sz="4" w:space="0" w:color="auto"/>
              <w:right w:val="single" w:sz="4" w:space="0" w:color="auto"/>
            </w:tcBorders>
            <w:noWrap/>
            <w:vAlign w:val="center"/>
            <w:hideMark/>
          </w:tcPr>
          <w:p w14:paraId="19EF17C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47034E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FAAC60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Measurement tools must be precise enough to capture microsecond-level jitter</w:t>
            </w:r>
          </w:p>
        </w:tc>
        <w:tc>
          <w:tcPr>
            <w:tcW w:w="592" w:type="pct"/>
            <w:tcBorders>
              <w:top w:val="nil"/>
              <w:left w:val="nil"/>
              <w:bottom w:val="single" w:sz="4" w:space="0" w:color="auto"/>
              <w:right w:val="single" w:sz="4" w:space="0" w:color="auto"/>
            </w:tcBorders>
            <w:noWrap/>
            <w:vAlign w:val="center"/>
            <w:hideMark/>
          </w:tcPr>
          <w:p w14:paraId="357AFBC4" w14:textId="645CA3EB"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NF1.6</w:t>
            </w:r>
          </w:p>
        </w:tc>
        <w:tc>
          <w:tcPr>
            <w:tcW w:w="876" w:type="pct"/>
            <w:tcBorders>
              <w:top w:val="nil"/>
              <w:left w:val="nil"/>
              <w:bottom w:val="single" w:sz="4" w:space="0" w:color="auto"/>
              <w:right w:val="single" w:sz="4" w:space="0" w:color="auto"/>
            </w:tcBorders>
            <w:vAlign w:val="center"/>
            <w:hideMark/>
          </w:tcPr>
          <w:p w14:paraId="4A195B2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Calibrate and verify precision of jitter measurement tools against known reference values</w:t>
            </w:r>
          </w:p>
        </w:tc>
        <w:tc>
          <w:tcPr>
            <w:tcW w:w="374" w:type="pct"/>
            <w:tcBorders>
              <w:top w:val="nil"/>
              <w:left w:val="nil"/>
              <w:bottom w:val="single" w:sz="4" w:space="0" w:color="auto"/>
              <w:right w:val="single" w:sz="4" w:space="0" w:color="auto"/>
            </w:tcBorders>
            <w:noWrap/>
            <w:vAlign w:val="center"/>
            <w:hideMark/>
          </w:tcPr>
          <w:p w14:paraId="49CAD5E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C679A4F"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FBFF8F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26</w:t>
            </w:r>
          </w:p>
        </w:tc>
        <w:tc>
          <w:tcPr>
            <w:tcW w:w="787" w:type="pct"/>
            <w:tcBorders>
              <w:top w:val="nil"/>
              <w:left w:val="nil"/>
              <w:bottom w:val="single" w:sz="4" w:space="0" w:color="auto"/>
              <w:right w:val="single" w:sz="4" w:space="0" w:color="auto"/>
            </w:tcBorders>
            <w:noWrap/>
            <w:vAlign w:val="center"/>
            <w:hideMark/>
          </w:tcPr>
          <w:p w14:paraId="72BDF93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D0E674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2C9D06E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environment must maintain consistent conditions across evaluation rounds</w:t>
            </w:r>
          </w:p>
        </w:tc>
        <w:tc>
          <w:tcPr>
            <w:tcW w:w="592" w:type="pct"/>
            <w:tcBorders>
              <w:top w:val="nil"/>
              <w:left w:val="nil"/>
              <w:bottom w:val="single" w:sz="4" w:space="0" w:color="auto"/>
              <w:right w:val="single" w:sz="4" w:space="0" w:color="auto"/>
            </w:tcBorders>
            <w:noWrap/>
            <w:vAlign w:val="center"/>
            <w:hideMark/>
          </w:tcPr>
          <w:p w14:paraId="1F1EAC5A" w14:textId="7E74BF45"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NF1.7</w:t>
            </w:r>
          </w:p>
        </w:tc>
        <w:tc>
          <w:tcPr>
            <w:tcW w:w="876" w:type="pct"/>
            <w:tcBorders>
              <w:top w:val="nil"/>
              <w:left w:val="nil"/>
              <w:bottom w:val="single" w:sz="4" w:space="0" w:color="auto"/>
              <w:right w:val="single" w:sz="4" w:space="0" w:color="auto"/>
            </w:tcBorders>
            <w:vAlign w:val="center"/>
            <w:hideMark/>
          </w:tcPr>
          <w:p w14:paraId="76C6C9C4" w14:textId="3F60E1FA"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Monitor and document environmental conditions throughout evaluation to verify consistency</w:t>
            </w:r>
          </w:p>
        </w:tc>
        <w:tc>
          <w:tcPr>
            <w:tcW w:w="374" w:type="pct"/>
            <w:tcBorders>
              <w:top w:val="nil"/>
              <w:left w:val="nil"/>
              <w:bottom w:val="single" w:sz="4" w:space="0" w:color="auto"/>
              <w:right w:val="single" w:sz="4" w:space="0" w:color="auto"/>
            </w:tcBorders>
            <w:noWrap/>
            <w:vAlign w:val="center"/>
            <w:hideMark/>
          </w:tcPr>
          <w:p w14:paraId="4337529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B4C0262"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D97986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27</w:t>
            </w:r>
          </w:p>
        </w:tc>
        <w:tc>
          <w:tcPr>
            <w:tcW w:w="787" w:type="pct"/>
            <w:tcBorders>
              <w:top w:val="nil"/>
              <w:left w:val="nil"/>
              <w:bottom w:val="single" w:sz="4" w:space="0" w:color="auto"/>
              <w:right w:val="single" w:sz="4" w:space="0" w:color="auto"/>
            </w:tcBorders>
            <w:noWrap/>
            <w:vAlign w:val="center"/>
            <w:hideMark/>
          </w:tcPr>
          <w:p w14:paraId="6BBF4B4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4B7361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23A1CCD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Hardware configurations must remain stable throughout all evaluations</w:t>
            </w:r>
          </w:p>
        </w:tc>
        <w:tc>
          <w:tcPr>
            <w:tcW w:w="592" w:type="pct"/>
            <w:tcBorders>
              <w:top w:val="nil"/>
              <w:left w:val="nil"/>
              <w:bottom w:val="single" w:sz="4" w:space="0" w:color="auto"/>
              <w:right w:val="single" w:sz="4" w:space="0" w:color="auto"/>
            </w:tcBorders>
            <w:noWrap/>
            <w:vAlign w:val="center"/>
            <w:hideMark/>
          </w:tcPr>
          <w:p w14:paraId="113D3E50" w14:textId="4B344502"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NF1.8</w:t>
            </w:r>
          </w:p>
        </w:tc>
        <w:tc>
          <w:tcPr>
            <w:tcW w:w="876" w:type="pct"/>
            <w:tcBorders>
              <w:top w:val="nil"/>
              <w:left w:val="nil"/>
              <w:bottom w:val="single" w:sz="4" w:space="0" w:color="auto"/>
              <w:right w:val="single" w:sz="4" w:space="0" w:color="auto"/>
            </w:tcBorders>
            <w:vAlign w:val="center"/>
            <w:hideMark/>
          </w:tcPr>
          <w:p w14:paraId="758C387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Implement configuration control procedures and verify hardware stability between evaluation runs</w:t>
            </w:r>
          </w:p>
        </w:tc>
        <w:tc>
          <w:tcPr>
            <w:tcW w:w="374" w:type="pct"/>
            <w:tcBorders>
              <w:top w:val="nil"/>
              <w:left w:val="nil"/>
              <w:bottom w:val="single" w:sz="4" w:space="0" w:color="auto"/>
              <w:right w:val="single" w:sz="4" w:space="0" w:color="auto"/>
            </w:tcBorders>
            <w:noWrap/>
            <w:vAlign w:val="center"/>
            <w:hideMark/>
          </w:tcPr>
          <w:p w14:paraId="1F5FDA7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677F480"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E04419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28</w:t>
            </w:r>
          </w:p>
        </w:tc>
        <w:tc>
          <w:tcPr>
            <w:tcW w:w="787" w:type="pct"/>
            <w:tcBorders>
              <w:top w:val="nil"/>
              <w:left w:val="nil"/>
              <w:bottom w:val="single" w:sz="4" w:space="0" w:color="auto"/>
              <w:right w:val="single" w:sz="4" w:space="0" w:color="auto"/>
            </w:tcBorders>
            <w:noWrap/>
            <w:vAlign w:val="center"/>
            <w:hideMark/>
          </w:tcPr>
          <w:p w14:paraId="34543AF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66966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60A4DF9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tools must produce repeatable results</w:t>
            </w:r>
          </w:p>
        </w:tc>
        <w:tc>
          <w:tcPr>
            <w:tcW w:w="592" w:type="pct"/>
            <w:tcBorders>
              <w:top w:val="nil"/>
              <w:left w:val="nil"/>
              <w:bottom w:val="single" w:sz="4" w:space="0" w:color="auto"/>
              <w:right w:val="single" w:sz="4" w:space="0" w:color="auto"/>
            </w:tcBorders>
            <w:noWrap/>
            <w:vAlign w:val="center"/>
            <w:hideMark/>
          </w:tcPr>
          <w:p w14:paraId="3023369E" w14:textId="7DC6CC36"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NF1.9</w:t>
            </w:r>
          </w:p>
        </w:tc>
        <w:tc>
          <w:tcPr>
            <w:tcW w:w="876" w:type="pct"/>
            <w:tcBorders>
              <w:top w:val="nil"/>
              <w:left w:val="nil"/>
              <w:bottom w:val="single" w:sz="4" w:space="0" w:color="auto"/>
              <w:right w:val="single" w:sz="4" w:space="0" w:color="auto"/>
            </w:tcBorders>
            <w:vAlign w:val="center"/>
            <w:hideMark/>
          </w:tcPr>
          <w:p w14:paraId="51F3282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 calibration evaluations to verify result consistency with identical input parameters</w:t>
            </w:r>
          </w:p>
        </w:tc>
        <w:tc>
          <w:tcPr>
            <w:tcW w:w="374" w:type="pct"/>
            <w:tcBorders>
              <w:top w:val="nil"/>
              <w:left w:val="nil"/>
              <w:bottom w:val="single" w:sz="4" w:space="0" w:color="auto"/>
              <w:right w:val="single" w:sz="4" w:space="0" w:color="auto"/>
            </w:tcBorders>
            <w:noWrap/>
            <w:vAlign w:val="center"/>
            <w:hideMark/>
          </w:tcPr>
          <w:p w14:paraId="785881C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93C0A2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72EBD5B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29</w:t>
            </w:r>
          </w:p>
        </w:tc>
        <w:tc>
          <w:tcPr>
            <w:tcW w:w="787" w:type="pct"/>
            <w:tcBorders>
              <w:top w:val="nil"/>
              <w:left w:val="nil"/>
              <w:bottom w:val="single" w:sz="4" w:space="0" w:color="auto"/>
              <w:right w:val="single" w:sz="4" w:space="0" w:color="auto"/>
            </w:tcBorders>
            <w:noWrap/>
            <w:vAlign w:val="center"/>
            <w:hideMark/>
          </w:tcPr>
          <w:p w14:paraId="5C720FF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DB4BC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5DF6CAF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Complete logs of all evaluation runs must be preserved</w:t>
            </w:r>
          </w:p>
        </w:tc>
        <w:tc>
          <w:tcPr>
            <w:tcW w:w="592" w:type="pct"/>
            <w:tcBorders>
              <w:top w:val="nil"/>
              <w:left w:val="nil"/>
              <w:bottom w:val="single" w:sz="4" w:space="0" w:color="auto"/>
              <w:right w:val="single" w:sz="4" w:space="0" w:color="auto"/>
            </w:tcBorders>
            <w:noWrap/>
            <w:vAlign w:val="center"/>
            <w:hideMark/>
          </w:tcPr>
          <w:p w14:paraId="5FD62081" w14:textId="43BA241F"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NF1.10</w:t>
            </w:r>
          </w:p>
        </w:tc>
        <w:tc>
          <w:tcPr>
            <w:tcW w:w="876" w:type="pct"/>
            <w:tcBorders>
              <w:top w:val="nil"/>
              <w:left w:val="nil"/>
              <w:bottom w:val="single" w:sz="4" w:space="0" w:color="auto"/>
              <w:right w:val="single" w:sz="4" w:space="0" w:color="auto"/>
            </w:tcBorders>
            <w:vAlign w:val="center"/>
            <w:hideMark/>
          </w:tcPr>
          <w:p w14:paraId="34A9D17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Audit logging system to verify comprehensive capture and secure storage of all evaluation data</w:t>
            </w:r>
          </w:p>
        </w:tc>
        <w:tc>
          <w:tcPr>
            <w:tcW w:w="374" w:type="pct"/>
            <w:tcBorders>
              <w:top w:val="nil"/>
              <w:left w:val="nil"/>
              <w:bottom w:val="single" w:sz="4" w:space="0" w:color="auto"/>
              <w:right w:val="single" w:sz="4" w:space="0" w:color="auto"/>
            </w:tcBorders>
            <w:noWrap/>
            <w:vAlign w:val="center"/>
            <w:hideMark/>
          </w:tcPr>
          <w:p w14:paraId="71D5FC4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389FD1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F5E7CC4"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30</w:t>
            </w:r>
          </w:p>
        </w:tc>
        <w:tc>
          <w:tcPr>
            <w:tcW w:w="787" w:type="pct"/>
            <w:tcBorders>
              <w:top w:val="nil"/>
              <w:left w:val="nil"/>
              <w:bottom w:val="single" w:sz="4" w:space="0" w:color="auto"/>
              <w:right w:val="single" w:sz="4" w:space="0" w:color="auto"/>
            </w:tcBorders>
            <w:noWrap/>
            <w:vAlign w:val="center"/>
            <w:hideMark/>
          </w:tcPr>
          <w:p w14:paraId="76E55C0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80900F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6C76DE0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Detailed recording of evaluation configurations and parameters</w:t>
            </w:r>
          </w:p>
        </w:tc>
        <w:tc>
          <w:tcPr>
            <w:tcW w:w="592" w:type="pct"/>
            <w:tcBorders>
              <w:top w:val="nil"/>
              <w:left w:val="nil"/>
              <w:bottom w:val="single" w:sz="4" w:space="0" w:color="auto"/>
              <w:right w:val="single" w:sz="4" w:space="0" w:color="auto"/>
            </w:tcBorders>
            <w:noWrap/>
            <w:vAlign w:val="center"/>
            <w:hideMark/>
          </w:tcPr>
          <w:p w14:paraId="27303AF0" w14:textId="503BFC05"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NF1.11</w:t>
            </w:r>
          </w:p>
        </w:tc>
        <w:tc>
          <w:tcPr>
            <w:tcW w:w="876" w:type="pct"/>
            <w:tcBorders>
              <w:top w:val="nil"/>
              <w:left w:val="nil"/>
              <w:bottom w:val="single" w:sz="4" w:space="0" w:color="auto"/>
              <w:right w:val="single" w:sz="4" w:space="0" w:color="auto"/>
            </w:tcBorders>
            <w:vAlign w:val="center"/>
            <w:hideMark/>
          </w:tcPr>
          <w:p w14:paraId="0051C9D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configuration documentation completeness for all evaluation scenarios</w:t>
            </w:r>
          </w:p>
        </w:tc>
        <w:tc>
          <w:tcPr>
            <w:tcW w:w="374" w:type="pct"/>
            <w:tcBorders>
              <w:top w:val="nil"/>
              <w:left w:val="nil"/>
              <w:bottom w:val="single" w:sz="4" w:space="0" w:color="auto"/>
              <w:right w:val="single" w:sz="4" w:space="0" w:color="auto"/>
            </w:tcBorders>
            <w:noWrap/>
            <w:vAlign w:val="center"/>
            <w:hideMark/>
          </w:tcPr>
          <w:p w14:paraId="5CB980A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6A42FCA"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FBFECF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31</w:t>
            </w:r>
          </w:p>
        </w:tc>
        <w:tc>
          <w:tcPr>
            <w:tcW w:w="787" w:type="pct"/>
            <w:tcBorders>
              <w:top w:val="nil"/>
              <w:left w:val="nil"/>
              <w:bottom w:val="single" w:sz="4" w:space="0" w:color="auto"/>
              <w:right w:val="single" w:sz="4" w:space="0" w:color="auto"/>
            </w:tcBorders>
            <w:noWrap/>
            <w:vAlign w:val="center"/>
            <w:hideMark/>
          </w:tcPr>
          <w:p w14:paraId="30F3B39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03DE102"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30EDB6D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Final deliverable must include both raw logs and statistical summaries</w:t>
            </w:r>
          </w:p>
        </w:tc>
        <w:tc>
          <w:tcPr>
            <w:tcW w:w="592" w:type="pct"/>
            <w:tcBorders>
              <w:top w:val="nil"/>
              <w:left w:val="nil"/>
              <w:bottom w:val="single" w:sz="4" w:space="0" w:color="auto"/>
              <w:right w:val="single" w:sz="4" w:space="0" w:color="auto"/>
            </w:tcBorders>
            <w:noWrap/>
            <w:vAlign w:val="center"/>
            <w:hideMark/>
          </w:tcPr>
          <w:p w14:paraId="2A8BF08F" w14:textId="216F83BA"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NF1.12</w:t>
            </w:r>
          </w:p>
        </w:tc>
        <w:tc>
          <w:tcPr>
            <w:tcW w:w="876" w:type="pct"/>
            <w:tcBorders>
              <w:top w:val="nil"/>
              <w:left w:val="nil"/>
              <w:bottom w:val="single" w:sz="4" w:space="0" w:color="auto"/>
              <w:right w:val="single" w:sz="4" w:space="0" w:color="auto"/>
            </w:tcBorders>
            <w:vAlign w:val="center"/>
            <w:hideMark/>
          </w:tcPr>
          <w:p w14:paraId="559855F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output format includes both raw data logs and processed statistical summaries</w:t>
            </w:r>
          </w:p>
        </w:tc>
        <w:tc>
          <w:tcPr>
            <w:tcW w:w="374" w:type="pct"/>
            <w:tcBorders>
              <w:top w:val="nil"/>
              <w:left w:val="nil"/>
              <w:bottom w:val="single" w:sz="4" w:space="0" w:color="auto"/>
              <w:right w:val="single" w:sz="4" w:space="0" w:color="auto"/>
            </w:tcBorders>
            <w:noWrap/>
            <w:vAlign w:val="center"/>
            <w:hideMark/>
          </w:tcPr>
          <w:p w14:paraId="5027EC6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EFF1429"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03CA171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32</w:t>
            </w:r>
          </w:p>
        </w:tc>
        <w:tc>
          <w:tcPr>
            <w:tcW w:w="787" w:type="pct"/>
            <w:tcBorders>
              <w:top w:val="nil"/>
              <w:left w:val="nil"/>
              <w:bottom w:val="single" w:sz="4" w:space="0" w:color="auto"/>
              <w:right w:val="single" w:sz="4" w:space="0" w:color="auto"/>
            </w:tcBorders>
            <w:noWrap/>
            <w:vAlign w:val="center"/>
            <w:hideMark/>
          </w:tcPr>
          <w:p w14:paraId="7AE4F53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C9F543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476E5563" w14:textId="52594684"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must be organised into three distinct rounds</w:t>
            </w:r>
            <w:r w:rsidR="005934D3" w:rsidRPr="00032A5A">
              <w:rPr>
                <w:rFonts w:ascii="Times New Roman" w:eastAsia="Times New Roman" w:hAnsi="Times New Roman" w:cs="Times New Roman"/>
                <w:color w:val="000000"/>
                <w:szCs w:val="22"/>
                <w:lang w:eastAsia="ja-JP"/>
              </w:rPr>
              <w:t>.</w:t>
            </w:r>
            <w:r w:rsidRPr="00032A5A">
              <w:rPr>
                <w:rFonts w:ascii="Times New Roman" w:eastAsia="Times New Roman" w:hAnsi="Times New Roman" w:cs="Times New Roman"/>
                <w:color w:val="000000"/>
                <w:szCs w:val="22"/>
                <w:lang w:eastAsia="ja-JP"/>
              </w:rPr>
              <w:t xml:space="preserve"> (one per OS)</w:t>
            </w:r>
          </w:p>
        </w:tc>
        <w:tc>
          <w:tcPr>
            <w:tcW w:w="592" w:type="pct"/>
            <w:tcBorders>
              <w:top w:val="nil"/>
              <w:left w:val="nil"/>
              <w:bottom w:val="single" w:sz="4" w:space="0" w:color="auto"/>
              <w:right w:val="single" w:sz="4" w:space="0" w:color="auto"/>
            </w:tcBorders>
            <w:noWrap/>
            <w:vAlign w:val="center"/>
            <w:hideMark/>
          </w:tcPr>
          <w:p w14:paraId="6ECE9286" w14:textId="6E038F8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NF1.13</w:t>
            </w:r>
          </w:p>
        </w:tc>
        <w:tc>
          <w:tcPr>
            <w:tcW w:w="876" w:type="pct"/>
            <w:tcBorders>
              <w:top w:val="nil"/>
              <w:left w:val="nil"/>
              <w:bottom w:val="single" w:sz="4" w:space="0" w:color="auto"/>
              <w:right w:val="single" w:sz="4" w:space="0" w:color="auto"/>
            </w:tcBorders>
            <w:vAlign w:val="center"/>
            <w:hideMark/>
          </w:tcPr>
          <w:p w14:paraId="05D81D8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evaluation plan organisation and implementation of separate, controlled evaluation cycles</w:t>
            </w:r>
          </w:p>
        </w:tc>
        <w:tc>
          <w:tcPr>
            <w:tcW w:w="374" w:type="pct"/>
            <w:tcBorders>
              <w:top w:val="nil"/>
              <w:left w:val="nil"/>
              <w:bottom w:val="single" w:sz="4" w:space="0" w:color="auto"/>
              <w:right w:val="single" w:sz="4" w:space="0" w:color="auto"/>
            </w:tcBorders>
            <w:noWrap/>
            <w:vAlign w:val="center"/>
            <w:hideMark/>
          </w:tcPr>
          <w:p w14:paraId="4EF1D82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E0805E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AB52C4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33</w:t>
            </w:r>
          </w:p>
        </w:tc>
        <w:tc>
          <w:tcPr>
            <w:tcW w:w="787" w:type="pct"/>
            <w:tcBorders>
              <w:top w:val="nil"/>
              <w:left w:val="nil"/>
              <w:bottom w:val="single" w:sz="4" w:space="0" w:color="auto"/>
              <w:right w:val="single" w:sz="4" w:space="0" w:color="auto"/>
            </w:tcBorders>
            <w:noWrap/>
            <w:vAlign w:val="center"/>
            <w:hideMark/>
          </w:tcPr>
          <w:p w14:paraId="636F9EC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C2AA74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B606C72" w14:textId="599F43E1"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xml:space="preserve">Consistent evaluation procedures must be followed across all </w:t>
            </w:r>
            <w:r w:rsidR="0075631B" w:rsidRPr="00032A5A">
              <w:rPr>
                <w:rFonts w:ascii="Times New Roman" w:eastAsia="Times New Roman" w:hAnsi="Times New Roman" w:cs="Times New Roman"/>
                <w:color w:val="000000"/>
                <w:szCs w:val="22"/>
                <w:lang w:eastAsia="ja-JP"/>
              </w:rPr>
              <w:t>operating system rounds.</w:t>
            </w:r>
          </w:p>
        </w:tc>
        <w:tc>
          <w:tcPr>
            <w:tcW w:w="592" w:type="pct"/>
            <w:tcBorders>
              <w:top w:val="nil"/>
              <w:left w:val="nil"/>
              <w:bottom w:val="single" w:sz="4" w:space="0" w:color="auto"/>
              <w:right w:val="single" w:sz="4" w:space="0" w:color="auto"/>
            </w:tcBorders>
            <w:noWrap/>
            <w:vAlign w:val="center"/>
            <w:hideMark/>
          </w:tcPr>
          <w:p w14:paraId="5D2D0B7B" w14:textId="6D29C40D"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NF1.14</w:t>
            </w:r>
          </w:p>
        </w:tc>
        <w:tc>
          <w:tcPr>
            <w:tcW w:w="876" w:type="pct"/>
            <w:tcBorders>
              <w:top w:val="nil"/>
              <w:left w:val="nil"/>
              <w:bottom w:val="single" w:sz="4" w:space="0" w:color="auto"/>
              <w:right w:val="single" w:sz="4" w:space="0" w:color="auto"/>
            </w:tcBorders>
            <w:vAlign w:val="center"/>
            <w:hideMark/>
          </w:tcPr>
          <w:p w14:paraId="241E651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Audit evaluation execution logs to confirm procedural consistency across all evaluation rounds</w:t>
            </w:r>
          </w:p>
        </w:tc>
        <w:tc>
          <w:tcPr>
            <w:tcW w:w="374" w:type="pct"/>
            <w:tcBorders>
              <w:top w:val="nil"/>
              <w:left w:val="nil"/>
              <w:bottom w:val="single" w:sz="4" w:space="0" w:color="auto"/>
              <w:right w:val="single" w:sz="4" w:space="0" w:color="auto"/>
            </w:tcBorders>
            <w:noWrap/>
            <w:vAlign w:val="center"/>
            <w:hideMark/>
          </w:tcPr>
          <w:p w14:paraId="3D1A1E4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8BD283A"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04D7115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34</w:t>
            </w:r>
          </w:p>
        </w:tc>
        <w:tc>
          <w:tcPr>
            <w:tcW w:w="787" w:type="pct"/>
            <w:tcBorders>
              <w:top w:val="nil"/>
              <w:left w:val="nil"/>
              <w:bottom w:val="single" w:sz="8" w:space="0" w:color="auto"/>
              <w:right w:val="single" w:sz="4" w:space="0" w:color="auto"/>
            </w:tcBorders>
            <w:noWrap/>
            <w:vAlign w:val="center"/>
            <w:hideMark/>
          </w:tcPr>
          <w:p w14:paraId="49BFEBD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62C7D01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R15</w:t>
            </w:r>
          </w:p>
        </w:tc>
        <w:tc>
          <w:tcPr>
            <w:tcW w:w="856" w:type="pct"/>
            <w:tcBorders>
              <w:top w:val="nil"/>
              <w:left w:val="nil"/>
              <w:bottom w:val="single" w:sz="8" w:space="0" w:color="auto"/>
              <w:right w:val="single" w:sz="4" w:space="0" w:color="auto"/>
            </w:tcBorders>
            <w:vAlign w:val="center"/>
            <w:hideMark/>
          </w:tcPr>
          <w:p w14:paraId="2687615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Comparison data must allow for direct analysis between operating systems</w:t>
            </w:r>
          </w:p>
        </w:tc>
        <w:tc>
          <w:tcPr>
            <w:tcW w:w="592" w:type="pct"/>
            <w:tcBorders>
              <w:top w:val="nil"/>
              <w:left w:val="nil"/>
              <w:bottom w:val="single" w:sz="8" w:space="0" w:color="auto"/>
              <w:right w:val="single" w:sz="4" w:space="0" w:color="auto"/>
            </w:tcBorders>
            <w:noWrap/>
            <w:vAlign w:val="center"/>
            <w:hideMark/>
          </w:tcPr>
          <w:p w14:paraId="32AE3606" w14:textId="718F8A0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NF1.15</w:t>
            </w:r>
          </w:p>
        </w:tc>
        <w:tc>
          <w:tcPr>
            <w:tcW w:w="876" w:type="pct"/>
            <w:tcBorders>
              <w:top w:val="nil"/>
              <w:left w:val="nil"/>
              <w:bottom w:val="single" w:sz="8" w:space="0" w:color="auto"/>
              <w:right w:val="single" w:sz="4" w:space="0" w:color="auto"/>
            </w:tcBorders>
            <w:vAlign w:val="center"/>
            <w:hideMark/>
          </w:tcPr>
          <w:p w14:paraId="605B61D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data normalisation and comparison methodologies for cross-platform analysis</w:t>
            </w:r>
          </w:p>
        </w:tc>
        <w:tc>
          <w:tcPr>
            <w:tcW w:w="374" w:type="pct"/>
            <w:tcBorders>
              <w:top w:val="nil"/>
              <w:left w:val="nil"/>
              <w:bottom w:val="single" w:sz="8" w:space="0" w:color="auto"/>
              <w:right w:val="single" w:sz="4" w:space="0" w:color="auto"/>
            </w:tcBorders>
            <w:noWrap/>
            <w:vAlign w:val="center"/>
            <w:hideMark/>
          </w:tcPr>
          <w:p w14:paraId="2CC550E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25ADB0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BBCF409"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35</w:t>
            </w:r>
          </w:p>
        </w:tc>
        <w:tc>
          <w:tcPr>
            <w:tcW w:w="787" w:type="pct"/>
            <w:tcBorders>
              <w:top w:val="nil"/>
              <w:left w:val="nil"/>
              <w:bottom w:val="single" w:sz="4" w:space="0" w:color="auto"/>
              <w:right w:val="single" w:sz="4" w:space="0" w:color="auto"/>
            </w:tcBorders>
            <w:noWrap/>
            <w:vAlign w:val="center"/>
            <w:hideMark/>
          </w:tcPr>
          <w:p w14:paraId="1AEAFB9A"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Out of Scope</w:t>
            </w:r>
          </w:p>
        </w:tc>
        <w:tc>
          <w:tcPr>
            <w:tcW w:w="725" w:type="pct"/>
            <w:tcBorders>
              <w:top w:val="nil"/>
              <w:left w:val="nil"/>
              <w:bottom w:val="single" w:sz="4" w:space="0" w:color="auto"/>
              <w:right w:val="single" w:sz="4" w:space="0" w:color="auto"/>
            </w:tcBorders>
            <w:noWrap/>
            <w:vAlign w:val="center"/>
            <w:hideMark/>
          </w:tcPr>
          <w:p w14:paraId="43C3000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2AE44E5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Acquisition of the four PCs required for evaluation</w:t>
            </w:r>
          </w:p>
        </w:tc>
        <w:tc>
          <w:tcPr>
            <w:tcW w:w="592" w:type="pct"/>
            <w:tcBorders>
              <w:top w:val="nil"/>
              <w:left w:val="nil"/>
              <w:bottom w:val="single" w:sz="4" w:space="0" w:color="auto"/>
              <w:right w:val="single" w:sz="4" w:space="0" w:color="auto"/>
            </w:tcBorders>
            <w:noWrap/>
            <w:vAlign w:val="center"/>
            <w:hideMark/>
          </w:tcPr>
          <w:p w14:paraId="139EB5A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AAC85A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790A01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6E13F4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290EC9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36</w:t>
            </w:r>
          </w:p>
        </w:tc>
        <w:tc>
          <w:tcPr>
            <w:tcW w:w="787" w:type="pct"/>
            <w:tcBorders>
              <w:top w:val="nil"/>
              <w:left w:val="nil"/>
              <w:bottom w:val="single" w:sz="4" w:space="0" w:color="auto"/>
              <w:right w:val="single" w:sz="4" w:space="0" w:color="auto"/>
            </w:tcBorders>
            <w:noWrap/>
            <w:vAlign w:val="center"/>
            <w:hideMark/>
          </w:tcPr>
          <w:p w14:paraId="1CD02E6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991C47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682B044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Physical installation and configuration of hardware</w:t>
            </w:r>
          </w:p>
        </w:tc>
        <w:tc>
          <w:tcPr>
            <w:tcW w:w="592" w:type="pct"/>
            <w:tcBorders>
              <w:top w:val="nil"/>
              <w:left w:val="nil"/>
              <w:bottom w:val="single" w:sz="4" w:space="0" w:color="auto"/>
              <w:right w:val="single" w:sz="4" w:space="0" w:color="auto"/>
            </w:tcBorders>
            <w:noWrap/>
            <w:vAlign w:val="center"/>
            <w:hideMark/>
          </w:tcPr>
          <w:p w14:paraId="554F621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1721D4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1DB588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67C73C5"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A44DAF7"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37</w:t>
            </w:r>
          </w:p>
        </w:tc>
        <w:tc>
          <w:tcPr>
            <w:tcW w:w="787" w:type="pct"/>
            <w:tcBorders>
              <w:top w:val="nil"/>
              <w:left w:val="nil"/>
              <w:bottom w:val="single" w:sz="4" w:space="0" w:color="auto"/>
              <w:right w:val="single" w:sz="4" w:space="0" w:color="auto"/>
            </w:tcBorders>
            <w:noWrap/>
            <w:vAlign w:val="center"/>
            <w:hideMark/>
          </w:tcPr>
          <w:p w14:paraId="0E90DF3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6D1192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EBDC50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Initial operating system installations</w:t>
            </w:r>
          </w:p>
        </w:tc>
        <w:tc>
          <w:tcPr>
            <w:tcW w:w="592" w:type="pct"/>
            <w:tcBorders>
              <w:top w:val="nil"/>
              <w:left w:val="nil"/>
              <w:bottom w:val="single" w:sz="4" w:space="0" w:color="auto"/>
              <w:right w:val="single" w:sz="4" w:space="0" w:color="auto"/>
            </w:tcBorders>
            <w:noWrap/>
            <w:vAlign w:val="center"/>
            <w:hideMark/>
          </w:tcPr>
          <w:p w14:paraId="513C86A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0721F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EAEE46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885603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F72232F"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38</w:t>
            </w:r>
          </w:p>
        </w:tc>
        <w:tc>
          <w:tcPr>
            <w:tcW w:w="787" w:type="pct"/>
            <w:tcBorders>
              <w:top w:val="nil"/>
              <w:left w:val="nil"/>
              <w:bottom w:val="single" w:sz="4" w:space="0" w:color="auto"/>
              <w:right w:val="single" w:sz="4" w:space="0" w:color="auto"/>
            </w:tcBorders>
            <w:noWrap/>
            <w:vAlign w:val="center"/>
            <w:hideMark/>
          </w:tcPr>
          <w:p w14:paraId="38BC9B0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693B33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5B4FC2E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Network facility and power supply</w:t>
            </w:r>
          </w:p>
        </w:tc>
        <w:tc>
          <w:tcPr>
            <w:tcW w:w="592" w:type="pct"/>
            <w:tcBorders>
              <w:top w:val="nil"/>
              <w:left w:val="nil"/>
              <w:bottom w:val="single" w:sz="4" w:space="0" w:color="auto"/>
              <w:right w:val="single" w:sz="4" w:space="0" w:color="auto"/>
            </w:tcBorders>
            <w:noWrap/>
            <w:vAlign w:val="center"/>
            <w:hideMark/>
          </w:tcPr>
          <w:p w14:paraId="1DF554B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7C0A64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64B901C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E3A36B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1FCA1287"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39</w:t>
            </w:r>
          </w:p>
        </w:tc>
        <w:tc>
          <w:tcPr>
            <w:tcW w:w="787" w:type="pct"/>
            <w:tcBorders>
              <w:top w:val="nil"/>
              <w:left w:val="nil"/>
              <w:bottom w:val="single" w:sz="4" w:space="0" w:color="auto"/>
              <w:right w:val="single" w:sz="4" w:space="0" w:color="auto"/>
            </w:tcBorders>
            <w:noWrap/>
            <w:vAlign w:val="center"/>
            <w:hideMark/>
          </w:tcPr>
          <w:p w14:paraId="26357D0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D09D03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2C862FB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Physical security of the evaluation environment</w:t>
            </w:r>
          </w:p>
        </w:tc>
        <w:tc>
          <w:tcPr>
            <w:tcW w:w="592" w:type="pct"/>
            <w:tcBorders>
              <w:top w:val="nil"/>
              <w:left w:val="nil"/>
              <w:bottom w:val="single" w:sz="4" w:space="0" w:color="auto"/>
              <w:right w:val="single" w:sz="4" w:space="0" w:color="auto"/>
            </w:tcBorders>
            <w:noWrap/>
            <w:vAlign w:val="center"/>
            <w:hideMark/>
          </w:tcPr>
          <w:p w14:paraId="32E24A7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E4E904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7024C6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E49612D"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A517A13"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40</w:t>
            </w:r>
          </w:p>
        </w:tc>
        <w:tc>
          <w:tcPr>
            <w:tcW w:w="787" w:type="pct"/>
            <w:tcBorders>
              <w:top w:val="nil"/>
              <w:left w:val="nil"/>
              <w:bottom w:val="single" w:sz="4" w:space="0" w:color="auto"/>
              <w:right w:val="single" w:sz="4" w:space="0" w:color="auto"/>
            </w:tcBorders>
            <w:noWrap/>
            <w:vAlign w:val="center"/>
            <w:hideMark/>
          </w:tcPr>
          <w:p w14:paraId="12C4E6D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6D8D24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670881A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Environmental controls of the evaluation facility</w:t>
            </w:r>
          </w:p>
        </w:tc>
        <w:tc>
          <w:tcPr>
            <w:tcW w:w="592" w:type="pct"/>
            <w:tcBorders>
              <w:top w:val="nil"/>
              <w:left w:val="nil"/>
              <w:bottom w:val="single" w:sz="4" w:space="0" w:color="auto"/>
              <w:right w:val="single" w:sz="4" w:space="0" w:color="auto"/>
            </w:tcBorders>
            <w:noWrap/>
            <w:vAlign w:val="center"/>
            <w:hideMark/>
          </w:tcPr>
          <w:p w14:paraId="4C63C26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A25F39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CFE993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D7839BA"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021AEA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41</w:t>
            </w:r>
          </w:p>
        </w:tc>
        <w:tc>
          <w:tcPr>
            <w:tcW w:w="787" w:type="pct"/>
            <w:tcBorders>
              <w:top w:val="nil"/>
              <w:left w:val="nil"/>
              <w:bottom w:val="single" w:sz="4" w:space="0" w:color="auto"/>
              <w:right w:val="single" w:sz="4" w:space="0" w:color="auto"/>
            </w:tcBorders>
            <w:noWrap/>
            <w:vAlign w:val="center"/>
            <w:hideMark/>
          </w:tcPr>
          <w:p w14:paraId="2736E69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038C3C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1CBAEBB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Long-term maintenance of the evaluation environment</w:t>
            </w:r>
          </w:p>
        </w:tc>
        <w:tc>
          <w:tcPr>
            <w:tcW w:w="592" w:type="pct"/>
            <w:tcBorders>
              <w:top w:val="nil"/>
              <w:left w:val="nil"/>
              <w:bottom w:val="single" w:sz="4" w:space="0" w:color="auto"/>
              <w:right w:val="single" w:sz="4" w:space="0" w:color="auto"/>
            </w:tcBorders>
            <w:noWrap/>
            <w:vAlign w:val="center"/>
            <w:hideMark/>
          </w:tcPr>
          <w:p w14:paraId="49F1266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35AB5E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A0218A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7B6D7E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84B487F"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42</w:t>
            </w:r>
          </w:p>
        </w:tc>
        <w:tc>
          <w:tcPr>
            <w:tcW w:w="787" w:type="pct"/>
            <w:tcBorders>
              <w:top w:val="nil"/>
              <w:left w:val="nil"/>
              <w:bottom w:val="single" w:sz="4" w:space="0" w:color="auto"/>
              <w:right w:val="single" w:sz="4" w:space="0" w:color="auto"/>
            </w:tcBorders>
            <w:noWrap/>
            <w:vAlign w:val="center"/>
            <w:hideMark/>
          </w:tcPr>
          <w:p w14:paraId="5B29054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BB75A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659CE50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Ongoing support for the configured systems</w:t>
            </w:r>
          </w:p>
        </w:tc>
        <w:tc>
          <w:tcPr>
            <w:tcW w:w="592" w:type="pct"/>
            <w:tcBorders>
              <w:top w:val="nil"/>
              <w:left w:val="nil"/>
              <w:bottom w:val="single" w:sz="4" w:space="0" w:color="auto"/>
              <w:right w:val="single" w:sz="4" w:space="0" w:color="auto"/>
            </w:tcBorders>
            <w:noWrap/>
            <w:vAlign w:val="center"/>
            <w:hideMark/>
          </w:tcPr>
          <w:p w14:paraId="4F0C00B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84098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66F525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AA9007C"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C8696C3"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43</w:t>
            </w:r>
          </w:p>
        </w:tc>
        <w:tc>
          <w:tcPr>
            <w:tcW w:w="787" w:type="pct"/>
            <w:tcBorders>
              <w:top w:val="nil"/>
              <w:left w:val="nil"/>
              <w:bottom w:val="single" w:sz="4" w:space="0" w:color="auto"/>
              <w:right w:val="single" w:sz="4" w:space="0" w:color="auto"/>
            </w:tcBorders>
            <w:noWrap/>
            <w:vAlign w:val="center"/>
            <w:hideMark/>
          </w:tcPr>
          <w:p w14:paraId="22526D6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3B51C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31BDC8F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Application of findings to production networks</w:t>
            </w:r>
          </w:p>
        </w:tc>
        <w:tc>
          <w:tcPr>
            <w:tcW w:w="592" w:type="pct"/>
            <w:tcBorders>
              <w:top w:val="nil"/>
              <w:left w:val="nil"/>
              <w:bottom w:val="single" w:sz="4" w:space="0" w:color="auto"/>
              <w:right w:val="single" w:sz="4" w:space="0" w:color="auto"/>
            </w:tcBorders>
            <w:noWrap/>
            <w:vAlign w:val="center"/>
            <w:hideMark/>
          </w:tcPr>
          <w:p w14:paraId="58D46F7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8C62FF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62A952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0992F5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408496E6"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44</w:t>
            </w:r>
          </w:p>
        </w:tc>
        <w:tc>
          <w:tcPr>
            <w:tcW w:w="787" w:type="pct"/>
            <w:tcBorders>
              <w:top w:val="nil"/>
              <w:left w:val="nil"/>
              <w:bottom w:val="single" w:sz="4" w:space="0" w:color="auto"/>
              <w:right w:val="single" w:sz="4" w:space="0" w:color="auto"/>
            </w:tcBorders>
            <w:noWrap/>
            <w:vAlign w:val="center"/>
            <w:hideMark/>
          </w:tcPr>
          <w:p w14:paraId="399DC72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4EDF59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7F3743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Performance optimisation recommendations beyond evaluation results</w:t>
            </w:r>
          </w:p>
        </w:tc>
        <w:tc>
          <w:tcPr>
            <w:tcW w:w="592" w:type="pct"/>
            <w:tcBorders>
              <w:top w:val="nil"/>
              <w:left w:val="nil"/>
              <w:bottom w:val="single" w:sz="4" w:space="0" w:color="auto"/>
              <w:right w:val="single" w:sz="4" w:space="0" w:color="auto"/>
            </w:tcBorders>
            <w:noWrap/>
            <w:vAlign w:val="center"/>
            <w:hideMark/>
          </w:tcPr>
          <w:p w14:paraId="01BDBA5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6A2986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6BECBB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6E9E14D"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6FB95DD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45</w:t>
            </w:r>
          </w:p>
        </w:tc>
        <w:tc>
          <w:tcPr>
            <w:tcW w:w="787" w:type="pct"/>
            <w:tcBorders>
              <w:top w:val="nil"/>
              <w:left w:val="nil"/>
              <w:bottom w:val="single" w:sz="4" w:space="0" w:color="auto"/>
              <w:right w:val="single" w:sz="4" w:space="0" w:color="auto"/>
            </w:tcBorders>
            <w:noWrap/>
            <w:vAlign w:val="center"/>
            <w:hideMark/>
          </w:tcPr>
          <w:p w14:paraId="3550EC8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C8EA32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0716CEA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of operating systems beyond the specified three distributions</w:t>
            </w:r>
          </w:p>
        </w:tc>
        <w:tc>
          <w:tcPr>
            <w:tcW w:w="592" w:type="pct"/>
            <w:tcBorders>
              <w:top w:val="nil"/>
              <w:left w:val="nil"/>
              <w:bottom w:val="single" w:sz="4" w:space="0" w:color="auto"/>
              <w:right w:val="single" w:sz="4" w:space="0" w:color="auto"/>
            </w:tcBorders>
            <w:noWrap/>
            <w:vAlign w:val="center"/>
            <w:hideMark/>
          </w:tcPr>
          <w:p w14:paraId="1103170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3E96C45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8F6961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0CAB226"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35753019"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46</w:t>
            </w:r>
          </w:p>
        </w:tc>
        <w:tc>
          <w:tcPr>
            <w:tcW w:w="787" w:type="pct"/>
            <w:tcBorders>
              <w:top w:val="nil"/>
              <w:left w:val="nil"/>
              <w:bottom w:val="single" w:sz="4" w:space="0" w:color="auto"/>
              <w:right w:val="single" w:sz="4" w:space="0" w:color="auto"/>
            </w:tcBorders>
            <w:noWrap/>
            <w:vAlign w:val="center"/>
            <w:hideMark/>
          </w:tcPr>
          <w:p w14:paraId="6BC302D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5141E2"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4F59491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Network configurations other than the specified topology</w:t>
            </w:r>
          </w:p>
        </w:tc>
        <w:tc>
          <w:tcPr>
            <w:tcW w:w="592" w:type="pct"/>
            <w:tcBorders>
              <w:top w:val="nil"/>
              <w:left w:val="nil"/>
              <w:bottom w:val="single" w:sz="4" w:space="0" w:color="auto"/>
              <w:right w:val="single" w:sz="4" w:space="0" w:color="auto"/>
            </w:tcBorders>
            <w:noWrap/>
            <w:vAlign w:val="center"/>
            <w:hideMark/>
          </w:tcPr>
          <w:p w14:paraId="2F5647A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C07D06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2D1AC4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398854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B2148F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47</w:t>
            </w:r>
          </w:p>
        </w:tc>
        <w:tc>
          <w:tcPr>
            <w:tcW w:w="787" w:type="pct"/>
            <w:tcBorders>
              <w:top w:val="nil"/>
              <w:left w:val="nil"/>
              <w:bottom w:val="single" w:sz="4" w:space="0" w:color="auto"/>
              <w:right w:val="single" w:sz="4" w:space="0" w:color="auto"/>
            </w:tcBorders>
            <w:noWrap/>
            <w:vAlign w:val="center"/>
            <w:hideMark/>
          </w:tcPr>
          <w:p w14:paraId="36F96B5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997141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53EA6E0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of protocols beyond TCP and UDP</w:t>
            </w:r>
          </w:p>
        </w:tc>
        <w:tc>
          <w:tcPr>
            <w:tcW w:w="592" w:type="pct"/>
            <w:tcBorders>
              <w:top w:val="nil"/>
              <w:left w:val="nil"/>
              <w:bottom w:val="single" w:sz="4" w:space="0" w:color="auto"/>
              <w:right w:val="single" w:sz="4" w:space="0" w:color="auto"/>
            </w:tcBorders>
            <w:noWrap/>
            <w:vAlign w:val="center"/>
            <w:hideMark/>
          </w:tcPr>
          <w:p w14:paraId="638BDAC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07560FF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BB0401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03DE7DA"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D3CFDF6"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48</w:t>
            </w:r>
          </w:p>
        </w:tc>
        <w:tc>
          <w:tcPr>
            <w:tcW w:w="787" w:type="pct"/>
            <w:tcBorders>
              <w:top w:val="nil"/>
              <w:left w:val="nil"/>
              <w:bottom w:val="single" w:sz="4" w:space="0" w:color="auto"/>
              <w:right w:val="single" w:sz="4" w:space="0" w:color="auto"/>
            </w:tcBorders>
            <w:noWrap/>
            <w:vAlign w:val="center"/>
            <w:hideMark/>
          </w:tcPr>
          <w:p w14:paraId="77E776B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5C16A9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6822500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Performance evaluation at speeds exceeding gigabit Ethernet</w:t>
            </w:r>
          </w:p>
        </w:tc>
        <w:tc>
          <w:tcPr>
            <w:tcW w:w="592" w:type="pct"/>
            <w:tcBorders>
              <w:top w:val="nil"/>
              <w:left w:val="nil"/>
              <w:bottom w:val="single" w:sz="4" w:space="0" w:color="auto"/>
              <w:right w:val="single" w:sz="4" w:space="0" w:color="auto"/>
            </w:tcBorders>
            <w:noWrap/>
            <w:vAlign w:val="center"/>
            <w:hideMark/>
          </w:tcPr>
          <w:p w14:paraId="0766344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76F15A8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242B67E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BB56AE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51F4755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49</w:t>
            </w:r>
          </w:p>
        </w:tc>
        <w:tc>
          <w:tcPr>
            <w:tcW w:w="787" w:type="pct"/>
            <w:tcBorders>
              <w:top w:val="nil"/>
              <w:left w:val="nil"/>
              <w:bottom w:val="single" w:sz="4" w:space="0" w:color="auto"/>
              <w:right w:val="single" w:sz="4" w:space="0" w:color="auto"/>
            </w:tcBorders>
            <w:noWrap/>
            <w:vAlign w:val="center"/>
            <w:hideMark/>
          </w:tcPr>
          <w:p w14:paraId="2A46F1C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EB5872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150FB22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Addressing performance issues identified during evaluation</w:t>
            </w:r>
          </w:p>
        </w:tc>
        <w:tc>
          <w:tcPr>
            <w:tcW w:w="592" w:type="pct"/>
            <w:tcBorders>
              <w:top w:val="nil"/>
              <w:left w:val="nil"/>
              <w:bottom w:val="single" w:sz="4" w:space="0" w:color="auto"/>
              <w:right w:val="single" w:sz="4" w:space="0" w:color="auto"/>
            </w:tcBorders>
            <w:noWrap/>
            <w:vAlign w:val="center"/>
            <w:hideMark/>
          </w:tcPr>
          <w:p w14:paraId="1633205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26BB79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96DFDF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CDB209F"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9D2651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50</w:t>
            </w:r>
          </w:p>
        </w:tc>
        <w:tc>
          <w:tcPr>
            <w:tcW w:w="787" w:type="pct"/>
            <w:tcBorders>
              <w:top w:val="nil"/>
              <w:left w:val="nil"/>
              <w:bottom w:val="single" w:sz="4" w:space="0" w:color="auto"/>
              <w:right w:val="single" w:sz="4" w:space="0" w:color="auto"/>
            </w:tcBorders>
            <w:noWrap/>
            <w:vAlign w:val="center"/>
            <w:hideMark/>
          </w:tcPr>
          <w:p w14:paraId="677D59B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EE8391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3DE41A1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Implementing changes to improve network performance</w:t>
            </w:r>
          </w:p>
        </w:tc>
        <w:tc>
          <w:tcPr>
            <w:tcW w:w="592" w:type="pct"/>
            <w:tcBorders>
              <w:top w:val="nil"/>
              <w:left w:val="nil"/>
              <w:bottom w:val="single" w:sz="4" w:space="0" w:color="auto"/>
              <w:right w:val="single" w:sz="4" w:space="0" w:color="auto"/>
            </w:tcBorders>
            <w:noWrap/>
            <w:vAlign w:val="center"/>
            <w:hideMark/>
          </w:tcPr>
          <w:p w14:paraId="72CA27F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06D1F3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553D9E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FEA0692"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D7F6C5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51</w:t>
            </w:r>
          </w:p>
        </w:tc>
        <w:tc>
          <w:tcPr>
            <w:tcW w:w="787" w:type="pct"/>
            <w:tcBorders>
              <w:top w:val="nil"/>
              <w:left w:val="nil"/>
              <w:bottom w:val="single" w:sz="4" w:space="0" w:color="auto"/>
              <w:right w:val="single" w:sz="4" w:space="0" w:color="auto"/>
            </w:tcBorders>
            <w:noWrap/>
            <w:vAlign w:val="center"/>
            <w:hideMark/>
          </w:tcPr>
          <w:p w14:paraId="1C6B69A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C1A3E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22B9CC8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Troubleshooting underlying hardware issues</w:t>
            </w:r>
          </w:p>
        </w:tc>
        <w:tc>
          <w:tcPr>
            <w:tcW w:w="592" w:type="pct"/>
            <w:tcBorders>
              <w:top w:val="nil"/>
              <w:left w:val="nil"/>
              <w:bottom w:val="single" w:sz="4" w:space="0" w:color="auto"/>
              <w:right w:val="single" w:sz="4" w:space="0" w:color="auto"/>
            </w:tcBorders>
            <w:noWrap/>
            <w:vAlign w:val="center"/>
            <w:hideMark/>
          </w:tcPr>
          <w:p w14:paraId="4CE746C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F9433C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39395E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bl>
    <w:p w14:paraId="1E48DE31" w14:textId="10A8C7AE" w:rsidR="0007515C" w:rsidRPr="00032A5A"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6B89E9BC" w14:textId="071C33A4" w:rsidR="00B6447F" w:rsidRPr="00032A5A" w:rsidRDefault="00CE51B9" w:rsidP="00CE51B9">
      <w:pPr>
        <w:pStyle w:val="Heading2"/>
        <w:rPr>
          <w:rFonts w:cs="Times New Roman"/>
        </w:rPr>
      </w:pPr>
      <w:bookmarkStart w:id="372" w:name="_Toc195128365"/>
      <w:bookmarkStart w:id="373" w:name="_Ref194813889"/>
      <w:bookmarkStart w:id="374" w:name="_Ref195128520"/>
      <w:bookmarkStart w:id="375" w:name="_Toc195128882"/>
      <w:r w:rsidRPr="00032A5A">
        <w:rPr>
          <w:rFonts w:cs="Times New Roman"/>
        </w:rPr>
        <w:lastRenderedPageBreak/>
        <w:t xml:space="preserve">Appendix </w:t>
      </w:r>
      <w:r w:rsidR="00A06184" w:rsidRPr="00032A5A">
        <w:rPr>
          <w:rFonts w:cs="Times New Roman"/>
        </w:rPr>
        <w:fldChar w:fldCharType="begin"/>
      </w:r>
      <w:r w:rsidR="00A06184" w:rsidRPr="00032A5A">
        <w:rPr>
          <w:rFonts w:cs="Times New Roman"/>
        </w:rPr>
        <w:instrText xml:space="preserve"> SEQ Appendix \* ALPHABETIC </w:instrText>
      </w:r>
      <w:r w:rsidR="00A06184" w:rsidRPr="00032A5A">
        <w:rPr>
          <w:rFonts w:cs="Times New Roman"/>
        </w:rPr>
        <w:fldChar w:fldCharType="separate"/>
      </w:r>
      <w:r w:rsidR="00431F8B">
        <w:rPr>
          <w:rFonts w:cs="Times New Roman"/>
          <w:noProof/>
        </w:rPr>
        <w:t>M</w:t>
      </w:r>
      <w:r w:rsidR="00A06184" w:rsidRPr="00032A5A">
        <w:rPr>
          <w:rFonts w:cs="Times New Roman"/>
        </w:rPr>
        <w:fldChar w:fldCharType="end"/>
      </w:r>
      <w:bookmarkEnd w:id="374"/>
      <w:r w:rsidRPr="00032A5A">
        <w:rPr>
          <w:rFonts w:cs="Times New Roman"/>
        </w:rPr>
        <w:t xml:space="preserve"> – Project Charter</w:t>
      </w:r>
      <w:bookmarkEnd w:id="372"/>
      <w:bookmarkEnd w:id="375"/>
    </w:p>
    <w:p w14:paraId="79AFDD21" w14:textId="77777777" w:rsidR="005D6DC5" w:rsidRPr="00032A5A" w:rsidRDefault="005D6DC5" w:rsidP="005D6DC5">
      <w:pPr>
        <w:pStyle w:val="Title"/>
        <w:jc w:val="center"/>
        <w:rPr>
          <w:rFonts w:ascii="Times New Roman" w:hAnsi="Times New Roman" w:cs="Times New Roman"/>
          <w:sz w:val="32"/>
          <w:szCs w:val="32"/>
        </w:rPr>
      </w:pPr>
      <w:r w:rsidRPr="00032A5A">
        <w:rPr>
          <w:rFonts w:ascii="Times New Roman" w:hAnsi="Times New Roman" w:cs="Times New Roman"/>
          <w:sz w:val="32"/>
          <w:szCs w:val="32"/>
        </w:rPr>
        <w:t>Project Charter</w:t>
      </w:r>
    </w:p>
    <w:p w14:paraId="6AC342FB" w14:textId="77777777" w:rsidR="005D6DC5" w:rsidRPr="00032A5A" w:rsidRDefault="005D6DC5" w:rsidP="005D6DC5">
      <w:pPr>
        <w:rPr>
          <w:rFonts w:ascii="Times New Roman" w:hAnsi="Times New Roman" w:cs="Times New Roman"/>
          <w:b/>
          <w:bCs/>
        </w:rPr>
      </w:pPr>
    </w:p>
    <w:p w14:paraId="5FED8B19"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Project Title</w:t>
      </w:r>
      <w:r w:rsidRPr="00032A5A">
        <w:rPr>
          <w:rFonts w:ascii="Times New Roman" w:hAnsi="Times New Roman" w:cs="Times New Roman"/>
        </w:rPr>
        <w:t xml:space="preserve">: </w:t>
      </w:r>
    </w:p>
    <w:p w14:paraId="36FE17D9" w14:textId="77777777" w:rsidR="005D6DC5" w:rsidRPr="00032A5A" w:rsidRDefault="005D6DC5" w:rsidP="005D6DC5">
      <w:pPr>
        <w:rPr>
          <w:rFonts w:ascii="Times New Roman" w:hAnsi="Times New Roman" w:cs="Times New Roman"/>
        </w:rPr>
      </w:pPr>
      <w:r w:rsidRPr="00032A5A">
        <w:rPr>
          <w:rFonts w:ascii="Times New Roman" w:hAnsi="Times New Roman" w:cs="Times New Roman"/>
        </w:rPr>
        <w:t>Network Performance Evaluation on Linux Based Operating Systems – Physical Team</w:t>
      </w:r>
    </w:p>
    <w:p w14:paraId="4CE5AA89" w14:textId="77777777" w:rsidR="005D6DC5" w:rsidRPr="00032A5A" w:rsidRDefault="005D6DC5" w:rsidP="005D6DC5">
      <w:pPr>
        <w:rPr>
          <w:rFonts w:ascii="Times New Roman" w:hAnsi="Times New Roman" w:cs="Times New Roman"/>
          <w:b/>
          <w:bCs/>
        </w:rPr>
      </w:pPr>
    </w:p>
    <w:p w14:paraId="21CC2748"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 xml:space="preserve">Project Start Date: </w:t>
      </w:r>
      <w:r w:rsidRPr="00032A5A">
        <w:rPr>
          <w:rFonts w:ascii="Times New Roman" w:hAnsi="Times New Roman" w:cs="Times New Roman"/>
        </w:rPr>
        <w:t>03/03/2025</w:t>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b/>
          <w:bCs/>
        </w:rPr>
        <w:t>Projected Finish Date:</w:t>
      </w:r>
      <w:r w:rsidRPr="00032A5A">
        <w:rPr>
          <w:rFonts w:ascii="Times New Roman" w:hAnsi="Times New Roman" w:cs="Times New Roman"/>
        </w:rPr>
        <w:t xml:space="preserve"> 31/10/2025</w:t>
      </w:r>
    </w:p>
    <w:p w14:paraId="300BC302" w14:textId="77777777" w:rsidR="005D6DC5" w:rsidRPr="00032A5A" w:rsidRDefault="005D6DC5" w:rsidP="005D6DC5">
      <w:pPr>
        <w:rPr>
          <w:rFonts w:ascii="Times New Roman" w:hAnsi="Times New Roman" w:cs="Times New Roman"/>
          <w:b/>
          <w:bCs/>
          <w:szCs w:val="20"/>
        </w:rPr>
      </w:pPr>
      <w:r w:rsidRPr="00032A5A">
        <w:rPr>
          <w:rFonts w:ascii="Times New Roman" w:hAnsi="Times New Roman" w:cs="Times New Roman"/>
          <w:b/>
          <w:bCs/>
          <w:szCs w:val="20"/>
        </w:rPr>
        <w:t xml:space="preserve">Budget Information: </w:t>
      </w:r>
    </w:p>
    <w:p w14:paraId="4E44F300" w14:textId="77777777" w:rsidR="005D6DC5" w:rsidRPr="00032A5A" w:rsidRDefault="005D6DC5" w:rsidP="005D6DC5">
      <w:pPr>
        <w:spacing w:after="240"/>
        <w:rPr>
          <w:rFonts w:ascii="Times New Roman" w:hAnsi="Times New Roman" w:cs="Times New Roman"/>
          <w:szCs w:val="20"/>
        </w:rPr>
      </w:pPr>
      <w:r w:rsidRPr="00032A5A">
        <w:rPr>
          <w:rFonts w:ascii="Times New Roman" w:hAnsi="Times New Roman" w:cs="Times New Roman"/>
          <w:szCs w:val="20"/>
        </w:rPr>
        <w:t>The total estimated cost of the project is $</w:t>
      </w:r>
      <w:r w:rsidRPr="00032A5A">
        <w:rPr>
          <w:rFonts w:ascii="Times New Roman" w:hAnsi="Times New Roman" w:cs="Times New Roman"/>
        </w:rPr>
        <w:t>118,774.71</w:t>
      </w:r>
      <w:r w:rsidRPr="00032A5A">
        <w:rPr>
          <w:rFonts w:ascii="Times New Roman" w:hAnsi="Times New Roman" w:cs="Times New Roman"/>
          <w:szCs w:val="20"/>
        </w:rPr>
        <w:t>.</w:t>
      </w:r>
    </w:p>
    <w:p w14:paraId="462B2795"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Project Manager:</w:t>
      </w:r>
      <w:r w:rsidRPr="00032A5A">
        <w:rPr>
          <w:rFonts w:ascii="Times New Roman" w:hAnsi="Times New Roman" w:cs="Times New Roman"/>
        </w:rPr>
        <w:t xml:space="preserve"> </w:t>
      </w:r>
    </w:p>
    <w:p w14:paraId="009A5E24" w14:textId="72C3CE34" w:rsidR="005D6DC5" w:rsidRPr="00032A5A" w:rsidRDefault="005D6DC5" w:rsidP="005D6DC5">
      <w:pPr>
        <w:spacing w:after="240"/>
        <w:rPr>
          <w:rFonts w:ascii="Times New Roman" w:hAnsi="Times New Roman" w:cs="Times New Roman"/>
        </w:rPr>
      </w:pPr>
      <w:r w:rsidRPr="00032A5A">
        <w:rPr>
          <w:rFonts w:ascii="Times New Roman" w:hAnsi="Times New Roman" w:cs="Times New Roman"/>
        </w:rPr>
        <w:t>Thomas Robinson (</w:t>
      </w:r>
      <w:hyperlink r:id="rId43" w:history="1">
        <w:r w:rsidRPr="00032A5A">
          <w:rPr>
            <w:rStyle w:val="Hyperlink"/>
            <w:rFonts w:ascii="Times New Roman" w:hAnsi="Times New Roman" w:cs="Times New Roman"/>
          </w:rPr>
          <w:t>cgr2690@autuni.ac.nz</w:t>
        </w:r>
      </w:hyperlink>
      <w:r w:rsidRPr="00032A5A">
        <w:rPr>
          <w:rFonts w:ascii="Times New Roman" w:hAnsi="Times New Roman" w:cs="Times New Roman"/>
        </w:rPr>
        <w:t>)</w:t>
      </w:r>
    </w:p>
    <w:p w14:paraId="3D1A4AD8"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 xml:space="preserve">Project Objectives: </w:t>
      </w:r>
    </w:p>
    <w:p w14:paraId="34B60A0D" w14:textId="77777777" w:rsidR="005D6DC5" w:rsidRPr="00032A5A" w:rsidRDefault="005D6DC5" w:rsidP="005D6DC5">
      <w:pPr>
        <w:spacing w:after="240"/>
        <w:rPr>
          <w:rFonts w:ascii="Times New Roman" w:hAnsi="Times New Roman" w:cs="Times New Roman"/>
        </w:rPr>
      </w:pPr>
      <w:r w:rsidRPr="00032A5A">
        <w:rPr>
          <w:rFonts w:ascii="Times New Roman" w:hAnsi="Times New Roman" w:cs="Times New Roman"/>
        </w:rPr>
        <w:t>The goal of this project is to evaluate the performance of 3 latest Linux based Operating Systems distributions – Fedora, Ubuntu, Kali Linux. These operating systems need to be configured as software routers before running the evaluations. Tools such as iPerf or D-ITG are to be employed to generate the evaluation traffics.</w:t>
      </w:r>
    </w:p>
    <w:p w14:paraId="46AC61E6" w14:textId="77777777" w:rsidR="005D6DC5" w:rsidRPr="00032A5A" w:rsidRDefault="005D6DC5" w:rsidP="005D6DC5">
      <w:pPr>
        <w:rPr>
          <w:rFonts w:ascii="Times New Roman" w:hAnsi="Times New Roman" w:cs="Times New Roman"/>
          <w:b/>
        </w:rPr>
      </w:pPr>
      <w:r w:rsidRPr="00032A5A">
        <w:rPr>
          <w:rFonts w:ascii="Times New Roman" w:hAnsi="Times New Roman" w:cs="Times New Roman"/>
          <w:b/>
        </w:rPr>
        <w:t>Main Project Success Criteria:</w:t>
      </w:r>
    </w:p>
    <w:p w14:paraId="5E3491D7" w14:textId="77777777" w:rsidR="005D6DC5" w:rsidRPr="00032A5A" w:rsidRDefault="005D6DC5" w:rsidP="005D6DC5">
      <w:pPr>
        <w:rPr>
          <w:rFonts w:ascii="Times New Roman" w:hAnsi="Times New Roman" w:cs="Times New Roman"/>
        </w:rPr>
      </w:pPr>
      <w:r w:rsidRPr="00032A5A">
        <w:rPr>
          <w:rFonts w:ascii="Times New Roman" w:hAnsi="Times New Roman" w:cs="Times New Roman"/>
        </w:rPr>
        <w:t>Successfully gather data comparing IPv4 and IPv6, using TCP and UDP protocols, across 12 given packet sizes on 3 different Linux operating systems configured as software routers.</w:t>
      </w:r>
    </w:p>
    <w:p w14:paraId="21CBC46B" w14:textId="77777777" w:rsidR="005D6DC5" w:rsidRPr="00032A5A" w:rsidRDefault="005D6DC5" w:rsidP="005D6DC5">
      <w:pPr>
        <w:rPr>
          <w:rFonts w:ascii="Times New Roman" w:hAnsi="Times New Roman" w:cs="Times New Roman"/>
        </w:rPr>
      </w:pPr>
    </w:p>
    <w:p w14:paraId="213AF226" w14:textId="77777777" w:rsidR="005D6DC5" w:rsidRPr="00032A5A" w:rsidRDefault="005D6DC5" w:rsidP="005D6DC5">
      <w:pPr>
        <w:rPr>
          <w:rFonts w:ascii="Times New Roman" w:hAnsi="Times New Roman" w:cs="Times New Roman"/>
          <w:b/>
          <w:bCs/>
        </w:rPr>
      </w:pPr>
      <w:r w:rsidRPr="00032A5A">
        <w:rPr>
          <w:rFonts w:ascii="Times New Roman" w:hAnsi="Times New Roman" w:cs="Times New Roman"/>
          <w:b/>
          <w:bCs/>
        </w:rPr>
        <w:t>Approach:</w:t>
      </w:r>
    </w:p>
    <w:p w14:paraId="6D6854E6" w14:textId="19637205" w:rsidR="005D6DC5" w:rsidRPr="00032A5A" w:rsidRDefault="005D6DC5" w:rsidP="005D6DC5">
      <w:pPr>
        <w:pStyle w:val="SHTB"/>
        <w:pBdr>
          <w:bottom w:val="none" w:sz="0" w:space="0" w:color="auto"/>
        </w:pBdr>
        <w:rPr>
          <w:rFonts w:ascii="Times New Roman" w:hAnsi="Times New Roman"/>
          <w:sz w:val="24"/>
          <w:szCs w:val="24"/>
          <w:lang w:val="en-NZ"/>
        </w:rPr>
      </w:pPr>
      <w:r w:rsidRPr="00032A5A">
        <w:rPr>
          <w:rFonts w:ascii="Times New Roman" w:hAnsi="Times New Roman"/>
          <w:sz w:val="24"/>
          <w:szCs w:val="24"/>
          <w:lang w:val="en-NZ"/>
        </w:rPr>
        <w:t xml:space="preserve">The project team has chosen to go with Software Testing Life Cycle (STLC) as our chosen methodology. This is due to the focus of our project being systematic </w:t>
      </w:r>
      <w:r w:rsidR="0070145E" w:rsidRPr="00032A5A">
        <w:rPr>
          <w:rFonts w:ascii="Times New Roman" w:hAnsi="Times New Roman"/>
          <w:sz w:val="24"/>
          <w:szCs w:val="24"/>
          <w:lang w:val="en-NZ"/>
        </w:rPr>
        <w:t>evaluation</w:t>
      </w:r>
      <w:r w:rsidRPr="00032A5A">
        <w:rPr>
          <w:rFonts w:ascii="Times New Roman" w:hAnsi="Times New Roman"/>
          <w:sz w:val="24"/>
          <w:szCs w:val="24"/>
          <w:lang w:val="en-NZ"/>
        </w:rPr>
        <w:t xml:space="preserve"> of multiple operating systems, with evaluation confidence and validation. </w:t>
      </w:r>
    </w:p>
    <w:p w14:paraId="568DE521" w14:textId="60C3DD99" w:rsidR="005D6DC5" w:rsidRPr="00032A5A" w:rsidRDefault="005D6DC5" w:rsidP="005D6DC5">
      <w:pPr>
        <w:pStyle w:val="SHTB"/>
        <w:pBdr>
          <w:bottom w:val="none" w:sz="0" w:space="0" w:color="auto"/>
        </w:pBdr>
        <w:rPr>
          <w:rFonts w:ascii="Times New Roman" w:hAnsi="Times New Roman"/>
          <w:sz w:val="24"/>
          <w:szCs w:val="24"/>
          <w:lang w:val="en-NZ"/>
        </w:rPr>
      </w:pPr>
      <w:r w:rsidRPr="00032A5A">
        <w:rPr>
          <w:rFonts w:ascii="Times New Roman" w:hAnsi="Times New Roman"/>
          <w:sz w:val="24"/>
          <w:szCs w:val="24"/>
          <w:lang w:val="en-NZ"/>
        </w:rPr>
        <w:t xml:space="preserve">Unlike development-heavy methodologies like Waterfall or Scrum, STLC provides a dedicated, structured framework solely for </w:t>
      </w:r>
      <w:r w:rsidR="008B0C0F" w:rsidRPr="00032A5A">
        <w:rPr>
          <w:rFonts w:ascii="Times New Roman" w:hAnsi="Times New Roman"/>
          <w:sz w:val="24"/>
          <w:szCs w:val="24"/>
          <w:lang w:val="en-NZ"/>
        </w:rPr>
        <w:t>evaluating</w:t>
      </w:r>
      <w:r w:rsidRPr="00032A5A">
        <w:rPr>
          <w:rFonts w:ascii="Times New Roman" w:hAnsi="Times New Roman"/>
          <w:sz w:val="24"/>
          <w:szCs w:val="24"/>
          <w:lang w:val="en-NZ"/>
        </w:rPr>
        <w:t xml:space="preserve">, which aligns more closely with our </w:t>
      </w:r>
      <w:r w:rsidR="008B0C0F" w:rsidRPr="00032A5A">
        <w:rPr>
          <w:rFonts w:ascii="Times New Roman" w:hAnsi="Times New Roman"/>
          <w:sz w:val="24"/>
          <w:szCs w:val="24"/>
          <w:lang w:val="en-NZ"/>
        </w:rPr>
        <w:t>project</w:t>
      </w:r>
      <w:r w:rsidRPr="00032A5A">
        <w:rPr>
          <w:rFonts w:ascii="Times New Roman" w:hAnsi="Times New Roman"/>
          <w:sz w:val="24"/>
          <w:szCs w:val="24"/>
          <w:lang w:val="en-NZ"/>
        </w:rPr>
        <w:t xml:space="preserve"> objectives. </w:t>
      </w:r>
    </w:p>
    <w:p w14:paraId="1C9BFA48" w14:textId="77777777" w:rsidR="005D6DC5" w:rsidRPr="00032A5A" w:rsidRDefault="005D6DC5" w:rsidP="005D6DC5">
      <w:pPr>
        <w:pStyle w:val="SHTB"/>
        <w:pBdr>
          <w:bottom w:val="none" w:sz="0" w:space="0" w:color="auto"/>
        </w:pBdr>
        <w:rPr>
          <w:rFonts w:ascii="Times New Roman" w:hAnsi="Times New Roman"/>
          <w:sz w:val="24"/>
          <w:szCs w:val="24"/>
          <w:lang w:val="en-NZ"/>
        </w:rPr>
      </w:pPr>
      <w:r w:rsidRPr="00032A5A">
        <w:rPr>
          <w:rFonts w:ascii="Times New Roman" w:hAnsi="Times New Roman"/>
          <w:sz w:val="24"/>
          <w:szCs w:val="24"/>
          <w:lang w:val="en-NZ"/>
        </w:rPr>
        <w:t xml:space="preserve">It allows us to focus on requirement analysis, evaluation planning, evaluation case development, evaluation environment setup, evaluation execution, and evaluation closure in a clear and organised sequence. </w:t>
      </w:r>
    </w:p>
    <w:p w14:paraId="26DD6716" w14:textId="4A29A23E" w:rsidR="005D6DC5" w:rsidRPr="00032A5A" w:rsidRDefault="005D6DC5" w:rsidP="005D6DC5">
      <w:pPr>
        <w:pStyle w:val="SHTB"/>
        <w:pBdr>
          <w:bottom w:val="none" w:sz="0" w:space="0" w:color="auto"/>
        </w:pBdr>
        <w:spacing w:line="240" w:lineRule="auto"/>
        <w:rPr>
          <w:rFonts w:ascii="Times New Roman" w:hAnsi="Times New Roman"/>
          <w:sz w:val="24"/>
          <w:szCs w:val="24"/>
          <w:lang w:val="en-NZ"/>
        </w:rPr>
      </w:pPr>
      <w:r w:rsidRPr="00032A5A">
        <w:rPr>
          <w:rFonts w:ascii="Times New Roman" w:hAnsi="Times New Roman"/>
          <w:sz w:val="24"/>
          <w:szCs w:val="24"/>
          <w:lang w:val="en-NZ"/>
        </w:rPr>
        <w:t xml:space="preserve">This ensures that each operating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B0C0F" w:rsidRPr="00032A5A">
        <w:rPr>
          <w:rFonts w:ascii="Times New Roman" w:hAnsi="Times New Roman"/>
          <w:sz w:val="24"/>
          <w:szCs w:val="24"/>
          <w:lang w:val="en-NZ"/>
        </w:rPr>
        <w:t>evaluating</w:t>
      </w:r>
      <w:r w:rsidRPr="00032A5A">
        <w:rPr>
          <w:rFonts w:ascii="Times New Roman" w:hAnsi="Times New Roman"/>
          <w:sz w:val="24"/>
          <w:szCs w:val="24"/>
          <w:lang w:val="en-NZ"/>
        </w:rPr>
        <w:t xml:space="preserve"> phases.</w:t>
      </w:r>
    </w:p>
    <w:p w14:paraId="16C8830C" w14:textId="77777777" w:rsidR="005D6DC5" w:rsidRPr="00032A5A" w:rsidRDefault="005D6DC5" w:rsidP="005D6DC5">
      <w:pPr>
        <w:pStyle w:val="SHTB"/>
        <w:pBdr>
          <w:bottom w:val="none" w:sz="0" w:space="0" w:color="auto"/>
        </w:pBdr>
        <w:spacing w:after="240" w:line="240" w:lineRule="auto"/>
        <w:rPr>
          <w:rFonts w:ascii="Times New Roman" w:hAnsi="Times New Roman"/>
          <w:b/>
          <w:bCs/>
          <w:sz w:val="24"/>
          <w:lang w:val="en-NZ"/>
        </w:rPr>
      </w:pPr>
      <w:r w:rsidRPr="00032A5A">
        <w:rPr>
          <w:rFonts w:ascii="Times New Roman" w:hAnsi="Times New Roman"/>
          <w:b/>
          <w:bCs/>
          <w:sz w:val="24"/>
          <w:lang w:val="en-NZ"/>
        </w:rPr>
        <w:br w:type="page"/>
      </w:r>
      <w:r w:rsidRPr="00032A5A">
        <w:rPr>
          <w:rFonts w:ascii="Times New Roman" w:hAnsi="Times New Roman"/>
          <w:b/>
          <w:bCs/>
          <w:sz w:val="24"/>
          <w:lang w:val="en-NZ"/>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1843"/>
        <w:gridCol w:w="2551"/>
        <w:gridCol w:w="1377"/>
      </w:tblGrid>
      <w:tr w:rsidR="005D6DC5" w:rsidRPr="00032A5A" w14:paraId="1F97E9EC" w14:textId="77777777">
        <w:tc>
          <w:tcPr>
            <w:tcW w:w="1101" w:type="dxa"/>
            <w:vAlign w:val="center"/>
          </w:tcPr>
          <w:p w14:paraId="255824D9"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Role</w:t>
            </w:r>
          </w:p>
        </w:tc>
        <w:tc>
          <w:tcPr>
            <w:tcW w:w="1984" w:type="dxa"/>
            <w:vAlign w:val="center"/>
          </w:tcPr>
          <w:p w14:paraId="418A693B"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Name</w:t>
            </w:r>
          </w:p>
        </w:tc>
        <w:tc>
          <w:tcPr>
            <w:tcW w:w="1843" w:type="dxa"/>
            <w:vAlign w:val="center"/>
          </w:tcPr>
          <w:p w14:paraId="75F3D273"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Organisation/</w:t>
            </w:r>
          </w:p>
          <w:p w14:paraId="25DD73B3"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Position</w:t>
            </w:r>
          </w:p>
        </w:tc>
        <w:tc>
          <w:tcPr>
            <w:tcW w:w="2551" w:type="dxa"/>
            <w:vAlign w:val="center"/>
          </w:tcPr>
          <w:p w14:paraId="3BAC5F7D"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Contact Information</w:t>
            </w:r>
          </w:p>
        </w:tc>
        <w:tc>
          <w:tcPr>
            <w:tcW w:w="1377" w:type="dxa"/>
            <w:vAlign w:val="center"/>
          </w:tcPr>
          <w:p w14:paraId="5ED8007F"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Sign</w:t>
            </w:r>
          </w:p>
        </w:tc>
      </w:tr>
      <w:tr w:rsidR="005D6DC5" w:rsidRPr="00032A5A" w14:paraId="3EBFA9FA" w14:textId="77777777">
        <w:tc>
          <w:tcPr>
            <w:tcW w:w="1101" w:type="dxa"/>
            <w:vAlign w:val="center"/>
          </w:tcPr>
          <w:p w14:paraId="21F5B7C9"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1984" w:type="dxa"/>
            <w:vAlign w:val="center"/>
          </w:tcPr>
          <w:p w14:paraId="6A986492"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Nathan Quai Hoi</w:t>
            </w:r>
          </w:p>
        </w:tc>
        <w:tc>
          <w:tcPr>
            <w:tcW w:w="1843" w:type="dxa"/>
            <w:vAlign w:val="center"/>
          </w:tcPr>
          <w:p w14:paraId="73572AF9"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2551" w:type="dxa"/>
            <w:vAlign w:val="center"/>
          </w:tcPr>
          <w:p w14:paraId="72188EE9"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wgk6332@autuni.ac.nz</w:t>
            </w:r>
          </w:p>
        </w:tc>
        <w:tc>
          <w:tcPr>
            <w:tcW w:w="1377" w:type="dxa"/>
            <w:vAlign w:val="center"/>
          </w:tcPr>
          <w:p w14:paraId="332F759C"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NQH</w:t>
            </w:r>
          </w:p>
        </w:tc>
      </w:tr>
      <w:tr w:rsidR="005D6DC5" w:rsidRPr="00032A5A" w14:paraId="62FE23E5" w14:textId="77777777">
        <w:trPr>
          <w:trHeight w:val="406"/>
        </w:trPr>
        <w:tc>
          <w:tcPr>
            <w:tcW w:w="1101" w:type="dxa"/>
            <w:vAlign w:val="center"/>
          </w:tcPr>
          <w:p w14:paraId="59E8C086"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1984" w:type="dxa"/>
            <w:vAlign w:val="center"/>
          </w:tcPr>
          <w:p w14:paraId="512EB350"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Win Phyo</w:t>
            </w:r>
          </w:p>
        </w:tc>
        <w:tc>
          <w:tcPr>
            <w:tcW w:w="1843" w:type="dxa"/>
            <w:vAlign w:val="center"/>
          </w:tcPr>
          <w:p w14:paraId="07A1EDB7"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2551" w:type="dxa"/>
            <w:vAlign w:val="center"/>
          </w:tcPr>
          <w:p w14:paraId="6A293D4D"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ddk8093@autuni.ac.nz</w:t>
            </w:r>
          </w:p>
        </w:tc>
        <w:tc>
          <w:tcPr>
            <w:tcW w:w="1377" w:type="dxa"/>
          </w:tcPr>
          <w:p w14:paraId="4B21992D" w14:textId="03C5B160"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ins w:id="376" w:author="Larissa Goh" w:date="2025-10-08T02:56:00Z" w16du:dateUtc="2025-10-07T13:56:00Z">
              <w:r w:rsidRPr="00032A5A">
                <w:rPr>
                  <w:rFonts w:ascii="Times New Roman" w:hAnsi="Times New Roman"/>
                  <w:noProof/>
                  <w:sz w:val="24"/>
                  <w:szCs w:val="24"/>
                  <w:lang w:val="en-NZ"/>
                </w:rPr>
                <mc:AlternateContent>
                  <mc:Choice Requires="wpg">
                    <w:drawing>
                      <wp:anchor distT="0" distB="0" distL="114300" distR="114300" simplePos="0" relativeHeight="251664398" behindDoc="0" locked="0" layoutInCell="1" allowOverlap="1" wp14:anchorId="523264D9" wp14:editId="7253C2C7">
                        <wp:simplePos x="0" y="0"/>
                        <wp:positionH relativeFrom="column">
                          <wp:posOffset>-59690</wp:posOffset>
                        </wp:positionH>
                        <wp:positionV relativeFrom="paragraph">
                          <wp:posOffset>64135</wp:posOffset>
                        </wp:positionV>
                        <wp:extent cx="857250" cy="219710"/>
                        <wp:effectExtent l="50800" t="53340" r="44450" b="41275"/>
                        <wp:wrapNone/>
                        <wp:docPr id="571831204" name="Group 7" descr="P2018C15T19#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44">
                                <w14:nvContentPartPr>
                                  <w14:cNvPr id="328271984"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45">
                                <w14:nvContentPartPr>
                                  <w14:cNvPr id="2055050168"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46">
                                <w14:nvContentPartPr>
                                  <w14:cNvPr id="1610388425"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47">
                                <w14:nvContentPartPr>
                                  <w14:cNvPr id="369502645"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48">
                                <w14:nvContentPartPr>
                                  <w14:cNvPr id="36530347"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3C74AD6F" id="Group 7" o:spid="_x0000_s1026" style="position:absolute;margin-left:-4.7pt;margin-top:5.05pt;width:67.5pt;height:17.3pt;z-index:251658249" coordorigin="9568,10287" coordsize="1603,503"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7" type="#_x0000_t75" style="position:absolute;left:9560;top:10356;width:37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r:id="rId51" o:title=""/>
                          <o:lock v:ext="edit" rotation="t" verticies="t" shapetype="t"/>
                        </v:shape>
                        <v:shape id="Ink 2" o:spid="_x0000_s1028" type="#_x0000_t75" style="position:absolute;left:9935;top:10505;width:6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r:id="rId52" o:title=""/>
                          <o:lock v:ext="edit" rotation="t" verticies="t" shapetype="t"/>
                        </v:shape>
                        <v:shape id="Ink 3" o:spid="_x0000_s1029" type="#_x0000_t75" style="position:absolute;left:9918;top:10297;width:3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r:id="rId53" o:title=""/>
                          <o:lock v:ext="edit" rotation="t" verticies="t" shapetype="t"/>
                        </v:shape>
                        <v:shape id="Ink 4" o:spid="_x0000_s1030" type="#_x0000_t75" style="position:absolute;left:9948;top:10462;width:2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r:id="rId54" o:title=""/>
                          <o:lock v:ext="edit" rotation="t" verticies="t" shapetype="t"/>
                        </v:shape>
                        <v:shape id="Ink 5" o:spid="_x0000_s1031" type="#_x0000_t75" style="position:absolute;left:10185;top:10277;width:994;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r:id="rId55" o:title=""/>
                          <o:lock v:ext="edit" rotation="t" verticies="t" shapetype="t"/>
                        </v:shape>
                      </v:group>
                    </w:pict>
                  </mc:Fallback>
                </mc:AlternateContent>
              </w:r>
            </w:ins>
            <w:del w:id="377" w:author="Larissa Goh" w:date="2025-10-08T02:56:00Z" w16du:dateUtc="2025-10-07T13:56:00Z">
              <w:r w:rsidRPr="00032A5A">
                <w:rPr>
                  <w:rFonts w:ascii="Times New Roman" w:hAnsi="Times New Roman"/>
                  <w:noProof/>
                  <w:sz w:val="24"/>
                  <w:szCs w:val="24"/>
                  <w:lang w:val="en-NZ"/>
                </w:rPr>
                <mc:AlternateContent>
                  <mc:Choice Requires="wpg">
                    <w:drawing>
                      <wp:anchor distT="0" distB="0" distL="114300" distR="114300" simplePos="0" relativeHeight="251658249" behindDoc="0" locked="0" layoutInCell="1" allowOverlap="1" wp14:anchorId="4254F988" wp14:editId="12BD3C04">
                        <wp:simplePos x="0" y="0"/>
                        <wp:positionH relativeFrom="column">
                          <wp:posOffset>-59690</wp:posOffset>
                        </wp:positionH>
                        <wp:positionV relativeFrom="paragraph">
                          <wp:posOffset>64135</wp:posOffset>
                        </wp:positionV>
                        <wp:extent cx="857250" cy="219710"/>
                        <wp:effectExtent l="50800" t="53340" r="44450" b="41275"/>
                        <wp:wrapNone/>
                        <wp:docPr id="16338224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56">
                                <w14:nvContentPartPr>
                                  <w14:cNvPr id="1218419761"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57">
                                <w14:nvContentPartPr>
                                  <w14:cNvPr id="316462191"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58">
                                <w14:nvContentPartPr>
                                  <w14:cNvPr id="1791964633"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59">
                                <w14:nvContentPartPr>
                                  <w14:cNvPr id="1301729548"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60">
                                <w14:nvContentPartPr>
                                  <w14:cNvPr id="1100984902"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3C74AD6F" id="Group 7" o:spid="_x0000_s1026" style="position:absolute;margin-left:-4.7pt;margin-top:5.05pt;width:67.5pt;height:17.3pt;z-index:251658249" coordorigin="9568,10287" coordsize="1603,503"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7" type="#_x0000_t75" style="position:absolute;left:9560;top:10356;width:37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r:id="rId61" o:title=""/>
                          <o:lock v:ext="edit" rotation="t" verticies="t" shapetype="t"/>
                        </v:shape>
                        <v:shape id="Ink 2" o:spid="_x0000_s1028" type="#_x0000_t75" style="position:absolute;left:9935;top:10505;width:6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r:id="rId62" o:title=""/>
                          <o:lock v:ext="edit" rotation="t" verticies="t" shapetype="t"/>
                        </v:shape>
                        <v:shape id="Ink 3" o:spid="_x0000_s1029" type="#_x0000_t75" style="position:absolute;left:9918;top:10297;width:3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r:id="rId63" o:title=""/>
                          <o:lock v:ext="edit" rotation="t" verticies="t" shapetype="t"/>
                        </v:shape>
                        <v:shape id="Ink 4" o:spid="_x0000_s1030" type="#_x0000_t75" style="position:absolute;left:9948;top:10462;width:2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r:id="rId64" o:title=""/>
                          <o:lock v:ext="edit" rotation="t" verticies="t" shapetype="t"/>
                        </v:shape>
                        <v:shape id="Ink 5" o:spid="_x0000_s1031" type="#_x0000_t75" style="position:absolute;left:10185;top:10277;width:994;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r:id="rId65" o:title=""/>
                          <o:lock v:ext="edit" rotation="t" verticies="t" shapetype="t"/>
                        </v:shape>
                      </v:group>
                    </w:pict>
                  </mc:Fallback>
                </mc:AlternateContent>
              </w:r>
            </w:del>
          </w:p>
        </w:tc>
      </w:tr>
      <w:tr w:rsidR="005D6DC5" w:rsidRPr="00032A5A" w14:paraId="773F5EC7" w14:textId="77777777">
        <w:tc>
          <w:tcPr>
            <w:tcW w:w="1101" w:type="dxa"/>
            <w:vAlign w:val="center"/>
          </w:tcPr>
          <w:p w14:paraId="4AB3EC25"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Network Engineer</w:t>
            </w:r>
          </w:p>
        </w:tc>
        <w:tc>
          <w:tcPr>
            <w:tcW w:w="1984" w:type="dxa"/>
            <w:vAlign w:val="center"/>
          </w:tcPr>
          <w:p w14:paraId="73772D1E"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Zafar Azad</w:t>
            </w:r>
          </w:p>
        </w:tc>
        <w:tc>
          <w:tcPr>
            <w:tcW w:w="1843" w:type="dxa"/>
            <w:vAlign w:val="center"/>
          </w:tcPr>
          <w:p w14:paraId="3E0AC465"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Network Engineer</w:t>
            </w:r>
          </w:p>
        </w:tc>
        <w:tc>
          <w:tcPr>
            <w:tcW w:w="2551" w:type="dxa"/>
            <w:vAlign w:val="center"/>
          </w:tcPr>
          <w:p w14:paraId="3E1D3121"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ftk8708@autuni.ac.nz</w:t>
            </w:r>
          </w:p>
        </w:tc>
        <w:tc>
          <w:tcPr>
            <w:tcW w:w="1377" w:type="dxa"/>
            <w:vAlign w:val="center"/>
          </w:tcPr>
          <w:p w14:paraId="00F2A20C"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ZA</w:t>
            </w:r>
          </w:p>
        </w:tc>
      </w:tr>
      <w:tr w:rsidR="005D6DC5" w:rsidRPr="00032A5A" w14:paraId="3649C72A" w14:textId="77777777">
        <w:trPr>
          <w:trHeight w:val="519"/>
        </w:trPr>
        <w:tc>
          <w:tcPr>
            <w:tcW w:w="1101" w:type="dxa"/>
            <w:vAlign w:val="center"/>
          </w:tcPr>
          <w:p w14:paraId="5523EFE1"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Project Manager</w:t>
            </w:r>
          </w:p>
        </w:tc>
        <w:tc>
          <w:tcPr>
            <w:tcW w:w="1984" w:type="dxa"/>
            <w:vAlign w:val="center"/>
          </w:tcPr>
          <w:p w14:paraId="5EB66C38"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Thomas Robinson</w:t>
            </w:r>
          </w:p>
        </w:tc>
        <w:tc>
          <w:tcPr>
            <w:tcW w:w="1843" w:type="dxa"/>
            <w:vAlign w:val="center"/>
          </w:tcPr>
          <w:p w14:paraId="17628640"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Project Manager</w:t>
            </w:r>
          </w:p>
        </w:tc>
        <w:tc>
          <w:tcPr>
            <w:tcW w:w="2551" w:type="dxa"/>
            <w:vAlign w:val="center"/>
          </w:tcPr>
          <w:p w14:paraId="39C4F9ED"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cgr2690@autuni.ac.nz</w:t>
            </w:r>
          </w:p>
        </w:tc>
        <w:tc>
          <w:tcPr>
            <w:tcW w:w="1377" w:type="dxa"/>
            <w:vAlign w:val="center"/>
          </w:tcPr>
          <w:p w14:paraId="54B4C72C" w14:textId="1264465B"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ins w:id="378" w:author="Larissa Goh" w:date="2025-10-08T02:56:00Z" w16du:dateUtc="2025-10-07T13:56:00Z">
              <w:r w:rsidRPr="00032A5A">
                <w:rPr>
                  <w:rFonts w:ascii="Times New Roman" w:hAnsi="Times New Roman"/>
                  <w:noProof/>
                  <w:sz w:val="22"/>
                  <w:szCs w:val="22"/>
                  <w:lang w:val="en-NZ"/>
                </w:rPr>
                <w:drawing>
                  <wp:anchor distT="0" distB="0" distL="114300" distR="114300" simplePos="0" relativeHeight="251666446" behindDoc="1" locked="0" layoutInCell="1" allowOverlap="1" wp14:anchorId="2BEBC07D" wp14:editId="0E44546E">
                    <wp:simplePos x="0" y="0"/>
                    <wp:positionH relativeFrom="column">
                      <wp:posOffset>-29210</wp:posOffset>
                    </wp:positionH>
                    <wp:positionV relativeFrom="paragraph">
                      <wp:posOffset>-99695</wp:posOffset>
                    </wp:positionV>
                    <wp:extent cx="748030" cy="256540"/>
                    <wp:effectExtent l="0" t="0" r="0" b="0"/>
                    <wp:wrapSquare wrapText="bothSides"/>
                    <wp:docPr id="336823002" name="Picture 6" descr="P2030C25T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P2030C25T19#y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ins>
            <w:del w:id="379" w:author="Larissa Goh" w:date="2025-10-08T02:56:00Z" w16du:dateUtc="2025-10-07T13:56:00Z">
              <w:r w:rsidRPr="00032A5A">
                <w:rPr>
                  <w:rFonts w:ascii="Times New Roman" w:hAnsi="Times New Roman"/>
                  <w:noProof/>
                  <w:sz w:val="22"/>
                  <w:szCs w:val="22"/>
                  <w:lang w:val="en-NZ"/>
                </w:rPr>
                <w:drawing>
                  <wp:anchor distT="0" distB="0" distL="114300" distR="114300" simplePos="0" relativeHeight="251658250" behindDoc="1" locked="0" layoutInCell="1" allowOverlap="1" wp14:anchorId="50F5BE42" wp14:editId="2CFCE337">
                    <wp:simplePos x="0" y="0"/>
                    <wp:positionH relativeFrom="column">
                      <wp:posOffset>-29210</wp:posOffset>
                    </wp:positionH>
                    <wp:positionV relativeFrom="paragraph">
                      <wp:posOffset>-99695</wp:posOffset>
                    </wp:positionV>
                    <wp:extent cx="748030" cy="256540"/>
                    <wp:effectExtent l="0" t="0" r="0" b="0"/>
                    <wp:wrapSquare wrapText="bothSides"/>
                    <wp:docPr id="597478640"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A black background with a black square&#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del>
          </w:p>
        </w:tc>
      </w:tr>
      <w:tr w:rsidR="005D6DC5" w:rsidRPr="00032A5A" w14:paraId="79407E2A" w14:textId="77777777">
        <w:tc>
          <w:tcPr>
            <w:tcW w:w="1101" w:type="dxa"/>
            <w:vAlign w:val="center"/>
          </w:tcPr>
          <w:p w14:paraId="476A6A7A"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1984" w:type="dxa"/>
            <w:vAlign w:val="center"/>
          </w:tcPr>
          <w:p w14:paraId="5883AA74" w14:textId="77777777" w:rsidR="005D6DC5" w:rsidRPr="00032A5A" w:rsidRDefault="005D6DC5">
            <w:pPr>
              <w:rPr>
                <w:rFonts w:ascii="Times New Roman" w:hAnsi="Times New Roman" w:cs="Times New Roman"/>
                <w:szCs w:val="22"/>
              </w:rPr>
            </w:pPr>
            <w:r w:rsidRPr="00032A5A">
              <w:rPr>
                <w:rFonts w:ascii="Times New Roman" w:hAnsi="Times New Roman" w:cs="Times New Roman"/>
                <w:b/>
                <w:bCs/>
                <w:color w:val="000000"/>
                <w:szCs w:val="22"/>
              </w:rPr>
              <w:t>Larissa Goh</w:t>
            </w:r>
          </w:p>
        </w:tc>
        <w:tc>
          <w:tcPr>
            <w:tcW w:w="1843" w:type="dxa"/>
            <w:vAlign w:val="center"/>
          </w:tcPr>
          <w:p w14:paraId="4E2EFFB4"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2551" w:type="dxa"/>
            <w:vAlign w:val="center"/>
          </w:tcPr>
          <w:p w14:paraId="7C1474E1"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xhm5236@autuni.ac.nz</w:t>
            </w:r>
          </w:p>
        </w:tc>
        <w:tc>
          <w:tcPr>
            <w:tcW w:w="1377" w:type="dxa"/>
            <w:vAlign w:val="center"/>
          </w:tcPr>
          <w:p w14:paraId="37D4C96F" w14:textId="6E67AB58" w:rsidR="005D6DC5" w:rsidRPr="00032A5A" w:rsidRDefault="005D6DC5">
            <w:pPr>
              <w:rPr>
                <w:rFonts w:ascii="Times New Roman" w:hAnsi="Times New Roman" w:cs="Times New Roman"/>
                <w:szCs w:val="22"/>
              </w:rPr>
            </w:pPr>
            <w:ins w:id="380" w:author="Larissa Goh" w:date="2025-10-08T02:56:00Z" w16du:dateUtc="2025-10-07T13:56:00Z">
              <w:r w:rsidRPr="00032A5A">
                <w:rPr>
                  <w:rFonts w:ascii="Times New Roman" w:hAnsi="Times New Roman" w:cs="Times New Roman"/>
                  <w:noProof/>
                  <w:szCs w:val="22"/>
                </w:rPr>
                <mc:AlternateContent>
                  <mc:Choice Requires="wpi">
                    <w:drawing>
                      <wp:anchor distT="0" distB="0" distL="114300" distR="114300" simplePos="0" relativeHeight="251668494" behindDoc="0" locked="0" layoutInCell="1" allowOverlap="1" wp14:anchorId="1A252F54" wp14:editId="1F9573C6">
                        <wp:simplePos x="0" y="0"/>
                        <wp:positionH relativeFrom="column">
                          <wp:posOffset>-5715</wp:posOffset>
                        </wp:positionH>
                        <wp:positionV relativeFrom="paragraph">
                          <wp:posOffset>338455</wp:posOffset>
                        </wp:positionV>
                        <wp:extent cx="356235" cy="324485"/>
                        <wp:effectExtent l="47625" t="48260" r="43815" b="46355"/>
                        <wp:wrapNone/>
                        <wp:docPr id="1386719683" name="Ink 5" descr="P2036C30T19#y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w:pict>
                      <v:shape w14:anchorId="3AAEC7EE" id="Ink 5" o:spid="_x0000_s1026" type="#_x0000_t7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v:imagedata r:id="rId68" o:title=""/>
                        <o:lock v:ext="edit" rotation="t" verticies="t" shapetype="t"/>
                      </v:shape>
                    </w:pict>
                  </mc:Fallback>
                </mc:AlternateContent>
              </w:r>
              <w:r w:rsidRPr="00032A5A">
                <w:rPr>
                  <w:rFonts w:ascii="Times New Roman" w:hAnsi="Times New Roman" w:cs="Times New Roman"/>
                  <w:noProof/>
                  <w:szCs w:val="22"/>
                </w:rPr>
                <mc:AlternateContent>
                  <mc:Choice Requires="wpi">
                    <w:drawing>
                      <wp:inline distT="0" distB="0" distL="0" distR="0" wp14:anchorId="438726A1" wp14:editId="32E1D511">
                        <wp:extent cx="662940" cy="240665"/>
                        <wp:effectExtent l="49530" t="55245" r="40005" b="46990"/>
                        <wp:docPr id="291927646" name="Ink 4" descr="P2036C30T19#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w:pict>
                      <v:shape w14:anchorId="12DF85CA" id="Ink 4" o:spid="_x0000_i1025" type="#_x0000_t75" style="width:54pt;height:20.2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v:imagedata r:id="rId70" o:title=""/>
                        <o:lock v:ext="edit" rotation="t" verticies="t" shapetype="t"/>
                      </v:shape>
                    </w:pict>
                  </mc:Fallback>
                </mc:AlternateContent>
              </w:r>
            </w:ins>
            <w:del w:id="381" w:author="Larissa Goh" w:date="2025-10-08T02:56:00Z" w16du:dateUtc="2025-10-07T13:56:00Z">
              <w:r w:rsidRPr="00032A5A">
                <w:rPr>
                  <w:rFonts w:ascii="Times New Roman" w:hAnsi="Times New Roman" w:cs="Times New Roman"/>
                  <w:noProof/>
                  <w:szCs w:val="22"/>
                </w:rPr>
                <mc:AlternateContent>
                  <mc:Choice Requires="wpi">
                    <w:drawing>
                      <wp:anchor distT="0" distB="0" distL="114300" distR="114300" simplePos="0" relativeHeight="251658248" behindDoc="0" locked="0" layoutInCell="1" allowOverlap="1" wp14:anchorId="7E90BA5F" wp14:editId="66B5AB19">
                        <wp:simplePos x="0" y="0"/>
                        <wp:positionH relativeFrom="column">
                          <wp:posOffset>-5715</wp:posOffset>
                        </wp:positionH>
                        <wp:positionV relativeFrom="paragraph">
                          <wp:posOffset>338455</wp:posOffset>
                        </wp:positionV>
                        <wp:extent cx="356235" cy="324485"/>
                        <wp:effectExtent l="47625" t="48260" r="43815" b="46355"/>
                        <wp:wrapNone/>
                        <wp:docPr id="1654173456"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w:pict>
                      <v:shape w14:anchorId="3AAEC7EE" id="Ink 5" o:spid="_x0000_s1026" type="#_x0000_t7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v:imagedata r:id="rId72" o:title=""/>
                        <o:lock v:ext="edit" rotation="t" verticies="t" shapetype="t"/>
                      </v:shape>
                    </w:pict>
                  </mc:Fallback>
                </mc:AlternateContent>
              </w:r>
              <w:r w:rsidRPr="00032A5A">
                <w:rPr>
                  <w:rFonts w:ascii="Times New Roman" w:hAnsi="Times New Roman" w:cs="Times New Roman"/>
                  <w:noProof/>
                  <w:szCs w:val="22"/>
                </w:rPr>
                <mc:AlternateContent>
                  <mc:Choice Requires="wpi">
                    <w:drawing>
                      <wp:inline distT="0" distB="0" distL="0" distR="0" wp14:anchorId="114ACAE5" wp14:editId="025EF393">
                        <wp:extent cx="662940" cy="240665"/>
                        <wp:effectExtent l="49530" t="55245" r="40005" b="46990"/>
                        <wp:docPr id="1977647581"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w:pict>
                      <v:shape w14:anchorId="12DF85CA" id="Ink 4" o:spid="_x0000_i1025" type="#_x0000_t75" style="width:54pt;height:20.2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v:imagedata r:id="rId74" o:title=""/>
                        <o:lock v:ext="edit" rotation="t" verticies="t" shapetype="t"/>
                      </v:shape>
                    </w:pict>
                  </mc:Fallback>
                </mc:AlternateContent>
              </w:r>
            </w:del>
          </w:p>
        </w:tc>
      </w:tr>
      <w:tr w:rsidR="005D6DC5" w:rsidRPr="00032A5A" w14:paraId="5CE2B509" w14:textId="77777777">
        <w:tc>
          <w:tcPr>
            <w:tcW w:w="1101" w:type="dxa"/>
            <w:vAlign w:val="center"/>
          </w:tcPr>
          <w:p w14:paraId="3A34FF1A"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1984" w:type="dxa"/>
            <w:vAlign w:val="center"/>
          </w:tcPr>
          <w:p w14:paraId="1E2B6D60"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Charmi Patel</w:t>
            </w:r>
          </w:p>
        </w:tc>
        <w:tc>
          <w:tcPr>
            <w:tcW w:w="1843" w:type="dxa"/>
            <w:vAlign w:val="center"/>
          </w:tcPr>
          <w:p w14:paraId="030FC90E"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2551" w:type="dxa"/>
            <w:vAlign w:val="center"/>
          </w:tcPr>
          <w:p w14:paraId="0FA0D50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fhv9735@autuni.ac.nz</w:t>
            </w:r>
          </w:p>
        </w:tc>
        <w:tc>
          <w:tcPr>
            <w:tcW w:w="1377" w:type="dxa"/>
            <w:vAlign w:val="center"/>
          </w:tcPr>
          <w:p w14:paraId="28188D0A" w14:textId="77777777" w:rsidR="005D6DC5" w:rsidRPr="00032A5A" w:rsidRDefault="005D6DC5">
            <w:pPr>
              <w:rPr>
                <w:rFonts w:ascii="Times New Roman" w:hAnsi="Times New Roman" w:cs="Times New Roman"/>
                <w:szCs w:val="22"/>
              </w:rPr>
            </w:pPr>
          </w:p>
          <w:p w14:paraId="50E784E9" w14:textId="77777777" w:rsidR="005D6DC5" w:rsidRPr="00032A5A" w:rsidRDefault="005D6DC5">
            <w:pPr>
              <w:rPr>
                <w:rFonts w:ascii="Times New Roman" w:hAnsi="Times New Roman" w:cs="Times New Roman"/>
                <w:szCs w:val="22"/>
              </w:rPr>
            </w:pPr>
          </w:p>
        </w:tc>
      </w:tr>
      <w:tr w:rsidR="005D6DC5" w:rsidRPr="00032A5A" w14:paraId="335CB042" w14:textId="77777777">
        <w:tc>
          <w:tcPr>
            <w:tcW w:w="1101" w:type="dxa"/>
            <w:vAlign w:val="center"/>
          </w:tcPr>
          <w:p w14:paraId="004804AC"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1984" w:type="dxa"/>
            <w:vAlign w:val="center"/>
          </w:tcPr>
          <w:p w14:paraId="65E7EB43"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Kylie Afable</w:t>
            </w:r>
          </w:p>
        </w:tc>
        <w:tc>
          <w:tcPr>
            <w:tcW w:w="1843" w:type="dxa"/>
            <w:vAlign w:val="center"/>
          </w:tcPr>
          <w:p w14:paraId="0D394CB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2551" w:type="dxa"/>
            <w:vAlign w:val="center"/>
          </w:tcPr>
          <w:p w14:paraId="6A402B58"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cjq7738@autuni.ac.nz</w:t>
            </w:r>
          </w:p>
        </w:tc>
        <w:tc>
          <w:tcPr>
            <w:tcW w:w="1377" w:type="dxa"/>
            <w:vAlign w:val="center"/>
          </w:tcPr>
          <w:p w14:paraId="3ACBB146" w14:textId="77777777" w:rsidR="005D6DC5" w:rsidRPr="00032A5A" w:rsidRDefault="005D6DC5">
            <w:pPr>
              <w:rPr>
                <w:rFonts w:ascii="Times New Roman" w:hAnsi="Times New Roman" w:cs="Times New Roman"/>
                <w:szCs w:val="22"/>
              </w:rPr>
            </w:pPr>
            <w:r w:rsidRPr="00032A5A">
              <w:rPr>
                <w:rFonts w:ascii="Times New Roman" w:hAnsi="Times New Roman" w:cs="Times New Roman"/>
                <w:b/>
                <w:bCs/>
                <w:szCs w:val="22"/>
              </w:rPr>
              <w:t>KA</w:t>
            </w:r>
          </w:p>
        </w:tc>
      </w:tr>
      <w:tr w:rsidR="005D6DC5" w:rsidRPr="00032A5A" w14:paraId="36283BB3" w14:textId="77777777">
        <w:tc>
          <w:tcPr>
            <w:tcW w:w="1101" w:type="dxa"/>
            <w:vAlign w:val="center"/>
          </w:tcPr>
          <w:p w14:paraId="05E2A80D"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Project Mentor</w:t>
            </w:r>
          </w:p>
        </w:tc>
        <w:tc>
          <w:tcPr>
            <w:tcW w:w="1984" w:type="dxa"/>
            <w:vAlign w:val="center"/>
          </w:tcPr>
          <w:p w14:paraId="6355A68E"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Daniel Vaipulu</w:t>
            </w:r>
          </w:p>
        </w:tc>
        <w:tc>
          <w:tcPr>
            <w:tcW w:w="1843" w:type="dxa"/>
            <w:vAlign w:val="center"/>
          </w:tcPr>
          <w:p w14:paraId="67E3796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Project Mentor</w:t>
            </w:r>
          </w:p>
        </w:tc>
        <w:tc>
          <w:tcPr>
            <w:tcW w:w="2551" w:type="dxa"/>
            <w:vAlign w:val="center"/>
          </w:tcPr>
          <w:p w14:paraId="1CB4C912"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daniel.vaipulu@aut.ac.nz</w:t>
            </w:r>
          </w:p>
        </w:tc>
        <w:tc>
          <w:tcPr>
            <w:tcW w:w="1377" w:type="dxa"/>
            <w:vAlign w:val="center"/>
          </w:tcPr>
          <w:p w14:paraId="5E9285EA" w14:textId="77777777" w:rsidR="005D6DC5" w:rsidRPr="00032A5A" w:rsidRDefault="005D6DC5">
            <w:pPr>
              <w:rPr>
                <w:rFonts w:ascii="Times New Roman" w:hAnsi="Times New Roman" w:cs="Times New Roman"/>
                <w:szCs w:val="22"/>
              </w:rPr>
            </w:pPr>
          </w:p>
        </w:tc>
      </w:tr>
      <w:tr w:rsidR="005D6DC5" w:rsidRPr="00032A5A" w14:paraId="33F4B021" w14:textId="77777777">
        <w:tc>
          <w:tcPr>
            <w:tcW w:w="1101" w:type="dxa"/>
            <w:vAlign w:val="center"/>
          </w:tcPr>
          <w:p w14:paraId="408705C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Client</w:t>
            </w:r>
          </w:p>
        </w:tc>
        <w:tc>
          <w:tcPr>
            <w:tcW w:w="1984" w:type="dxa"/>
            <w:vAlign w:val="center"/>
          </w:tcPr>
          <w:p w14:paraId="16F4EB79"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Raymond Lutui</w:t>
            </w:r>
          </w:p>
        </w:tc>
        <w:tc>
          <w:tcPr>
            <w:tcW w:w="1843" w:type="dxa"/>
            <w:vAlign w:val="center"/>
          </w:tcPr>
          <w:p w14:paraId="4CFA4E6F"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Client</w:t>
            </w:r>
          </w:p>
        </w:tc>
        <w:tc>
          <w:tcPr>
            <w:tcW w:w="2551" w:type="dxa"/>
            <w:vAlign w:val="center"/>
          </w:tcPr>
          <w:p w14:paraId="399FCB1F"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raymond.lutui@aut.ac.nz</w:t>
            </w:r>
          </w:p>
        </w:tc>
        <w:tc>
          <w:tcPr>
            <w:tcW w:w="1377" w:type="dxa"/>
            <w:vAlign w:val="center"/>
          </w:tcPr>
          <w:p w14:paraId="42403316" w14:textId="77777777" w:rsidR="005D6DC5" w:rsidRPr="00032A5A" w:rsidRDefault="005D6DC5">
            <w:pPr>
              <w:rPr>
                <w:rFonts w:ascii="Times New Roman" w:hAnsi="Times New Roman" w:cs="Times New Roman"/>
                <w:szCs w:val="22"/>
              </w:rPr>
            </w:pPr>
          </w:p>
        </w:tc>
      </w:tr>
    </w:tbl>
    <w:p w14:paraId="4D15B35C" w14:textId="77777777" w:rsidR="005D6DC5" w:rsidRPr="00032A5A" w:rsidRDefault="005D6DC5" w:rsidP="005D6DC5">
      <w:pPr>
        <w:rPr>
          <w:rFonts w:ascii="Times New Roman" w:hAnsi="Times New Roman" w:cs="Times New Roman"/>
        </w:rPr>
      </w:pPr>
    </w:p>
    <w:p w14:paraId="0B7E8BC8" w14:textId="77777777" w:rsidR="00605F67" w:rsidRPr="00032A5A" w:rsidRDefault="00605F67" w:rsidP="00605F67">
      <w:pPr>
        <w:rPr>
          <w:rFonts w:ascii="Times New Roman" w:hAnsi="Times New Roman" w:cs="Times New Roman"/>
          <w:lang w:eastAsia="en-US"/>
        </w:rPr>
      </w:pPr>
    </w:p>
    <w:p w14:paraId="63D58286" w14:textId="77777777" w:rsidR="005D6DC5" w:rsidRPr="00032A5A" w:rsidRDefault="005D6DC5">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4123CCA5" w14:textId="577D3B96" w:rsidR="004F40BB" w:rsidRPr="00032A5A" w:rsidRDefault="00F518D5" w:rsidP="00F518D5">
      <w:pPr>
        <w:pStyle w:val="Heading2"/>
        <w:rPr>
          <w:rFonts w:cs="Times New Roman"/>
        </w:rPr>
      </w:pPr>
      <w:bookmarkStart w:id="382" w:name="_Toc195128366"/>
      <w:bookmarkStart w:id="383" w:name="_Ref195128586"/>
      <w:bookmarkStart w:id="384" w:name="_Toc195128883"/>
      <w:bookmarkEnd w:id="371"/>
      <w:bookmarkEnd w:id="373"/>
      <w:r w:rsidRPr="00032A5A">
        <w:rPr>
          <w:rFonts w:cs="Times New Roman"/>
        </w:rPr>
        <w:lastRenderedPageBreak/>
        <w:t xml:space="preserve">Appendix </w:t>
      </w:r>
      <w:r w:rsidR="00A06184" w:rsidRPr="00032A5A">
        <w:rPr>
          <w:rFonts w:cs="Times New Roman"/>
        </w:rPr>
        <w:fldChar w:fldCharType="begin"/>
      </w:r>
      <w:r w:rsidR="00A06184" w:rsidRPr="00032A5A">
        <w:rPr>
          <w:rFonts w:cs="Times New Roman"/>
        </w:rPr>
        <w:instrText xml:space="preserve"> SEQ Appendix \* ALPHABETIC </w:instrText>
      </w:r>
      <w:r w:rsidR="00A06184" w:rsidRPr="00032A5A">
        <w:rPr>
          <w:rFonts w:cs="Times New Roman"/>
        </w:rPr>
        <w:fldChar w:fldCharType="separate"/>
      </w:r>
      <w:r w:rsidR="00431F8B">
        <w:rPr>
          <w:rFonts w:cs="Times New Roman"/>
          <w:noProof/>
        </w:rPr>
        <w:t>N</w:t>
      </w:r>
      <w:r w:rsidR="00A06184" w:rsidRPr="00032A5A">
        <w:rPr>
          <w:rFonts w:cs="Times New Roman"/>
        </w:rPr>
        <w:fldChar w:fldCharType="end"/>
      </w:r>
      <w:bookmarkEnd w:id="383"/>
      <w:r w:rsidR="001B17B9" w:rsidRPr="00032A5A">
        <w:rPr>
          <w:rFonts w:cs="Times New Roman"/>
        </w:rPr>
        <w:t xml:space="preserve"> </w:t>
      </w:r>
      <w:r w:rsidR="004F40BB" w:rsidRPr="00032A5A">
        <w:rPr>
          <w:rFonts w:cs="Times New Roman"/>
        </w:rPr>
        <w:t xml:space="preserve">– Team </w:t>
      </w:r>
      <w:r w:rsidR="009F51D2" w:rsidRPr="00032A5A">
        <w:rPr>
          <w:rFonts w:cs="Times New Roman"/>
        </w:rPr>
        <w:t>Contract</w:t>
      </w:r>
      <w:bookmarkEnd w:id="382"/>
      <w:bookmarkEnd w:id="384"/>
    </w:p>
    <w:p w14:paraId="0E9A60A8" w14:textId="77777777" w:rsidR="00045960" w:rsidRPr="00032A5A" w:rsidRDefault="00045960" w:rsidP="00045960">
      <w:pPr>
        <w:rPr>
          <w:rFonts w:ascii="Times New Roman" w:hAnsi="Times New Roman" w:cs="Times New Roman"/>
          <w:lang w:eastAsia="en-US"/>
        </w:rPr>
      </w:pPr>
    </w:p>
    <w:p w14:paraId="6E4B9AED" w14:textId="77777777" w:rsidR="00162AD8" w:rsidRPr="00032A5A" w:rsidRDefault="00162AD8" w:rsidP="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Project Name: Network Performance Evaluation on Linux Based Operating Systems</w:t>
      </w:r>
    </w:p>
    <w:p w14:paraId="65836F8E" w14:textId="77777777" w:rsidR="00162AD8" w:rsidRPr="00032A5A" w:rsidRDefault="00162AD8" w:rsidP="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Project Team Member Names and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9"/>
        <w:gridCol w:w="2656"/>
        <w:gridCol w:w="3153"/>
      </w:tblGrid>
      <w:tr w:rsidR="00162AD8" w:rsidRPr="00032A5A" w14:paraId="3C21778E" w14:textId="77777777">
        <w:tc>
          <w:tcPr>
            <w:tcW w:w="2939" w:type="dxa"/>
          </w:tcPr>
          <w:p w14:paraId="7E5B855B" w14:textId="77777777" w:rsidR="00162AD8" w:rsidRPr="00032A5A" w:rsidRDefault="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Name</w:t>
            </w:r>
          </w:p>
        </w:tc>
        <w:tc>
          <w:tcPr>
            <w:tcW w:w="2656" w:type="dxa"/>
          </w:tcPr>
          <w:p w14:paraId="1817EE0B" w14:textId="77777777" w:rsidR="00162AD8" w:rsidRPr="00032A5A" w:rsidRDefault="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Date</w:t>
            </w:r>
          </w:p>
        </w:tc>
        <w:tc>
          <w:tcPr>
            <w:tcW w:w="3153" w:type="dxa"/>
          </w:tcPr>
          <w:p w14:paraId="6913EABE" w14:textId="77777777" w:rsidR="00162AD8" w:rsidRPr="00032A5A" w:rsidRDefault="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Sign-off on Team Contract</w:t>
            </w:r>
          </w:p>
        </w:tc>
      </w:tr>
      <w:tr w:rsidR="00162AD8" w:rsidRPr="00032A5A" w14:paraId="5FB505F8" w14:textId="77777777">
        <w:tc>
          <w:tcPr>
            <w:tcW w:w="2939" w:type="dxa"/>
          </w:tcPr>
          <w:p w14:paraId="6AF45814"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Nathan Quai Hoi</w:t>
            </w:r>
          </w:p>
        </w:tc>
        <w:tc>
          <w:tcPr>
            <w:tcW w:w="2656" w:type="dxa"/>
          </w:tcPr>
          <w:p w14:paraId="3AE3DAC5"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18/03/2025</w:t>
            </w:r>
          </w:p>
        </w:tc>
        <w:tc>
          <w:tcPr>
            <w:tcW w:w="3153" w:type="dxa"/>
          </w:tcPr>
          <w:p w14:paraId="524C99CC" w14:textId="1CB7BA34" w:rsidR="00162AD8" w:rsidRPr="00032A5A" w:rsidRDefault="00520B80">
            <w:pPr>
              <w:pStyle w:val="SHTB"/>
              <w:pBdr>
                <w:bottom w:val="none" w:sz="0" w:space="0" w:color="auto"/>
              </w:pBdr>
              <w:spacing w:line="240" w:lineRule="auto"/>
              <w:rPr>
                <w:rFonts w:ascii="Times New Roman" w:hAnsi="Times New Roman"/>
                <w:b/>
                <w:bCs/>
                <w:sz w:val="24"/>
                <w:szCs w:val="24"/>
                <w:lang w:val="en-NZ"/>
              </w:rPr>
            </w:pPr>
            <w:ins w:id="385" w:author="Larissa Goh" w:date="2025-10-08T02:56:00Z" w16du:dateUtc="2025-10-07T13:56:00Z">
              <w:r w:rsidRPr="00032A5A">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70542" behindDoc="0" locked="0" layoutInCell="1" allowOverlap="1" wp14:anchorId="4F6F2C3D" wp14:editId="770107B5">
                        <wp:simplePos x="0" y="0"/>
                        <wp:positionH relativeFrom="column">
                          <wp:posOffset>137591</wp:posOffset>
                        </wp:positionH>
                        <wp:positionV relativeFrom="paragraph">
                          <wp:posOffset>5715</wp:posOffset>
                        </wp:positionV>
                        <wp:extent cx="778320" cy="279720"/>
                        <wp:effectExtent l="38100" t="38100" r="41275" b="44450"/>
                        <wp:wrapNone/>
                        <wp:docPr id="1861510524" name="Ink 2" descr="P2076C6T20#y1"/>
                        <wp:cNvGraphicFramePr/>
                        <a:graphic xmlns:a="http://schemas.openxmlformats.org/drawingml/2006/main">
                          <a:graphicData uri="http://schemas.microsoft.com/office/word/2010/wordprocessingInk">
                            <w14:contentPart bwMode="auto" r:id="rId75">
                              <w14:nvContentPartPr>
                                <w14:cNvContentPartPr/>
                              </w14:nvContentPartPr>
                              <w14:xfrm>
                                <a:off x="0" y="0"/>
                                <a:ext cx="778320" cy="2797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76"/>
                      </v:shape>
                    </w:pict>
                  </mc:Fallback>
                </mc:AlternateContent>
              </w:r>
            </w:ins>
            <w:del w:id="386" w:author="Larissa Goh" w:date="2025-10-08T02:56:00Z" w16du:dateUtc="2025-10-07T13:56:00Z">
              <w:r w:rsidRPr="00032A5A">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58246" behindDoc="0" locked="0" layoutInCell="1" allowOverlap="1" wp14:anchorId="0BE5D331" wp14:editId="369BC1B4">
                        <wp:simplePos x="0" y="0"/>
                        <wp:positionH relativeFrom="column">
                          <wp:posOffset>137591</wp:posOffset>
                        </wp:positionH>
                        <wp:positionV relativeFrom="paragraph">
                          <wp:posOffset>5715</wp:posOffset>
                        </wp:positionV>
                        <wp:extent cx="778320" cy="279720"/>
                        <wp:effectExtent l="38100" t="38100" r="41275" b="44450"/>
                        <wp:wrapNone/>
                        <wp:docPr id="337783593" name="Ink 2"/>
                        <wp:cNvGraphicFramePr/>
                        <a:graphic xmlns:a="http://schemas.openxmlformats.org/drawingml/2006/main">
                          <a:graphicData uri="http://schemas.microsoft.com/office/word/2010/wordprocessingInk">
                            <w14:contentPart bwMode="auto" r:id="rId77">
                              <w14:nvContentPartPr>
                                <w14:cNvContentPartPr/>
                              </w14:nvContentPartPr>
                              <w14:xfrm>
                                <a:off x="0" y="0"/>
                                <a:ext cx="778320" cy="2797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78"/>
                      </v:shape>
                    </w:pict>
                  </mc:Fallback>
                </mc:AlternateContent>
              </w:r>
            </w:del>
          </w:p>
        </w:tc>
      </w:tr>
      <w:tr w:rsidR="00162AD8" w:rsidRPr="00032A5A" w14:paraId="327437E2" w14:textId="77777777">
        <w:tc>
          <w:tcPr>
            <w:tcW w:w="2939" w:type="dxa"/>
          </w:tcPr>
          <w:p w14:paraId="3EB2D349"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Win Phyo</w:t>
            </w:r>
          </w:p>
        </w:tc>
        <w:tc>
          <w:tcPr>
            <w:tcW w:w="2656" w:type="dxa"/>
          </w:tcPr>
          <w:p w14:paraId="6D60695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18/03/2025</w:t>
            </w:r>
          </w:p>
        </w:tc>
        <w:tc>
          <w:tcPr>
            <w:tcW w:w="3153" w:type="dxa"/>
          </w:tcPr>
          <w:p w14:paraId="26B615EF" w14:textId="7D91AC00" w:rsidR="00162AD8" w:rsidRPr="00032A5A" w:rsidRDefault="00162AD8">
            <w:pPr>
              <w:pStyle w:val="SHTB"/>
              <w:pBdr>
                <w:bottom w:val="none" w:sz="0" w:space="0" w:color="auto"/>
              </w:pBdr>
              <w:spacing w:line="240" w:lineRule="auto"/>
              <w:rPr>
                <w:rFonts w:ascii="Times New Roman" w:hAnsi="Times New Roman"/>
                <w:b/>
                <w:bCs/>
                <w:sz w:val="24"/>
                <w:szCs w:val="24"/>
                <w:lang w:val="en-NZ"/>
              </w:rPr>
            </w:pPr>
            <w:ins w:id="387" w:author="Larissa Goh" w:date="2025-10-08T02:56:00Z" w16du:dateUtc="2025-10-07T13:56:00Z">
              <w:r w:rsidRPr="00032A5A">
                <w:rPr>
                  <w:rFonts w:ascii="Times New Roman" w:hAnsi="Times New Roman"/>
                  <w:noProof/>
                  <w:sz w:val="24"/>
                  <w:szCs w:val="24"/>
                  <w:lang w:val="en-NZ"/>
                </w:rPr>
                <mc:AlternateContent>
                  <mc:Choice Requires="wpi">
                    <w:drawing>
                      <wp:anchor distT="0" distB="0" distL="114300" distR="114300" simplePos="0" relativeHeight="251676686" behindDoc="0" locked="0" layoutInCell="1" allowOverlap="1" wp14:anchorId="588088F0" wp14:editId="561252A7">
                        <wp:simplePos x="0" y="0"/>
                        <wp:positionH relativeFrom="column">
                          <wp:posOffset>580390</wp:posOffset>
                        </wp:positionH>
                        <wp:positionV relativeFrom="paragraph">
                          <wp:posOffset>10160</wp:posOffset>
                        </wp:positionV>
                        <wp:extent cx="621030" cy="319405"/>
                        <wp:effectExtent l="55880" t="48895" r="46990" b="41275"/>
                        <wp:wrapNone/>
                        <wp:docPr id="70203366" name="Ink 10" descr="P2080C9T20#y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80"/>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75662" behindDoc="0" locked="0" layoutInCell="1" allowOverlap="1" wp14:anchorId="17F9A6FD" wp14:editId="5F87F4FA">
                        <wp:simplePos x="0" y="0"/>
                        <wp:positionH relativeFrom="column">
                          <wp:posOffset>429895</wp:posOffset>
                        </wp:positionH>
                        <wp:positionV relativeFrom="paragraph">
                          <wp:posOffset>127635</wp:posOffset>
                        </wp:positionV>
                        <wp:extent cx="125095" cy="111125"/>
                        <wp:effectExtent l="48260" t="52070" r="45720" b="46355"/>
                        <wp:wrapNone/>
                        <wp:docPr id="1154472640" name="Ink 9" descr="P2080C9T20#y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82"/>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74638" behindDoc="0" locked="0" layoutInCell="1" allowOverlap="1" wp14:anchorId="7DCDF614" wp14:editId="6166669C">
                        <wp:simplePos x="0" y="0"/>
                        <wp:positionH relativeFrom="column">
                          <wp:posOffset>410845</wp:posOffset>
                        </wp:positionH>
                        <wp:positionV relativeFrom="paragraph">
                          <wp:posOffset>130810</wp:posOffset>
                        </wp:positionV>
                        <wp:extent cx="12700" cy="9525"/>
                        <wp:effectExtent l="48260" t="55245" r="53340" b="49530"/>
                        <wp:wrapNone/>
                        <wp:docPr id="1762122405" name="Ink 8" descr="P2080C9T20#y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84"/>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73614" behindDoc="0" locked="0" layoutInCell="1" allowOverlap="1" wp14:anchorId="307B4690" wp14:editId="044EDEA1">
                        <wp:simplePos x="0" y="0"/>
                        <wp:positionH relativeFrom="column">
                          <wp:posOffset>421640</wp:posOffset>
                        </wp:positionH>
                        <wp:positionV relativeFrom="paragraph">
                          <wp:posOffset>154940</wp:posOffset>
                        </wp:positionV>
                        <wp:extent cx="31115" cy="94615"/>
                        <wp:effectExtent l="49530" t="50800" r="43180" b="45085"/>
                        <wp:wrapNone/>
                        <wp:docPr id="1985692787" name="Ink 7" descr="P2080C9T20#y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86"/>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72590" behindDoc="0" locked="0" layoutInCell="1" allowOverlap="1" wp14:anchorId="60BF7192" wp14:editId="2B74D8E3">
                        <wp:simplePos x="0" y="0"/>
                        <wp:positionH relativeFrom="column">
                          <wp:posOffset>183515</wp:posOffset>
                        </wp:positionH>
                        <wp:positionV relativeFrom="paragraph">
                          <wp:posOffset>60325</wp:posOffset>
                        </wp:positionV>
                        <wp:extent cx="224790" cy="182245"/>
                        <wp:effectExtent l="49530" t="51435" r="40005" b="42545"/>
                        <wp:wrapNone/>
                        <wp:docPr id="1978915794" name="Ink 6" descr="P2080C9T20#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88"/>
                        <o:lock v:ext="edit" rotation="t" verticies="t" shapetype="t"/>
                      </v:shape>
                    </w:pict>
                  </mc:Fallback>
                </mc:AlternateContent>
              </w:r>
            </w:ins>
            <w:del w:id="388" w:author="Larissa Goh" w:date="2025-10-08T02:56:00Z" w16du:dateUtc="2025-10-07T13:56:00Z">
              <w:r w:rsidRPr="00032A5A">
                <w:rPr>
                  <w:rFonts w:ascii="Times New Roman" w:hAnsi="Times New Roman"/>
                  <w:noProof/>
                  <w:sz w:val="24"/>
                  <w:szCs w:val="24"/>
                  <w:lang w:val="en-NZ"/>
                </w:rPr>
                <mc:AlternateContent>
                  <mc:Choice Requires="wpi">
                    <w:drawing>
                      <wp:anchor distT="0" distB="0" distL="114300" distR="114300" simplePos="0" relativeHeight="251658244" behindDoc="0" locked="0" layoutInCell="1" allowOverlap="1" wp14:anchorId="020A5FE5" wp14:editId="2148C752">
                        <wp:simplePos x="0" y="0"/>
                        <wp:positionH relativeFrom="column">
                          <wp:posOffset>580390</wp:posOffset>
                        </wp:positionH>
                        <wp:positionV relativeFrom="paragraph">
                          <wp:posOffset>10160</wp:posOffset>
                        </wp:positionV>
                        <wp:extent cx="621030" cy="319405"/>
                        <wp:effectExtent l="55880" t="48895" r="46990" b="41275"/>
                        <wp:wrapNone/>
                        <wp:docPr id="133939292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90"/>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58243" behindDoc="0" locked="0" layoutInCell="1" allowOverlap="1" wp14:anchorId="630D7502" wp14:editId="65F1D674">
                        <wp:simplePos x="0" y="0"/>
                        <wp:positionH relativeFrom="column">
                          <wp:posOffset>429895</wp:posOffset>
                        </wp:positionH>
                        <wp:positionV relativeFrom="paragraph">
                          <wp:posOffset>127635</wp:posOffset>
                        </wp:positionV>
                        <wp:extent cx="125095" cy="111125"/>
                        <wp:effectExtent l="48260" t="52070" r="45720" b="46355"/>
                        <wp:wrapNone/>
                        <wp:docPr id="124085580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92"/>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58242" behindDoc="0" locked="0" layoutInCell="1" allowOverlap="1" wp14:anchorId="164EBD00" wp14:editId="1965C656">
                        <wp:simplePos x="0" y="0"/>
                        <wp:positionH relativeFrom="column">
                          <wp:posOffset>410845</wp:posOffset>
                        </wp:positionH>
                        <wp:positionV relativeFrom="paragraph">
                          <wp:posOffset>130810</wp:posOffset>
                        </wp:positionV>
                        <wp:extent cx="12700" cy="9525"/>
                        <wp:effectExtent l="48260" t="55245" r="53340" b="49530"/>
                        <wp:wrapNone/>
                        <wp:docPr id="1189458836"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94"/>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58241" behindDoc="0" locked="0" layoutInCell="1" allowOverlap="1" wp14:anchorId="65B5695D" wp14:editId="25DD3B32">
                        <wp:simplePos x="0" y="0"/>
                        <wp:positionH relativeFrom="column">
                          <wp:posOffset>421640</wp:posOffset>
                        </wp:positionH>
                        <wp:positionV relativeFrom="paragraph">
                          <wp:posOffset>154940</wp:posOffset>
                        </wp:positionV>
                        <wp:extent cx="31115" cy="94615"/>
                        <wp:effectExtent l="49530" t="50800" r="43180" b="45085"/>
                        <wp:wrapNone/>
                        <wp:docPr id="671384011"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96"/>
                        <o:lock v:ext="edit" rotation="t" verticies="t" shapetype="t"/>
                      </v:shape>
                    </w:pict>
                  </mc:Fallback>
                </mc:AlternateContent>
              </w:r>
              <w:r w:rsidRPr="00032A5A">
                <w:rPr>
                  <w:rFonts w:ascii="Times New Roman" w:hAnsi="Times New Roman"/>
                  <w:noProof/>
                  <w:sz w:val="24"/>
                  <w:szCs w:val="24"/>
                  <w:lang w:val="en-NZ"/>
                </w:rPr>
                <mc:AlternateContent>
                  <mc:Choice Requires="wpi">
                    <w:drawing>
                      <wp:anchor distT="0" distB="0" distL="114300" distR="114300" simplePos="0" relativeHeight="251658240" behindDoc="0" locked="0" layoutInCell="1" allowOverlap="1" wp14:anchorId="7B97EFBF" wp14:editId="5F200EFE">
                        <wp:simplePos x="0" y="0"/>
                        <wp:positionH relativeFrom="column">
                          <wp:posOffset>183515</wp:posOffset>
                        </wp:positionH>
                        <wp:positionV relativeFrom="paragraph">
                          <wp:posOffset>60325</wp:posOffset>
                        </wp:positionV>
                        <wp:extent cx="224790" cy="182245"/>
                        <wp:effectExtent l="49530" t="51435" r="40005" b="42545"/>
                        <wp:wrapNone/>
                        <wp:docPr id="1515250129"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98"/>
                        <o:lock v:ext="edit" rotation="t" verticies="t" shapetype="t"/>
                      </v:shape>
                    </w:pict>
                  </mc:Fallback>
                </mc:AlternateContent>
              </w:r>
            </w:del>
          </w:p>
        </w:tc>
      </w:tr>
      <w:tr w:rsidR="00162AD8" w:rsidRPr="00032A5A" w14:paraId="00196114" w14:textId="77777777">
        <w:tc>
          <w:tcPr>
            <w:tcW w:w="2939" w:type="dxa"/>
          </w:tcPr>
          <w:p w14:paraId="2F90AC93"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Zafar Azad</w:t>
            </w:r>
          </w:p>
        </w:tc>
        <w:tc>
          <w:tcPr>
            <w:tcW w:w="2656" w:type="dxa"/>
          </w:tcPr>
          <w:p w14:paraId="5C39443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18/03/2025</w:t>
            </w:r>
          </w:p>
        </w:tc>
        <w:tc>
          <w:tcPr>
            <w:tcW w:w="3153" w:type="dxa"/>
          </w:tcPr>
          <w:p w14:paraId="1BFAD065" w14:textId="77777777" w:rsidR="00162AD8" w:rsidRPr="00032A5A" w:rsidRDefault="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ZA</w:t>
            </w:r>
          </w:p>
        </w:tc>
      </w:tr>
      <w:tr w:rsidR="00162AD8" w:rsidRPr="00032A5A" w14:paraId="0F5DF854" w14:textId="77777777">
        <w:tc>
          <w:tcPr>
            <w:tcW w:w="2939" w:type="dxa"/>
          </w:tcPr>
          <w:p w14:paraId="68ADDA16"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Thomas Robinson</w:t>
            </w:r>
          </w:p>
        </w:tc>
        <w:tc>
          <w:tcPr>
            <w:tcW w:w="2656" w:type="dxa"/>
          </w:tcPr>
          <w:p w14:paraId="70946312" w14:textId="77777777" w:rsidR="00162AD8" w:rsidRPr="00032A5A" w:rsidRDefault="00162AD8">
            <w:pPr>
              <w:pStyle w:val="SHTB"/>
              <w:pBdr>
                <w:bottom w:val="none" w:sz="0" w:space="0" w:color="auto"/>
              </w:pBdr>
              <w:spacing w:line="240" w:lineRule="auto"/>
              <w:rPr>
                <w:rFonts w:ascii="Times New Roman" w:hAnsi="Times New Roman"/>
                <w:sz w:val="22"/>
                <w:szCs w:val="22"/>
                <w:lang w:val="en-NZ"/>
              </w:rPr>
            </w:pPr>
            <w:r w:rsidRPr="00032A5A">
              <w:rPr>
                <w:rFonts w:ascii="Times New Roman" w:hAnsi="Times New Roman"/>
                <w:b/>
                <w:sz w:val="22"/>
                <w:szCs w:val="22"/>
                <w:lang w:val="en-NZ"/>
              </w:rPr>
              <w:t>18/03/2025</w:t>
            </w:r>
          </w:p>
        </w:tc>
        <w:tc>
          <w:tcPr>
            <w:tcW w:w="3153" w:type="dxa"/>
          </w:tcPr>
          <w:p w14:paraId="07A9924B" w14:textId="3CB1570E" w:rsidR="00162AD8" w:rsidRPr="00032A5A" w:rsidRDefault="00162AD8">
            <w:pPr>
              <w:pStyle w:val="SHTB"/>
              <w:pBdr>
                <w:bottom w:val="none" w:sz="0" w:space="0" w:color="auto"/>
              </w:pBdr>
              <w:spacing w:line="240" w:lineRule="auto"/>
              <w:rPr>
                <w:rFonts w:ascii="Times New Roman" w:hAnsi="Times New Roman"/>
                <w:b/>
                <w:bCs/>
                <w:sz w:val="24"/>
                <w:szCs w:val="24"/>
                <w:lang w:val="en-NZ"/>
              </w:rPr>
            </w:pPr>
            <w:ins w:id="389" w:author="Larissa Goh" w:date="2025-10-08T02:56:00Z" w16du:dateUtc="2025-10-07T13:56:00Z">
              <w:r w:rsidRPr="00032A5A">
                <w:rPr>
                  <w:rFonts w:ascii="Times New Roman" w:hAnsi="Times New Roman"/>
                  <w:noProof/>
                  <w:sz w:val="24"/>
                  <w:szCs w:val="24"/>
                  <w:lang w:val="en-NZ"/>
                </w:rPr>
                <w:drawing>
                  <wp:anchor distT="0" distB="0" distL="114300" distR="114300" simplePos="0" relativeHeight="251678734" behindDoc="0" locked="0" layoutInCell="1" allowOverlap="1" wp14:anchorId="7A657EB6" wp14:editId="22BB0906">
                    <wp:simplePos x="0" y="0"/>
                    <wp:positionH relativeFrom="column">
                      <wp:posOffset>59055</wp:posOffset>
                    </wp:positionH>
                    <wp:positionV relativeFrom="paragraph">
                      <wp:posOffset>635</wp:posOffset>
                    </wp:positionV>
                    <wp:extent cx="748030" cy="255270"/>
                    <wp:effectExtent l="0" t="0" r="0" b="0"/>
                    <wp:wrapSquare wrapText="bothSides"/>
                    <wp:docPr id="1534296485" name="Picture 5" descr="P2088C15T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descr="P2088C15T20#y1"/>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ins>
            <w:del w:id="390" w:author="Larissa Goh" w:date="2025-10-08T02:56:00Z" w16du:dateUtc="2025-10-07T13:56:00Z">
              <w:r w:rsidRPr="00032A5A">
                <w:rPr>
                  <w:rFonts w:ascii="Times New Roman" w:hAnsi="Times New Roman"/>
                  <w:noProof/>
                  <w:sz w:val="24"/>
                  <w:szCs w:val="24"/>
                  <w:lang w:val="en-NZ"/>
                </w:rPr>
                <w:drawing>
                  <wp:anchor distT="0" distB="0" distL="114300" distR="114300" simplePos="0" relativeHeight="251658252" behindDoc="0" locked="0" layoutInCell="1" allowOverlap="1" wp14:anchorId="0ED55FDC" wp14:editId="4A3A0710">
                    <wp:simplePos x="0" y="0"/>
                    <wp:positionH relativeFrom="column">
                      <wp:posOffset>59055</wp:posOffset>
                    </wp:positionH>
                    <wp:positionV relativeFrom="paragraph">
                      <wp:posOffset>635</wp:posOffset>
                    </wp:positionV>
                    <wp:extent cx="748030" cy="255270"/>
                    <wp:effectExtent l="0" t="0" r="0" b="0"/>
                    <wp:wrapSquare wrapText="bothSides"/>
                    <wp:docPr id="1461571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del>
          </w:p>
        </w:tc>
      </w:tr>
      <w:tr w:rsidR="00162AD8" w:rsidRPr="00032A5A" w14:paraId="337382ED" w14:textId="77777777">
        <w:tc>
          <w:tcPr>
            <w:tcW w:w="2939" w:type="dxa"/>
          </w:tcPr>
          <w:p w14:paraId="230C6105"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Larissa Goh</w:t>
            </w:r>
          </w:p>
        </w:tc>
        <w:tc>
          <w:tcPr>
            <w:tcW w:w="2656" w:type="dxa"/>
          </w:tcPr>
          <w:p w14:paraId="2CF2C0A1" w14:textId="77777777" w:rsidR="00162AD8" w:rsidRPr="00032A5A" w:rsidRDefault="00162AD8">
            <w:pPr>
              <w:pStyle w:val="SHTB"/>
              <w:pBdr>
                <w:bottom w:val="none" w:sz="0" w:space="0" w:color="auto"/>
              </w:pBdr>
              <w:spacing w:line="240" w:lineRule="auto"/>
              <w:rPr>
                <w:rFonts w:ascii="Times New Roman" w:hAnsi="Times New Roman"/>
                <w:sz w:val="22"/>
                <w:szCs w:val="22"/>
                <w:lang w:val="en-NZ"/>
              </w:rPr>
            </w:pPr>
            <w:r w:rsidRPr="00032A5A">
              <w:rPr>
                <w:rFonts w:ascii="Times New Roman" w:hAnsi="Times New Roman"/>
                <w:b/>
                <w:sz w:val="22"/>
                <w:szCs w:val="22"/>
                <w:lang w:val="en-NZ"/>
              </w:rPr>
              <w:t>18/03/2025</w:t>
            </w:r>
          </w:p>
        </w:tc>
        <w:tc>
          <w:tcPr>
            <w:tcW w:w="3153" w:type="dxa"/>
          </w:tcPr>
          <w:p w14:paraId="77D4A2B9" w14:textId="7C55FD39" w:rsidR="00162AD8" w:rsidRPr="00032A5A" w:rsidRDefault="00162AD8">
            <w:pPr>
              <w:pStyle w:val="SHTB"/>
              <w:pBdr>
                <w:bottom w:val="none" w:sz="0" w:space="0" w:color="auto"/>
              </w:pBdr>
              <w:spacing w:line="240" w:lineRule="auto"/>
              <w:rPr>
                <w:rFonts w:ascii="Times New Roman" w:hAnsi="Times New Roman"/>
                <w:b/>
                <w:bCs/>
                <w:sz w:val="24"/>
                <w:szCs w:val="24"/>
                <w:lang w:val="en-NZ"/>
              </w:rPr>
            </w:pPr>
            <w:ins w:id="391" w:author="Larissa Goh" w:date="2025-10-08T02:56:00Z" w16du:dateUtc="2025-10-07T13:56:00Z">
              <w:r w:rsidRPr="00032A5A">
                <w:rPr>
                  <w:rFonts w:ascii="Times New Roman" w:hAnsi="Times New Roman"/>
                  <w:noProof/>
                  <w:sz w:val="24"/>
                  <w:szCs w:val="24"/>
                  <w:lang w:val="en-NZ"/>
                </w:rPr>
                <mc:AlternateContent>
                  <mc:Choice Requires="wpi">
                    <w:drawing>
                      <wp:inline distT="0" distB="0" distL="0" distR="0" wp14:anchorId="09E06FF1" wp14:editId="02332A53">
                        <wp:extent cx="662940" cy="240665"/>
                        <wp:effectExtent l="56515" t="52705" r="42545" b="40005"/>
                        <wp:docPr id="978387131" name="Ink 4" descr="P2092C18T20#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101"/>
                        <o:lock v:ext="edit" rotation="t" verticies="t" shapetype="t"/>
                      </v:shape>
                    </w:pict>
                  </mc:Fallback>
                </mc:AlternateContent>
              </w:r>
            </w:ins>
            <w:del w:id="392" w:author="Larissa Goh" w:date="2025-10-08T02:56:00Z" w16du:dateUtc="2025-10-07T13:56:00Z">
              <w:r w:rsidRPr="00032A5A">
                <w:rPr>
                  <w:rFonts w:ascii="Times New Roman" w:hAnsi="Times New Roman"/>
                  <w:noProof/>
                  <w:sz w:val="24"/>
                  <w:szCs w:val="24"/>
                  <w:lang w:val="en-NZ"/>
                </w:rPr>
                <mc:AlternateContent>
                  <mc:Choice Requires="wpi">
                    <w:drawing>
                      <wp:inline distT="0" distB="0" distL="0" distR="0" wp14:anchorId="2ACB3CEF" wp14:editId="639FB499">
                        <wp:extent cx="662940" cy="240665"/>
                        <wp:effectExtent l="56515" t="52705" r="42545" b="40005"/>
                        <wp:docPr id="85638996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103"/>
                        <o:lock v:ext="edit" rotation="t" verticies="t" shapetype="t"/>
                      </v:shape>
                    </w:pict>
                  </mc:Fallback>
                </mc:AlternateContent>
              </w:r>
            </w:del>
          </w:p>
        </w:tc>
      </w:tr>
      <w:tr w:rsidR="00162AD8" w:rsidRPr="00032A5A" w14:paraId="6546B4F1" w14:textId="77777777">
        <w:tc>
          <w:tcPr>
            <w:tcW w:w="2939" w:type="dxa"/>
          </w:tcPr>
          <w:p w14:paraId="7172915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Charmi Patel</w:t>
            </w:r>
          </w:p>
        </w:tc>
        <w:tc>
          <w:tcPr>
            <w:tcW w:w="2656" w:type="dxa"/>
          </w:tcPr>
          <w:p w14:paraId="533EAF3D" w14:textId="77777777" w:rsidR="00162AD8" w:rsidRPr="00032A5A" w:rsidRDefault="00162AD8">
            <w:pPr>
              <w:rPr>
                <w:rFonts w:ascii="Times New Roman" w:hAnsi="Times New Roman" w:cs="Times New Roman"/>
                <w:szCs w:val="22"/>
              </w:rPr>
            </w:pPr>
            <w:r w:rsidRPr="00032A5A">
              <w:rPr>
                <w:rFonts w:ascii="Times New Roman" w:hAnsi="Times New Roman" w:cs="Times New Roman"/>
                <w:b/>
                <w:szCs w:val="22"/>
              </w:rPr>
              <w:t>18/03/2025</w:t>
            </w:r>
          </w:p>
        </w:tc>
        <w:tc>
          <w:tcPr>
            <w:tcW w:w="3153" w:type="dxa"/>
          </w:tcPr>
          <w:p w14:paraId="26D5A216" w14:textId="77777777" w:rsidR="00162AD8" w:rsidRPr="00032A5A" w:rsidRDefault="00162AD8">
            <w:pPr>
              <w:rPr>
                <w:rFonts w:ascii="Times New Roman" w:hAnsi="Times New Roman" w:cs="Times New Roman"/>
              </w:rPr>
            </w:pPr>
          </w:p>
          <w:p w14:paraId="6CB7E12F" w14:textId="7FEB6759" w:rsidR="00162AD8" w:rsidRPr="00032A5A" w:rsidRDefault="00162AD8">
            <w:pPr>
              <w:rPr>
                <w:rFonts w:ascii="Times New Roman" w:hAnsi="Times New Roman" w:cs="Times New Roman"/>
              </w:rPr>
            </w:pPr>
            <w:ins w:id="393" w:author="Larissa Goh" w:date="2025-10-08T02:56:00Z" w16du:dateUtc="2025-10-07T13:56:00Z">
              <w:r w:rsidRPr="00032A5A">
                <w:rPr>
                  <w:rFonts w:ascii="Times New Roman" w:hAnsi="Times New Roman" w:cs="Times New Roman"/>
                  <w:noProof/>
                </w:rPr>
                <mc:AlternateContent>
                  <mc:Choice Requires="wpi">
                    <w:drawing>
                      <wp:anchor distT="0" distB="0" distL="114300" distR="114300" simplePos="0" relativeHeight="251680782" behindDoc="0" locked="0" layoutInCell="1" allowOverlap="1" wp14:anchorId="04E8C031" wp14:editId="7021CFC5">
                        <wp:simplePos x="0" y="0"/>
                        <wp:positionH relativeFrom="column">
                          <wp:posOffset>198120</wp:posOffset>
                        </wp:positionH>
                        <wp:positionV relativeFrom="paragraph">
                          <wp:posOffset>-123825</wp:posOffset>
                        </wp:positionV>
                        <wp:extent cx="356235" cy="324485"/>
                        <wp:effectExtent l="54610" t="49530" r="46355" b="45085"/>
                        <wp:wrapNone/>
                        <wp:docPr id="608581556" name="Ink 3" descr="P2097C21T20#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105"/>
                        <o:lock v:ext="edit" rotation="t" verticies="t" shapetype="t"/>
                      </v:shape>
                    </w:pict>
                  </mc:Fallback>
                </mc:AlternateContent>
              </w:r>
            </w:ins>
            <w:del w:id="394" w:author="Larissa Goh" w:date="2025-10-08T02:56:00Z" w16du:dateUtc="2025-10-07T13:56:00Z">
              <w:r w:rsidRPr="00032A5A">
                <w:rPr>
                  <w:rFonts w:ascii="Times New Roman" w:hAnsi="Times New Roman" w:cs="Times New Roman"/>
                  <w:noProof/>
                </w:rPr>
                <mc:AlternateContent>
                  <mc:Choice Requires="wpi">
                    <w:drawing>
                      <wp:anchor distT="0" distB="0" distL="114300" distR="114300" simplePos="0" relativeHeight="251658245" behindDoc="0" locked="0" layoutInCell="1" allowOverlap="1" wp14:anchorId="51ED77A3" wp14:editId="1A0A11ED">
                        <wp:simplePos x="0" y="0"/>
                        <wp:positionH relativeFrom="column">
                          <wp:posOffset>198120</wp:posOffset>
                        </wp:positionH>
                        <wp:positionV relativeFrom="paragraph">
                          <wp:posOffset>-123825</wp:posOffset>
                        </wp:positionV>
                        <wp:extent cx="356235" cy="324485"/>
                        <wp:effectExtent l="54610" t="49530" r="46355" b="45085"/>
                        <wp:wrapNone/>
                        <wp:docPr id="1951267296"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107"/>
                        <o:lock v:ext="edit" rotation="t" verticies="t" shapetype="t"/>
                      </v:shape>
                    </w:pict>
                  </mc:Fallback>
                </mc:AlternateContent>
              </w:r>
            </w:del>
          </w:p>
        </w:tc>
      </w:tr>
      <w:tr w:rsidR="00162AD8" w:rsidRPr="00032A5A" w14:paraId="7345A4A9" w14:textId="77777777">
        <w:tc>
          <w:tcPr>
            <w:tcW w:w="2939" w:type="dxa"/>
          </w:tcPr>
          <w:p w14:paraId="64987EE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Kylie Afable</w:t>
            </w:r>
          </w:p>
        </w:tc>
        <w:tc>
          <w:tcPr>
            <w:tcW w:w="2656" w:type="dxa"/>
          </w:tcPr>
          <w:p w14:paraId="49495FB3" w14:textId="77777777" w:rsidR="00162AD8" w:rsidRPr="00032A5A" w:rsidRDefault="00162AD8">
            <w:pPr>
              <w:rPr>
                <w:rFonts w:ascii="Times New Roman" w:hAnsi="Times New Roman" w:cs="Times New Roman"/>
                <w:b/>
                <w:szCs w:val="22"/>
              </w:rPr>
            </w:pPr>
            <w:r w:rsidRPr="00032A5A">
              <w:rPr>
                <w:rFonts w:ascii="Times New Roman" w:hAnsi="Times New Roman" w:cs="Times New Roman"/>
                <w:b/>
                <w:szCs w:val="22"/>
              </w:rPr>
              <w:t>20/03/2025</w:t>
            </w:r>
          </w:p>
        </w:tc>
        <w:tc>
          <w:tcPr>
            <w:tcW w:w="3153" w:type="dxa"/>
          </w:tcPr>
          <w:p w14:paraId="1EE93291" w14:textId="77777777" w:rsidR="00162AD8" w:rsidRPr="00032A5A" w:rsidRDefault="00162AD8">
            <w:pPr>
              <w:pStyle w:val="SHTB"/>
              <w:pBdr>
                <w:bottom w:val="none" w:sz="0" w:space="0" w:color="auto"/>
              </w:pBdr>
              <w:spacing w:line="240" w:lineRule="auto"/>
              <w:rPr>
                <w:rFonts w:ascii="Times New Roman" w:hAnsi="Times New Roman"/>
                <w:sz w:val="24"/>
                <w:szCs w:val="24"/>
                <w:lang w:val="en-NZ"/>
              </w:rPr>
            </w:pPr>
            <w:r w:rsidRPr="00032A5A">
              <w:rPr>
                <w:rFonts w:ascii="Times New Roman" w:hAnsi="Times New Roman"/>
                <w:b/>
                <w:bCs/>
                <w:sz w:val="24"/>
                <w:szCs w:val="24"/>
                <w:lang w:val="en-NZ"/>
              </w:rPr>
              <w:t>KA</w:t>
            </w:r>
          </w:p>
        </w:tc>
      </w:tr>
    </w:tbl>
    <w:p w14:paraId="51CAEC3E" w14:textId="77777777" w:rsidR="00162AD8" w:rsidRPr="00032A5A" w:rsidRDefault="00162AD8" w:rsidP="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 xml:space="preserve">Code of Conduct: </w:t>
      </w:r>
      <w:r w:rsidRPr="00032A5A">
        <w:rPr>
          <w:rFonts w:ascii="Times New Roman" w:hAnsi="Times New Roman"/>
          <w:sz w:val="24"/>
          <w:szCs w:val="24"/>
          <w:lang w:val="en-NZ"/>
        </w:rPr>
        <w:t>As a project team, we will:</w:t>
      </w:r>
    </w:p>
    <w:p w14:paraId="70D5E24F" w14:textId="77777777" w:rsidR="00162AD8" w:rsidRPr="00032A5A"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032A5A">
        <w:rPr>
          <w:rFonts w:ascii="Times New Roman" w:hAnsi="Times New Roman"/>
          <w:sz w:val="24"/>
          <w:szCs w:val="24"/>
          <w:lang w:val="en-NZ"/>
        </w:rPr>
        <w:t>Work proactively, anticipating potential problems and working to prevent them</w:t>
      </w:r>
    </w:p>
    <w:p w14:paraId="5857DE18" w14:textId="77777777" w:rsidR="00162AD8" w:rsidRPr="00032A5A"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032A5A">
        <w:rPr>
          <w:rFonts w:ascii="Times New Roman" w:hAnsi="Times New Roman"/>
          <w:sz w:val="24"/>
          <w:szCs w:val="24"/>
          <w:lang w:val="en-NZ"/>
        </w:rPr>
        <w:t>Keep other team members informed of information related to the project</w:t>
      </w:r>
    </w:p>
    <w:p w14:paraId="3DF0200D" w14:textId="77777777" w:rsidR="00162AD8" w:rsidRPr="00032A5A"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032A5A">
        <w:rPr>
          <w:rFonts w:ascii="Times New Roman" w:hAnsi="Times New Roman"/>
          <w:sz w:val="24"/>
          <w:szCs w:val="24"/>
          <w:lang w:val="en-NZ"/>
        </w:rPr>
        <w:t>Focus on what is best for the whole project team</w:t>
      </w:r>
    </w:p>
    <w:p w14:paraId="400A6AB0" w14:textId="77777777" w:rsidR="00162AD8" w:rsidRPr="00032A5A" w:rsidRDefault="00162AD8" w:rsidP="00BF59E8">
      <w:pPr>
        <w:pStyle w:val="SHTB"/>
        <w:numPr>
          <w:ilvl w:val="0"/>
          <w:numId w:val="5"/>
        </w:numPr>
        <w:pBdr>
          <w:bottom w:val="single" w:sz="6" w:space="9" w:color="auto"/>
        </w:pBdr>
        <w:spacing w:line="240" w:lineRule="auto"/>
        <w:rPr>
          <w:rFonts w:ascii="Times New Roman" w:hAnsi="Times New Roman"/>
          <w:sz w:val="24"/>
          <w:szCs w:val="24"/>
          <w:lang w:val="en-NZ"/>
        </w:rPr>
      </w:pPr>
      <w:r w:rsidRPr="00032A5A">
        <w:rPr>
          <w:rFonts w:ascii="Times New Roman" w:hAnsi="Times New Roman"/>
          <w:sz w:val="24"/>
          <w:szCs w:val="24"/>
          <w:lang w:val="en-NZ"/>
        </w:rPr>
        <w:t>See the team project through to completion</w:t>
      </w:r>
    </w:p>
    <w:p w14:paraId="6AABC537" w14:textId="77777777" w:rsidR="00162AD8" w:rsidRPr="00032A5A" w:rsidRDefault="00162AD8" w:rsidP="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b/>
          <w:bCs/>
          <w:sz w:val="24"/>
          <w:szCs w:val="24"/>
          <w:lang w:val="en-NZ"/>
        </w:rPr>
        <w:t>Code of Ethics:</w:t>
      </w:r>
    </w:p>
    <w:p w14:paraId="5AB9C2AB" w14:textId="77777777" w:rsidR="00162AD8" w:rsidRPr="00032A5A" w:rsidRDefault="00162AD8" w:rsidP="00BF59E8">
      <w:pPr>
        <w:pStyle w:val="SHTB"/>
        <w:numPr>
          <w:ilvl w:val="0"/>
          <w:numId w:val="6"/>
        </w:numPr>
        <w:pBdr>
          <w:bottom w:val="none" w:sz="0" w:space="0" w:color="auto"/>
        </w:pBdr>
        <w:spacing w:line="240" w:lineRule="auto"/>
        <w:rPr>
          <w:rFonts w:ascii="Times New Roman" w:hAnsi="Times New Roman"/>
          <w:sz w:val="24"/>
          <w:szCs w:val="24"/>
          <w:lang w:val="en-NZ"/>
        </w:rPr>
      </w:pPr>
      <w:r w:rsidRPr="00032A5A">
        <w:rPr>
          <w:rFonts w:ascii="Times New Roman" w:hAnsi="Times New Roman"/>
          <w:sz w:val="24"/>
          <w:szCs w:val="24"/>
          <w:lang w:val="en-NZ"/>
        </w:rPr>
        <w:t>Maintain integrity, transparency, and accountability in all actions.</w:t>
      </w:r>
    </w:p>
    <w:p w14:paraId="236E0558" w14:textId="77777777" w:rsidR="00162AD8" w:rsidRPr="00032A5A" w:rsidRDefault="00162AD8" w:rsidP="00BF59E8">
      <w:pPr>
        <w:pStyle w:val="SHTB"/>
        <w:numPr>
          <w:ilvl w:val="0"/>
          <w:numId w:val="6"/>
        </w:numPr>
        <w:pBdr>
          <w:bottom w:val="none" w:sz="0" w:space="0" w:color="auto"/>
        </w:pBdr>
        <w:spacing w:line="240" w:lineRule="auto"/>
        <w:rPr>
          <w:rFonts w:ascii="Times New Roman" w:hAnsi="Times New Roman"/>
          <w:sz w:val="24"/>
          <w:szCs w:val="24"/>
          <w:lang w:val="en-NZ"/>
        </w:rPr>
      </w:pPr>
      <w:r w:rsidRPr="00032A5A">
        <w:rPr>
          <w:rFonts w:ascii="Times New Roman" w:hAnsi="Times New Roman"/>
          <w:sz w:val="24"/>
          <w:szCs w:val="24"/>
          <w:lang w:val="en-NZ"/>
        </w:rPr>
        <w:t>Respect and value diversity, fostering an inclusive team environment.</w:t>
      </w:r>
    </w:p>
    <w:p w14:paraId="4ECFD809" w14:textId="77777777" w:rsidR="00162AD8" w:rsidRPr="00032A5A" w:rsidRDefault="00162AD8" w:rsidP="00BF59E8">
      <w:pPr>
        <w:pStyle w:val="SHTB"/>
        <w:numPr>
          <w:ilvl w:val="0"/>
          <w:numId w:val="6"/>
        </w:numPr>
        <w:pBdr>
          <w:bottom w:val="none" w:sz="0" w:space="0" w:color="auto"/>
        </w:pBdr>
        <w:spacing w:line="240" w:lineRule="auto"/>
        <w:rPr>
          <w:rFonts w:ascii="Times New Roman" w:hAnsi="Times New Roman"/>
          <w:sz w:val="24"/>
          <w:szCs w:val="24"/>
          <w:lang w:val="en-NZ"/>
        </w:rPr>
      </w:pPr>
      <w:r w:rsidRPr="00032A5A">
        <w:rPr>
          <w:rFonts w:ascii="Times New Roman" w:hAnsi="Times New Roman"/>
          <w:sz w:val="24"/>
          <w:szCs w:val="24"/>
          <w:lang w:val="en-NZ"/>
        </w:rPr>
        <w:t>Commit to excellence and collaborative efforts for project success.</w:t>
      </w:r>
    </w:p>
    <w:p w14:paraId="169FADA9" w14:textId="77777777" w:rsidR="00162AD8" w:rsidRPr="00032A5A" w:rsidRDefault="00162AD8" w:rsidP="00162AD8">
      <w:pPr>
        <w:pBdr>
          <w:bottom w:val="single" w:sz="6" w:space="1" w:color="auto"/>
        </w:pBdr>
        <w:rPr>
          <w:rFonts w:ascii="Times New Roman" w:hAnsi="Times New Roman" w:cs="Times New Roman"/>
        </w:rPr>
      </w:pPr>
    </w:p>
    <w:p w14:paraId="06D5DE73" w14:textId="2CF6B49D" w:rsidR="00162AD8" w:rsidRPr="00032A5A" w:rsidRDefault="00162AD8" w:rsidP="00162AD8">
      <w:pPr>
        <w:pStyle w:val="SHTB"/>
        <w:pBdr>
          <w:bottom w:val="none" w:sz="0" w:space="0" w:color="auto"/>
        </w:pBdr>
        <w:spacing w:line="240" w:lineRule="auto"/>
        <w:rPr>
          <w:rFonts w:ascii="Times New Roman" w:hAnsi="Times New Roman"/>
          <w:b/>
          <w:sz w:val="24"/>
          <w:szCs w:val="24"/>
          <w:lang w:val="en-NZ"/>
        </w:rPr>
      </w:pPr>
      <w:r w:rsidRPr="00032A5A">
        <w:rPr>
          <w:rFonts w:ascii="Times New Roman" w:hAnsi="Times New Roman"/>
          <w:b/>
          <w:sz w:val="24"/>
          <w:szCs w:val="24"/>
          <w:lang w:val="en-NZ"/>
        </w:rPr>
        <w:t>Participation:</w:t>
      </w:r>
    </w:p>
    <w:p w14:paraId="55C3A224"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Be honest and open during all project activities</w:t>
      </w:r>
    </w:p>
    <w:p w14:paraId="4D301A0A"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Encourage diversity in teamwork</w:t>
      </w:r>
    </w:p>
    <w:p w14:paraId="4963DF1A"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Provide the opportunity for equal participation</w:t>
      </w:r>
    </w:p>
    <w:p w14:paraId="1772D0C0"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Be open to new approaches and consider new ideas</w:t>
      </w:r>
    </w:p>
    <w:p w14:paraId="2ABF033C"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Have one discussion at a time</w:t>
      </w:r>
    </w:p>
    <w:p w14:paraId="7CEBD216"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Let the team know well in advance if a team member must miss a meeting or may have trouble meeting a deadline for a given task</w:t>
      </w:r>
    </w:p>
    <w:p w14:paraId="7DE78628" w14:textId="77777777" w:rsidR="00162AD8" w:rsidRPr="00032A5A" w:rsidRDefault="00162AD8" w:rsidP="000C4795">
      <w:pPr>
        <w:pBdr>
          <w:bottom w:val="single" w:sz="6" w:space="0" w:color="auto"/>
        </w:pBdr>
        <w:rPr>
          <w:rFonts w:ascii="Times New Roman" w:hAnsi="Times New Roman" w:cs="Times New Roman"/>
        </w:rPr>
      </w:pPr>
    </w:p>
    <w:p w14:paraId="3612A996" w14:textId="77777777" w:rsidR="00162AD8" w:rsidRPr="00032A5A" w:rsidRDefault="00162AD8" w:rsidP="00162AD8">
      <w:pPr>
        <w:rPr>
          <w:rFonts w:ascii="Times New Roman" w:hAnsi="Times New Roman" w:cs="Times New Roman"/>
        </w:rPr>
      </w:pPr>
    </w:p>
    <w:p w14:paraId="08BE78F3" w14:textId="72769036" w:rsidR="00162AD8" w:rsidRPr="00032A5A" w:rsidRDefault="00162AD8" w:rsidP="009F3287">
      <w:pPr>
        <w:pStyle w:val="SHTB"/>
        <w:pBdr>
          <w:bottom w:val="none" w:sz="0" w:space="0" w:color="auto"/>
        </w:pBdr>
        <w:spacing w:before="0" w:line="240" w:lineRule="auto"/>
        <w:rPr>
          <w:rFonts w:ascii="Times New Roman" w:hAnsi="Times New Roman"/>
          <w:sz w:val="24"/>
          <w:szCs w:val="24"/>
          <w:lang w:val="en-NZ"/>
        </w:rPr>
      </w:pPr>
      <w:r w:rsidRPr="00032A5A">
        <w:rPr>
          <w:rFonts w:ascii="Times New Roman" w:hAnsi="Times New Roman"/>
          <w:b/>
          <w:sz w:val="24"/>
          <w:szCs w:val="24"/>
          <w:lang w:val="en-NZ"/>
        </w:rPr>
        <w:t>Communication:</w:t>
      </w:r>
    </w:p>
    <w:p w14:paraId="0E32BCA6"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Decide as a team on the best way to communicate various information</w:t>
      </w:r>
    </w:p>
    <w:p w14:paraId="4B7BF2E3"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Focus on solving problems, not blaming people</w:t>
      </w:r>
    </w:p>
    <w:p w14:paraId="6D21CC59"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Present ideas clearly and concisely</w:t>
      </w:r>
    </w:p>
    <w:p w14:paraId="44A96306"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Meet and communicate frequently to discuss project progress</w:t>
      </w:r>
    </w:p>
    <w:p w14:paraId="3148BE37"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lastRenderedPageBreak/>
        <w:t>Arrange additional meetings as needed</w:t>
      </w:r>
    </w:p>
    <w:p w14:paraId="4EB60013"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Keep discussions on track</w:t>
      </w:r>
    </w:p>
    <w:p w14:paraId="372DA64E"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Honor meeting timeframes</w:t>
      </w:r>
    </w:p>
    <w:p w14:paraId="6D51CA29"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Read communications (emails, meeting minutes, action items, etc.) from each other</w:t>
      </w:r>
    </w:p>
    <w:p w14:paraId="75C58033"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Respond to each other in a timely manner (i.e., within 24 hours)</w:t>
      </w:r>
    </w:p>
    <w:p w14:paraId="34D427BA" w14:textId="77777777" w:rsidR="00162AD8" w:rsidRPr="00032A5A" w:rsidRDefault="00162AD8" w:rsidP="00162AD8">
      <w:pPr>
        <w:pBdr>
          <w:bottom w:val="single" w:sz="6" w:space="1" w:color="auto"/>
        </w:pBdr>
        <w:rPr>
          <w:rFonts w:ascii="Times New Roman" w:hAnsi="Times New Roman" w:cs="Times New Roman"/>
        </w:rPr>
      </w:pPr>
    </w:p>
    <w:p w14:paraId="5F606C90" w14:textId="77777777" w:rsidR="000C4795" w:rsidRPr="00032A5A" w:rsidRDefault="000C4795" w:rsidP="00162AD8">
      <w:pPr>
        <w:rPr>
          <w:rFonts w:ascii="Times New Roman" w:hAnsi="Times New Roman" w:cs="Times New Roman"/>
          <w:b/>
          <w:bCs/>
        </w:rPr>
      </w:pPr>
    </w:p>
    <w:p w14:paraId="4A04E682" w14:textId="78999045" w:rsidR="00162AD8" w:rsidRPr="00032A5A" w:rsidRDefault="00162AD8" w:rsidP="00162AD8">
      <w:pPr>
        <w:rPr>
          <w:rFonts w:ascii="Times New Roman" w:hAnsi="Times New Roman" w:cs="Times New Roman"/>
        </w:rPr>
      </w:pPr>
      <w:r w:rsidRPr="00032A5A">
        <w:rPr>
          <w:rFonts w:ascii="Times New Roman" w:hAnsi="Times New Roman" w:cs="Times New Roman"/>
          <w:b/>
          <w:bCs/>
        </w:rPr>
        <w:t>Problem Solving:</w:t>
      </w:r>
    </w:p>
    <w:p w14:paraId="390BDE32"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Encourage everyone to participate in solving problems</w:t>
      </w:r>
    </w:p>
    <w:p w14:paraId="1757FD42"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Only use constructive criticism</w:t>
      </w:r>
    </w:p>
    <w:p w14:paraId="259B7F55"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Hold each other accountable for meeting the standards</w:t>
      </w:r>
    </w:p>
    <w:p w14:paraId="597095C0"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Consequences for behaviours impacting Team performance</w:t>
      </w:r>
    </w:p>
    <w:p w14:paraId="4F2DD797" w14:textId="77777777" w:rsidR="00162AD8" w:rsidRPr="00032A5A" w:rsidRDefault="00162AD8" w:rsidP="00162AD8">
      <w:pPr>
        <w:pBdr>
          <w:bottom w:val="single" w:sz="6" w:space="1" w:color="auto"/>
        </w:pBdr>
        <w:rPr>
          <w:rFonts w:ascii="Times New Roman" w:hAnsi="Times New Roman" w:cs="Times New Roman"/>
        </w:rPr>
      </w:pPr>
    </w:p>
    <w:p w14:paraId="3D0281AE" w14:textId="77777777" w:rsidR="000C4795" w:rsidRPr="00032A5A" w:rsidRDefault="000C4795" w:rsidP="00162AD8">
      <w:pPr>
        <w:rPr>
          <w:rFonts w:ascii="Times New Roman" w:hAnsi="Times New Roman" w:cs="Times New Roman"/>
          <w:b/>
          <w:bCs/>
        </w:rPr>
      </w:pPr>
    </w:p>
    <w:p w14:paraId="2CB4AAD3" w14:textId="11806E44" w:rsidR="00162AD8" w:rsidRPr="00032A5A" w:rsidRDefault="00162AD8" w:rsidP="00162AD8">
      <w:pPr>
        <w:rPr>
          <w:rFonts w:ascii="Times New Roman" w:hAnsi="Times New Roman" w:cs="Times New Roman"/>
        </w:rPr>
      </w:pPr>
      <w:r w:rsidRPr="00032A5A">
        <w:rPr>
          <w:rFonts w:ascii="Times New Roman" w:hAnsi="Times New Roman" w:cs="Times New Roman"/>
          <w:b/>
          <w:bCs/>
        </w:rPr>
        <w:t>Meeting Guidelines:</w:t>
      </w:r>
    </w:p>
    <w:p w14:paraId="2A0A3ADE" w14:textId="1E9FE864"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 xml:space="preserve">It is mandatory to attend meetings every Thursday with the </w:t>
      </w:r>
      <w:r w:rsidR="00BE60DA" w:rsidRPr="00032A5A">
        <w:rPr>
          <w:rFonts w:ascii="Times New Roman" w:hAnsi="Times New Roman"/>
          <w:sz w:val="24"/>
          <w:szCs w:val="24"/>
          <w:lang w:val="en-NZ"/>
        </w:rPr>
        <w:t>supervisor</w:t>
      </w:r>
      <w:r w:rsidRPr="00032A5A">
        <w:rPr>
          <w:rFonts w:ascii="Times New Roman" w:hAnsi="Times New Roman"/>
          <w:sz w:val="24"/>
          <w:szCs w:val="24"/>
          <w:lang w:val="en-NZ"/>
        </w:rPr>
        <w:t>/client.</w:t>
      </w:r>
    </w:p>
    <w:p w14:paraId="658124CC"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Any additional meeting date and time must be scheduled in advance.</w:t>
      </w:r>
    </w:p>
    <w:p w14:paraId="266D9142"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Create and distribute an agenda before each meeting.</w:t>
      </w:r>
    </w:p>
    <w:p w14:paraId="546A6113" w14:textId="701C1E1A"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 xml:space="preserve">Set expectations for meeting schedules and </w:t>
      </w:r>
      <w:r w:rsidR="006853C5" w:rsidRPr="00032A5A">
        <w:rPr>
          <w:rFonts w:ascii="Times New Roman" w:hAnsi="Times New Roman"/>
          <w:sz w:val="24"/>
          <w:szCs w:val="24"/>
          <w:lang w:val="en-NZ"/>
        </w:rPr>
        <w:t>respect</w:t>
      </w:r>
      <w:r w:rsidRPr="00032A5A">
        <w:rPr>
          <w:rFonts w:ascii="Times New Roman" w:hAnsi="Times New Roman"/>
          <w:sz w:val="24"/>
          <w:szCs w:val="24"/>
          <w:lang w:val="en-NZ"/>
        </w:rPr>
        <w:t xml:space="preserve"> allocated time for each agenda item.</w:t>
      </w:r>
    </w:p>
    <w:p w14:paraId="101AF66A"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 xml:space="preserve">Assign responsibilities for documenting meeting minutes, tracking action items, and following up on tasks between meetings. </w:t>
      </w:r>
    </w:p>
    <w:p w14:paraId="756BF22F"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Encourage feedback on meeting processes and suggest periodic reviews to assess the effectiveness of meetings and adjust guidelines as needed.</w:t>
      </w:r>
    </w:p>
    <w:p w14:paraId="4936DF53" w14:textId="77777777" w:rsidR="00162AD8" w:rsidRPr="00032A5A" w:rsidRDefault="00162AD8" w:rsidP="00162AD8">
      <w:pPr>
        <w:pBdr>
          <w:bottom w:val="single" w:sz="6" w:space="1" w:color="auto"/>
        </w:pBdr>
        <w:rPr>
          <w:rFonts w:ascii="Times New Roman" w:hAnsi="Times New Roman" w:cs="Times New Roman"/>
          <w:b/>
          <w:bCs/>
          <w:color w:val="000000"/>
        </w:rPr>
      </w:pPr>
    </w:p>
    <w:p w14:paraId="3E672877" w14:textId="77777777" w:rsidR="000C4795" w:rsidRPr="00032A5A" w:rsidRDefault="000C4795" w:rsidP="00162AD8">
      <w:pPr>
        <w:rPr>
          <w:rFonts w:ascii="Times New Roman" w:hAnsi="Times New Roman" w:cs="Times New Roman"/>
          <w:b/>
          <w:bCs/>
          <w:color w:val="000000"/>
        </w:rPr>
      </w:pPr>
    </w:p>
    <w:p w14:paraId="59223C82" w14:textId="68C9960A" w:rsidR="00162AD8" w:rsidRPr="00032A5A" w:rsidRDefault="00162AD8" w:rsidP="00162AD8">
      <w:pPr>
        <w:rPr>
          <w:rFonts w:ascii="Times New Roman" w:hAnsi="Times New Roman" w:cs="Times New Roman"/>
          <w:sz w:val="24"/>
          <w:szCs w:val="28"/>
        </w:rPr>
      </w:pPr>
      <w:r w:rsidRPr="00032A5A">
        <w:rPr>
          <w:rFonts w:ascii="Times New Roman" w:hAnsi="Times New Roman" w:cs="Times New Roman"/>
          <w:b/>
          <w:bCs/>
          <w:color w:val="000000"/>
          <w:sz w:val="24"/>
          <w:szCs w:val="28"/>
        </w:rPr>
        <w:t>Consequences for behaviour impacting Team performance</w:t>
      </w:r>
      <w:r w:rsidR="009F3287" w:rsidRPr="00032A5A">
        <w:rPr>
          <w:rFonts w:ascii="Times New Roman" w:hAnsi="Times New Roman" w:cs="Times New Roman"/>
          <w:b/>
          <w:bCs/>
          <w:color w:val="000000"/>
          <w:sz w:val="24"/>
          <w:szCs w:val="28"/>
        </w:rPr>
        <w:t>:</w:t>
      </w:r>
    </w:p>
    <w:p w14:paraId="11781A66"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Tasks will not be accomplished on time due to constant absence.</w:t>
      </w:r>
    </w:p>
    <w:p w14:paraId="4799865C" w14:textId="77777777" w:rsidR="00162AD8"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Poor communication among team members can impact work efficiency.</w:t>
      </w:r>
    </w:p>
    <w:p w14:paraId="68EBAD20" w14:textId="77777777" w:rsidR="006E537B"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Project will not meet the deadline if individual tasks are not completed on time.</w:t>
      </w:r>
    </w:p>
    <w:p w14:paraId="5363F832" w14:textId="1729A7E7" w:rsidR="004438DB" w:rsidRPr="00032A5A" w:rsidRDefault="00162AD8" w:rsidP="00BF59E8">
      <w:pPr>
        <w:pStyle w:val="SHTB"/>
        <w:numPr>
          <w:ilvl w:val="0"/>
          <w:numId w:val="6"/>
        </w:numPr>
        <w:pBdr>
          <w:bottom w:val="none" w:sz="0" w:space="0" w:color="auto"/>
        </w:pBdr>
        <w:spacing w:before="0" w:line="240" w:lineRule="auto"/>
        <w:rPr>
          <w:rFonts w:ascii="Times New Roman" w:hAnsi="Times New Roman"/>
          <w:sz w:val="24"/>
          <w:szCs w:val="24"/>
          <w:lang w:val="en-NZ"/>
        </w:rPr>
      </w:pPr>
      <w:r w:rsidRPr="00032A5A">
        <w:rPr>
          <w:rFonts w:ascii="Times New Roman" w:hAnsi="Times New Roman"/>
          <w:sz w:val="24"/>
          <w:szCs w:val="24"/>
          <w:lang w:val="en-NZ"/>
        </w:rPr>
        <w:t>Teams cannot work effectively if team members do not respect other team members or constantly have conflicts.</w:t>
      </w:r>
    </w:p>
    <w:p w14:paraId="3FC4E68D" w14:textId="77777777" w:rsidR="009D3DD4" w:rsidRPr="00032A5A" w:rsidRDefault="009D3DD4" w:rsidP="009D3DD4">
      <w:pPr>
        <w:spacing w:after="160" w:line="278" w:lineRule="auto"/>
        <w:rPr>
          <w:rFonts w:ascii="Times New Roman" w:hAnsi="Times New Roman" w:cs="Times New Roman"/>
          <w:sz w:val="52"/>
          <w:szCs w:val="52"/>
        </w:rPr>
      </w:pPr>
    </w:p>
    <w:p w14:paraId="5643D45E" w14:textId="77777777" w:rsidR="00F06F01" w:rsidRPr="00032A5A" w:rsidRDefault="00F06F01" w:rsidP="009D3DD4">
      <w:pPr>
        <w:spacing w:after="160" w:line="278" w:lineRule="auto"/>
        <w:rPr>
          <w:rFonts w:ascii="Times New Roman" w:hAnsi="Times New Roman" w:cs="Times New Roman"/>
          <w:sz w:val="52"/>
          <w:szCs w:val="52"/>
        </w:rPr>
      </w:pPr>
    </w:p>
    <w:p w14:paraId="677EFB36" w14:textId="77777777" w:rsidR="00AE2923" w:rsidRPr="00032A5A" w:rsidRDefault="00AE2923" w:rsidP="009D3DD4">
      <w:pPr>
        <w:spacing w:after="160" w:line="278" w:lineRule="auto"/>
        <w:rPr>
          <w:rFonts w:ascii="Times New Roman" w:hAnsi="Times New Roman" w:cs="Times New Roman"/>
          <w:sz w:val="52"/>
          <w:szCs w:val="52"/>
        </w:rPr>
      </w:pPr>
    </w:p>
    <w:p w14:paraId="7D070FBA" w14:textId="77777777" w:rsidR="00AE2923" w:rsidRPr="00032A5A" w:rsidRDefault="00AE2923" w:rsidP="009D3DD4">
      <w:pPr>
        <w:spacing w:after="160" w:line="278" w:lineRule="auto"/>
        <w:rPr>
          <w:rFonts w:ascii="Times New Roman" w:hAnsi="Times New Roman" w:cs="Times New Roman"/>
          <w:sz w:val="52"/>
          <w:szCs w:val="52"/>
        </w:rPr>
      </w:pPr>
    </w:p>
    <w:p w14:paraId="1DD1EFA0" w14:textId="77777777" w:rsidR="00AE2923" w:rsidRPr="00032A5A" w:rsidRDefault="00AE2923" w:rsidP="009D3DD4">
      <w:pPr>
        <w:spacing w:after="160" w:line="278" w:lineRule="auto"/>
        <w:rPr>
          <w:rFonts w:ascii="Times New Roman" w:hAnsi="Times New Roman" w:cs="Times New Roman"/>
          <w:sz w:val="52"/>
          <w:szCs w:val="52"/>
        </w:rPr>
      </w:pPr>
    </w:p>
    <w:p w14:paraId="1F31572F" w14:textId="09E98BD4" w:rsidR="00AE2923" w:rsidRPr="00032A5A" w:rsidRDefault="00A06184" w:rsidP="00A06184">
      <w:pPr>
        <w:pStyle w:val="Heading2"/>
        <w:rPr>
          <w:rFonts w:cs="Times New Roman"/>
        </w:rPr>
      </w:pPr>
      <w:bookmarkStart w:id="395" w:name="_Toc195128367"/>
      <w:bookmarkStart w:id="396" w:name="_Toc195128884"/>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O</w:t>
      </w:r>
      <w:r w:rsidRPr="00032A5A">
        <w:rPr>
          <w:rFonts w:cs="Times New Roman"/>
        </w:rPr>
        <w:fldChar w:fldCharType="end"/>
      </w:r>
      <w:r w:rsidR="00212D65" w:rsidRPr="00032A5A">
        <w:rPr>
          <w:rFonts w:cs="Times New Roman"/>
        </w:rPr>
        <w:t xml:space="preserve"> </w:t>
      </w:r>
      <w:r w:rsidR="00AE2923" w:rsidRPr="00032A5A">
        <w:rPr>
          <w:rFonts w:cs="Times New Roman"/>
        </w:rPr>
        <w:t>– Client Contract</w:t>
      </w:r>
      <w:bookmarkEnd w:id="395"/>
      <w:bookmarkEnd w:id="396"/>
    </w:p>
    <w:p w14:paraId="42EA7247" w14:textId="77777777" w:rsidR="00AE2923" w:rsidRPr="00032A5A" w:rsidRDefault="00AE2923" w:rsidP="00AE2923">
      <w:pPr>
        <w:rPr>
          <w:rFonts w:ascii="Times New Roman" w:hAnsi="Times New Roman" w:cs="Times New Roman"/>
          <w:lang w:eastAsia="en-US"/>
        </w:rPr>
      </w:pPr>
    </w:p>
    <w:p w14:paraId="372EDD38" w14:textId="77777777" w:rsidR="00AE2923" w:rsidRPr="00032A5A" w:rsidRDefault="00AE2923" w:rsidP="00AE2923">
      <w:pPr>
        <w:jc w:val="center"/>
        <w:rPr>
          <w:rFonts w:ascii="Times New Roman" w:hAnsi="Times New Roman" w:cs="Times New Roman"/>
          <w:b/>
          <w:sz w:val="48"/>
          <w:szCs w:val="48"/>
        </w:rPr>
      </w:pPr>
      <w:r w:rsidRPr="00032A5A">
        <w:rPr>
          <w:rFonts w:ascii="Times New Roman" w:hAnsi="Times New Roman" w:cs="Times New Roman"/>
          <w:b/>
        </w:rPr>
        <w:t>Network Performance Evaluation of Linux Based Operating Systems (Physical Team)</w:t>
      </w:r>
    </w:p>
    <w:p w14:paraId="1BE97581" w14:textId="77777777" w:rsidR="00AE2923" w:rsidRPr="00032A5A" w:rsidRDefault="00AE2923" w:rsidP="00AE2923">
      <w:pPr>
        <w:jc w:val="center"/>
        <w:rPr>
          <w:rFonts w:ascii="Times New Roman" w:hAnsi="Times New Roman" w:cs="Times New Roman"/>
          <w:b/>
          <w:sz w:val="36"/>
          <w:szCs w:val="36"/>
        </w:rPr>
      </w:pPr>
    </w:p>
    <w:p w14:paraId="664D8644" w14:textId="77777777" w:rsidR="00AE2923" w:rsidRPr="00032A5A" w:rsidRDefault="00AE2923" w:rsidP="00AE2923">
      <w:pPr>
        <w:jc w:val="center"/>
        <w:rPr>
          <w:rFonts w:ascii="Times New Roman" w:hAnsi="Times New Roman" w:cs="Times New Roman"/>
          <w:b/>
          <w:sz w:val="36"/>
          <w:szCs w:val="36"/>
        </w:rPr>
      </w:pPr>
      <w:r w:rsidRPr="00032A5A">
        <w:rPr>
          <w:rFonts w:ascii="Times New Roman" w:hAnsi="Times New Roman" w:cs="Times New Roman"/>
          <w:b/>
          <w:sz w:val="36"/>
          <w:szCs w:val="36"/>
        </w:rPr>
        <w:t>Contract/Service Agreement</w:t>
      </w:r>
    </w:p>
    <w:p w14:paraId="4724C594" w14:textId="77777777" w:rsidR="00AE2923" w:rsidRPr="00032A5A" w:rsidRDefault="00AE2923" w:rsidP="00AE2923">
      <w:pPr>
        <w:jc w:val="center"/>
        <w:rPr>
          <w:rFonts w:ascii="Times New Roman" w:hAnsi="Times New Roman" w:cs="Times New Roman"/>
          <w:b/>
          <w:bCs/>
          <w:sz w:val="36"/>
          <w:szCs w:val="36"/>
        </w:rPr>
      </w:pPr>
    </w:p>
    <w:p w14:paraId="68BCA7AA" w14:textId="77777777" w:rsidR="00AE2923" w:rsidRPr="00032A5A" w:rsidRDefault="00AE2923" w:rsidP="00AE2923">
      <w:pPr>
        <w:rPr>
          <w:rFonts w:ascii="Times New Roman" w:hAnsi="Times New Roman" w:cs="Times New Roman"/>
          <w:b/>
          <w:sz w:val="24"/>
          <w:szCs w:val="28"/>
        </w:rPr>
      </w:pPr>
      <w:r w:rsidRPr="00032A5A">
        <w:rPr>
          <w:rFonts w:ascii="Times New Roman" w:hAnsi="Times New Roman" w:cs="Times New Roman"/>
          <w:b/>
          <w:sz w:val="24"/>
          <w:szCs w:val="28"/>
        </w:rPr>
        <w:t xml:space="preserve">Author: </w:t>
      </w:r>
      <w:r w:rsidRPr="00032A5A">
        <w:rPr>
          <w:rFonts w:ascii="Times New Roman" w:hAnsi="Times New Roman" w:cs="Times New Roman"/>
          <w:sz w:val="24"/>
          <w:szCs w:val="28"/>
        </w:rPr>
        <w:t>Thomas Robinson</w:t>
      </w:r>
    </w:p>
    <w:p w14:paraId="287909FD" w14:textId="77777777" w:rsidR="00AE2923" w:rsidRPr="00032A5A" w:rsidRDefault="00AE2923" w:rsidP="00AE2923">
      <w:pPr>
        <w:rPr>
          <w:rFonts w:ascii="Times New Roman" w:hAnsi="Times New Roman" w:cs="Times New Roman"/>
          <w:b/>
          <w:sz w:val="21"/>
          <w:szCs w:val="22"/>
        </w:rPr>
      </w:pPr>
      <w:r w:rsidRPr="00032A5A">
        <w:rPr>
          <w:rFonts w:ascii="Times New Roman" w:hAnsi="Times New Roman" w:cs="Times New Roman"/>
          <w:b/>
          <w:sz w:val="24"/>
          <w:szCs w:val="28"/>
        </w:rPr>
        <w:t xml:space="preserve">Date: </w:t>
      </w:r>
      <w:r w:rsidRPr="00032A5A">
        <w:rPr>
          <w:rFonts w:ascii="Times New Roman" w:hAnsi="Times New Roman" w:cs="Times New Roman"/>
          <w:sz w:val="24"/>
          <w:szCs w:val="28"/>
        </w:rPr>
        <w:t>31/03/2025</w:t>
      </w:r>
    </w:p>
    <w:p w14:paraId="4680F199" w14:textId="77777777" w:rsidR="00AE2923" w:rsidRPr="00032A5A" w:rsidRDefault="00AE2923" w:rsidP="00AE2923">
      <w:pPr>
        <w:rPr>
          <w:rFonts w:ascii="Times New Roman" w:hAnsi="Times New Roman" w:cs="Times New Roman"/>
          <w:b/>
          <w:sz w:val="24"/>
          <w:szCs w:val="28"/>
        </w:rPr>
      </w:pPr>
      <w:r w:rsidRPr="00032A5A">
        <w:rPr>
          <w:rFonts w:ascii="Times New Roman" w:hAnsi="Times New Roman" w:cs="Times New Roman"/>
          <w:b/>
          <w:sz w:val="24"/>
          <w:szCs w:val="28"/>
        </w:rPr>
        <w:t xml:space="preserve">Title of Work: </w:t>
      </w:r>
      <w:r w:rsidRPr="00032A5A">
        <w:rPr>
          <w:rFonts w:ascii="Times New Roman" w:hAnsi="Times New Roman" w:cs="Times New Roman"/>
          <w:sz w:val="24"/>
          <w:szCs w:val="28"/>
        </w:rPr>
        <w:t>Network Performance Evaluation of Linux Based Operating Systems</w:t>
      </w:r>
    </w:p>
    <w:p w14:paraId="5BC14762" w14:textId="77777777" w:rsidR="00AE2923" w:rsidRPr="00032A5A" w:rsidRDefault="00AE2923" w:rsidP="00AE2923">
      <w:pPr>
        <w:autoSpaceDE w:val="0"/>
        <w:autoSpaceDN w:val="0"/>
        <w:adjustRightInd w:val="0"/>
        <w:rPr>
          <w:rFonts w:ascii="Times New Roman" w:hAnsi="Times New Roman" w:cs="Times New Roman"/>
        </w:rPr>
      </w:pPr>
    </w:p>
    <w:p w14:paraId="20DC5B69"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 xml:space="preserve">This is an Agreement made as of 31/03/2025 by </w:t>
      </w:r>
      <w:r w:rsidRPr="00032A5A">
        <w:rPr>
          <w:rFonts w:ascii="Times New Roman" w:hAnsi="Times New Roman" w:cs="Times New Roman"/>
          <w:u w:val="single"/>
        </w:rPr>
        <w:t>Thomas Robinson</w:t>
      </w:r>
      <w:r w:rsidRPr="00032A5A">
        <w:rPr>
          <w:rFonts w:ascii="Times New Roman" w:hAnsi="Times New Roman" w:cs="Times New Roman"/>
        </w:rPr>
        <w:t xml:space="preserve"> (on behalf of the “Project Team”), and </w:t>
      </w:r>
      <w:r w:rsidRPr="00032A5A">
        <w:rPr>
          <w:rFonts w:ascii="Times New Roman" w:hAnsi="Times New Roman" w:cs="Times New Roman"/>
          <w:u w:val="single"/>
        </w:rPr>
        <w:t>Dr. Raymond Lutui</w:t>
      </w:r>
      <w:r w:rsidRPr="00032A5A">
        <w:rPr>
          <w:rFonts w:ascii="Times New Roman" w:hAnsi="Times New Roman" w:cs="Times New Roman"/>
        </w:rPr>
        <w:t xml:space="preserve"> (the “Client”).</w:t>
      </w:r>
    </w:p>
    <w:p w14:paraId="40AB98B2"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The Project Team consists of: Thomas Robinson, Win Phyo, Zafar Azad, Nathan Quai Hoi, Larissa Goh, Charmi Patel, Kylie Afable, and Daniel Vaipulu.</w:t>
      </w:r>
    </w:p>
    <w:p w14:paraId="120DBE6E"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THE PROJECT TEAM AND THE CLIENT AGREE THAT:</w:t>
      </w:r>
    </w:p>
    <w:p w14:paraId="344F4CAA" w14:textId="77777777" w:rsidR="00AE2923" w:rsidRPr="00032A5A" w:rsidRDefault="00AE2923" w:rsidP="0071765A">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p>
    <w:p w14:paraId="613CF344" w14:textId="77777777" w:rsidR="00AE2923" w:rsidRPr="00032A5A" w:rsidRDefault="00AE2923" w:rsidP="0071765A">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p>
    <w:p w14:paraId="7A4D6BEA" w14:textId="77777777" w:rsidR="00AE2923" w:rsidRPr="00032A5A" w:rsidRDefault="00AE2923" w:rsidP="0071765A">
      <w:pPr>
        <w:numPr>
          <w:ilvl w:val="0"/>
          <w:numId w:val="36"/>
        </w:numPr>
        <w:autoSpaceDE w:val="0"/>
        <w:autoSpaceDN w:val="0"/>
        <w:adjustRightInd w:val="0"/>
        <w:spacing w:line="259" w:lineRule="auto"/>
        <w:rPr>
          <w:rFonts w:ascii="Times New Roman" w:hAnsi="Times New Roman" w:cs="Times New Roman"/>
        </w:rPr>
      </w:pPr>
      <w:r w:rsidRPr="00032A5A">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p>
    <w:p w14:paraId="0731E5A6" w14:textId="77777777" w:rsidR="00AE2923" w:rsidRPr="00032A5A" w:rsidRDefault="00AE2923" w:rsidP="0071765A">
      <w:pPr>
        <w:numPr>
          <w:ilvl w:val="0"/>
          <w:numId w:val="37"/>
        </w:numPr>
        <w:autoSpaceDE w:val="0"/>
        <w:autoSpaceDN w:val="0"/>
        <w:adjustRightInd w:val="0"/>
        <w:spacing w:line="259" w:lineRule="auto"/>
        <w:rPr>
          <w:rFonts w:ascii="Times New Roman" w:hAnsi="Times New Roman" w:cs="Times New Roman"/>
        </w:rPr>
      </w:pPr>
      <w:r w:rsidRPr="00032A5A">
        <w:rPr>
          <w:rFonts w:ascii="Times New Roman" w:hAnsi="Times New Roman" w:cs="Times New Roman"/>
        </w:rPr>
        <w:t>Allow the Project Team to finish, correct, or improve the Work by a date specified by the Client;</w:t>
      </w:r>
    </w:p>
    <w:p w14:paraId="2043CBAD" w14:textId="77777777" w:rsidR="00AE2923" w:rsidRPr="00032A5A" w:rsidRDefault="00AE2923" w:rsidP="0071765A">
      <w:pPr>
        <w:numPr>
          <w:ilvl w:val="0"/>
          <w:numId w:val="37"/>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Terminate this Agreement by giving written notice to the Project Team.</w:t>
      </w:r>
    </w:p>
    <w:p w14:paraId="63E9726E" w14:textId="77777777" w:rsidR="00AE2923" w:rsidRPr="00032A5A" w:rsidRDefault="00AE2923" w:rsidP="0071765A">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 xml:space="preserve">Payments: The Client will pay the Project Team </w:t>
      </w:r>
      <w:r w:rsidRPr="00032A5A">
        <w:rPr>
          <w:rFonts w:ascii="Times New Roman" w:hAnsi="Times New Roman" w:cs="Times New Roman"/>
          <w:u w:val="single"/>
        </w:rPr>
        <w:t>$1</w:t>
      </w:r>
      <w:r w:rsidRPr="00032A5A">
        <w:rPr>
          <w:rFonts w:ascii="Times New Roman" w:hAnsi="Times New Roman" w:cs="Times New Roman"/>
        </w:rPr>
        <w:t xml:space="preserve"> upon accepted completion of the Work.</w:t>
      </w:r>
    </w:p>
    <w:p w14:paraId="0DD7C3D9" w14:textId="77777777" w:rsidR="00AE2923" w:rsidRPr="00032A5A" w:rsidRDefault="00AE2923" w:rsidP="0071765A">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Exhibit: The following Exhibit is hereby incorporated by reference into this Agreement:</w:t>
      </w:r>
    </w:p>
    <w:p w14:paraId="2981262A" w14:textId="77777777" w:rsidR="00AE2923" w:rsidRPr="00032A5A" w:rsidRDefault="00AE2923" w:rsidP="00AE2923">
      <w:pPr>
        <w:autoSpaceDE w:val="0"/>
        <w:autoSpaceDN w:val="0"/>
        <w:adjustRightInd w:val="0"/>
        <w:rPr>
          <w:rFonts w:ascii="Times New Roman" w:hAnsi="Times New Roman" w:cs="Times New Roman"/>
          <w:u w:val="single"/>
        </w:rPr>
      </w:pPr>
      <w:r w:rsidRPr="00032A5A">
        <w:rPr>
          <w:rFonts w:ascii="Times New Roman" w:hAnsi="Times New Roman" w:cs="Times New Roman"/>
          <w:u w:val="single"/>
        </w:rPr>
        <w:t>Exhibit A: Statement of Work</w:t>
      </w:r>
    </w:p>
    <w:p w14:paraId="5AA1D3ED"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032A5A">
        <w:rPr>
          <w:rFonts w:ascii="Times New Roman" w:hAnsi="Times New Roman" w:cs="Times New Roman"/>
        </w:rPr>
        <w:br/>
        <w:t>Success includes comprehensive documentation of methodology, complete raw data logs, and a final analysis comparing performance across all evaluated configurations.</w:t>
      </w:r>
    </w:p>
    <w:p w14:paraId="0D4C0D8F" w14:textId="77777777" w:rsidR="00AE2923" w:rsidRPr="00032A5A" w:rsidRDefault="00AE2923" w:rsidP="00AE2923">
      <w:pPr>
        <w:autoSpaceDE w:val="0"/>
        <w:autoSpaceDN w:val="0"/>
        <w:adjustRightInd w:val="0"/>
        <w:rPr>
          <w:rFonts w:ascii="Times New Roman" w:hAnsi="Times New Roman" w:cs="Times New Roman"/>
          <w:u w:val="single"/>
        </w:rPr>
      </w:pPr>
      <w:r w:rsidRPr="00032A5A">
        <w:rPr>
          <w:rFonts w:ascii="Times New Roman" w:hAnsi="Times New Roman" w:cs="Times New Roman"/>
          <w:u w:val="single"/>
        </w:rPr>
        <w:t>Exhibit B: Schedule</w:t>
      </w:r>
    </w:p>
    <w:p w14:paraId="39B0CDFD"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Full Project: 03/03/2025 – 31/10/2025</w:t>
      </w:r>
    </w:p>
    <w:p w14:paraId="4EDB2EBD"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Requirement Analysis: 03/03/2025 – 11/04/2025</w:t>
      </w:r>
      <w:r w:rsidRPr="00032A5A">
        <w:rPr>
          <w:rFonts w:ascii="Times New Roman" w:hAnsi="Times New Roman" w:cs="Times New Roman"/>
        </w:rPr>
        <w:br/>
        <w:t>Evaluation Planning: 14/04/2025 – 02/05/2025</w:t>
      </w:r>
      <w:r w:rsidRPr="00032A5A">
        <w:rPr>
          <w:rFonts w:ascii="Times New Roman" w:hAnsi="Times New Roman" w:cs="Times New Roman"/>
        </w:rPr>
        <w:br/>
        <w:t>Evaluation Case Development: 02/05/2025 – 15/08/2025</w:t>
      </w:r>
    </w:p>
    <w:p w14:paraId="499CDB9B"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Evaluation Environment Setup: 21/07/2025 – 28/09/2025</w:t>
      </w:r>
      <w:r w:rsidRPr="00032A5A">
        <w:rPr>
          <w:rFonts w:ascii="Times New Roman" w:hAnsi="Times New Roman" w:cs="Times New Roman"/>
        </w:rPr>
        <w:br/>
        <w:t>Evaluation Execution: 07/07/2025 – 10/10/2025</w:t>
      </w:r>
    </w:p>
    <w:p w14:paraId="21A1A612"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Evaluation Closure: 13/10/2025 – 31/10/2025</w:t>
      </w:r>
    </w:p>
    <w:p w14:paraId="0D483DD9" w14:textId="77777777" w:rsidR="009C2299" w:rsidRPr="009C2299" w:rsidRDefault="009C2299" w:rsidP="00105F2F">
      <w:pPr>
        <w:spacing w:line="278" w:lineRule="auto"/>
        <w:rPr>
          <w:rFonts w:ascii="Times New Roman" w:hAnsi="Times New Roman" w:cs="Times New Roman"/>
        </w:rPr>
      </w:pPr>
      <w:r w:rsidRPr="009C2299">
        <w:rPr>
          <w:rFonts w:ascii="Times New Roman" w:hAnsi="Times New Roman" w:cs="Times New Roman"/>
        </w:rPr>
        <w:lastRenderedPageBreak/>
        <w:t>IN WITNESS WHEREOF, THE PARTIES HERETO HAVE EXECUTED THIS Agreement as a sealed instrument as of the date first above written.</w:t>
      </w:r>
    </w:p>
    <w:p w14:paraId="27796B46" w14:textId="77777777" w:rsidR="009C2299" w:rsidRPr="009C2299" w:rsidRDefault="009C2299" w:rsidP="00105F2F">
      <w:pPr>
        <w:spacing w:line="278" w:lineRule="auto"/>
        <w:rPr>
          <w:rFonts w:ascii="Times New Roman" w:hAnsi="Times New Roman" w:cs="Times New Roman"/>
        </w:rPr>
      </w:pPr>
    </w:p>
    <w:p w14:paraId="7815342B" w14:textId="77777777" w:rsidR="009C2299" w:rsidRPr="009C2299" w:rsidRDefault="009C2299" w:rsidP="00105F2F">
      <w:pPr>
        <w:spacing w:after="160" w:line="278" w:lineRule="auto"/>
        <w:ind w:firstLine="720"/>
        <w:rPr>
          <w:rFonts w:ascii="Times New Roman" w:hAnsi="Times New Roman" w:cs="Times New Roman"/>
        </w:rPr>
      </w:pPr>
      <w:r w:rsidRPr="009C2299">
        <w:rPr>
          <w:rFonts w:ascii="Times New Roman" w:hAnsi="Times New Roman" w:cs="Times New Roman"/>
        </w:rPr>
        <w:t>Client</w:t>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t>Project Team</w:t>
      </w:r>
    </w:p>
    <w:p w14:paraId="607F4A5C" w14:textId="77777777" w:rsidR="009C2299" w:rsidRPr="009C2299" w:rsidRDefault="009C2299" w:rsidP="009C2299">
      <w:pPr>
        <w:spacing w:after="160" w:line="278" w:lineRule="auto"/>
        <w:rPr>
          <w:rFonts w:ascii="Times New Roman" w:hAnsi="Times New Roman" w:cs="Times New Roman"/>
        </w:rPr>
      </w:pPr>
      <w:r w:rsidRPr="009C2299">
        <w:rPr>
          <w:rFonts w:ascii="Times New Roman" w:hAnsi="Times New Roman" w:cs="Times New Roman"/>
        </w:rPr>
        <w:t>By:</w:t>
      </w:r>
      <w:r w:rsidRPr="009C2299">
        <w:rPr>
          <w:rFonts w:ascii="Times New Roman" w:hAnsi="Times New Roman" w:cs="Times New Roman"/>
        </w:rPr>
        <w:tab/>
        <w:t>Raymond Lutui</w:t>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t>Thomas Robinson</w:t>
      </w:r>
    </w:p>
    <w:p w14:paraId="0E548544" w14:textId="5C2CACB4" w:rsidR="009C2299" w:rsidRPr="009C2299" w:rsidRDefault="009C2299" w:rsidP="009C2299">
      <w:pPr>
        <w:spacing w:after="160" w:line="278" w:lineRule="auto"/>
        <w:rPr>
          <w:rFonts w:ascii="Times New Roman" w:hAnsi="Times New Roman" w:cs="Times New Roman"/>
        </w:rPr>
      </w:pPr>
      <w:ins w:id="397" w:author="Larissa Goh" w:date="2025-10-08T02:56:00Z" w16du:dateUtc="2025-10-07T13:56:00Z">
        <w:r w:rsidRPr="00032A5A">
          <w:rPr>
            <w:rFonts w:ascii="Times New Roman" w:hAnsi="Times New Roman" w:cs="Times New Roman"/>
            <w:noProof/>
          </w:rPr>
          <w:drawing>
            <wp:anchor distT="0" distB="0" distL="114300" distR="114300" simplePos="0" relativeHeight="251682830" behindDoc="0" locked="0" layoutInCell="1" allowOverlap="1" wp14:anchorId="38EA6436" wp14:editId="131337E6">
              <wp:simplePos x="0" y="0"/>
              <wp:positionH relativeFrom="column">
                <wp:posOffset>2296160</wp:posOffset>
              </wp:positionH>
              <wp:positionV relativeFrom="paragraph">
                <wp:posOffset>290195</wp:posOffset>
              </wp:positionV>
              <wp:extent cx="1052195" cy="363220"/>
              <wp:effectExtent l="0" t="0" r="0" b="0"/>
              <wp:wrapSquare wrapText="bothSides"/>
              <wp:docPr id="2117086589" name="Picture 22" descr="P21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5412" name="Picture 22" descr="P2191#y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ins>
      <w:del w:id="398" w:author="Larissa Goh" w:date="2025-10-08T02:56:00Z" w16du:dateUtc="2025-10-07T13:56:00Z">
        <w:r w:rsidRPr="00032A5A">
          <w:rPr>
            <w:rFonts w:ascii="Times New Roman" w:hAnsi="Times New Roman" w:cs="Times New Roman"/>
            <w:noProof/>
          </w:rPr>
          <w:drawing>
            <wp:anchor distT="0" distB="0" distL="114300" distR="114300" simplePos="0" relativeHeight="251658253" behindDoc="0" locked="0" layoutInCell="1" allowOverlap="1" wp14:anchorId="0E026A3D" wp14:editId="49853F33">
              <wp:simplePos x="0" y="0"/>
              <wp:positionH relativeFrom="column">
                <wp:posOffset>2296160</wp:posOffset>
              </wp:positionH>
              <wp:positionV relativeFrom="paragraph">
                <wp:posOffset>290195</wp:posOffset>
              </wp:positionV>
              <wp:extent cx="1052195" cy="363220"/>
              <wp:effectExtent l="0" t="0" r="0" b="0"/>
              <wp:wrapSquare wrapText="bothSides"/>
              <wp:docPr id="1617175412" name="Picture 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5412" name="Picture 22" descr="A black background with white text&#10;&#10;AI-generated content may be incorrec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del>
      <w:r w:rsidRPr="009C2299">
        <w:rPr>
          <w:rFonts w:ascii="Times New Roman" w:hAnsi="Times New Roman" w:cs="Times New Roman"/>
        </w:rPr>
        <w:t>Date:</w:t>
      </w:r>
      <w:r w:rsidRPr="009C2299">
        <w:rPr>
          <w:rFonts w:ascii="Times New Roman" w:hAnsi="Times New Roman" w:cs="Times New Roman"/>
        </w:rPr>
        <w:tab/>
        <w:t>08/04/2025</w:t>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t>31/03/2025</w:t>
      </w:r>
    </w:p>
    <w:p w14:paraId="5B892D03" w14:textId="63542295" w:rsidR="009C2299" w:rsidRPr="009C2299" w:rsidRDefault="009C2299" w:rsidP="009C2299">
      <w:pPr>
        <w:spacing w:after="160" w:line="278" w:lineRule="auto"/>
        <w:rPr>
          <w:rFonts w:ascii="Times New Roman" w:hAnsi="Times New Roman" w:cs="Times New Roman"/>
          <w:u w:val="single"/>
        </w:rPr>
      </w:pPr>
      <w:ins w:id="399" w:author="Larissa Goh" w:date="2025-10-08T02:56:00Z" w16du:dateUtc="2025-10-07T13:56:00Z">
        <w:r w:rsidRPr="00032A5A">
          <w:rPr>
            <w:rFonts w:ascii="Times New Roman" w:hAnsi="Times New Roman" w:cs="Times New Roman"/>
            <w:noProof/>
          </w:rPr>
          <w:drawing>
            <wp:anchor distT="0" distB="0" distL="114300" distR="114300" simplePos="0" relativeHeight="251684878" behindDoc="0" locked="0" layoutInCell="1" allowOverlap="1" wp14:anchorId="2DBF9887" wp14:editId="2A4B4A30">
              <wp:simplePos x="0" y="0"/>
              <wp:positionH relativeFrom="column">
                <wp:posOffset>695325</wp:posOffset>
              </wp:positionH>
              <wp:positionV relativeFrom="paragraph">
                <wp:posOffset>44450</wp:posOffset>
              </wp:positionV>
              <wp:extent cx="942975" cy="438150"/>
              <wp:effectExtent l="0" t="0" r="9525" b="0"/>
              <wp:wrapSquare wrapText="bothSides"/>
              <wp:docPr id="1634219915" name="Picture 21" descr="P21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616" name="Picture 21" descr="P2192#y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14:sizeRelH relativeFrom="page">
                <wp14:pctWidth>0</wp14:pctWidth>
              </wp14:sizeRelH>
              <wp14:sizeRelV relativeFrom="page">
                <wp14:pctHeight>0</wp14:pctHeight>
              </wp14:sizeRelV>
            </wp:anchor>
          </w:drawing>
        </w:r>
      </w:ins>
      <w:del w:id="400" w:author="Larissa Goh" w:date="2025-10-08T02:56:00Z" w16du:dateUtc="2025-10-07T13:56:00Z">
        <w:r w:rsidRPr="00032A5A">
          <w:rPr>
            <w:rFonts w:ascii="Times New Roman" w:hAnsi="Times New Roman" w:cs="Times New Roman"/>
            <w:noProof/>
          </w:rPr>
          <w:drawing>
            <wp:anchor distT="0" distB="0" distL="114300" distR="114300" simplePos="0" relativeHeight="251658254" behindDoc="0" locked="0" layoutInCell="1" allowOverlap="1" wp14:anchorId="0DB253DF" wp14:editId="1A1741E7">
              <wp:simplePos x="0" y="0"/>
              <wp:positionH relativeFrom="column">
                <wp:posOffset>695325</wp:posOffset>
              </wp:positionH>
              <wp:positionV relativeFrom="paragraph">
                <wp:posOffset>44450</wp:posOffset>
              </wp:positionV>
              <wp:extent cx="942975" cy="438150"/>
              <wp:effectExtent l="0" t="0" r="9525" b="0"/>
              <wp:wrapSquare wrapText="bothSides"/>
              <wp:docPr id="18318446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9C2299">
        <w:rPr>
          <w:rFonts w:ascii="Times New Roman" w:hAnsi="Times New Roman" w:cs="Times New Roman"/>
        </w:rPr>
        <w:t xml:space="preserve">Signature: </w:t>
      </w:r>
    </w:p>
    <w:p w14:paraId="6C5F90FB" w14:textId="77777777" w:rsidR="009D3DD4" w:rsidRPr="00032A5A" w:rsidRDefault="009D3DD4" w:rsidP="009D3DD4">
      <w:pPr>
        <w:spacing w:after="160" w:line="278" w:lineRule="auto"/>
        <w:rPr>
          <w:rFonts w:ascii="Times New Roman" w:hAnsi="Times New Roman" w:cs="Times New Roman"/>
          <w:sz w:val="52"/>
          <w:szCs w:val="52"/>
        </w:rPr>
        <w:sectPr w:rsidR="009D3DD4" w:rsidRPr="00032A5A"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709"/>
        <w:gridCol w:w="992"/>
        <w:gridCol w:w="1701"/>
        <w:gridCol w:w="2127"/>
        <w:gridCol w:w="1417"/>
        <w:gridCol w:w="1701"/>
        <w:gridCol w:w="1843"/>
        <w:gridCol w:w="1843"/>
        <w:gridCol w:w="1417"/>
        <w:gridCol w:w="1418"/>
        <w:gridCol w:w="1094"/>
        <w:gridCol w:w="8"/>
      </w:tblGrid>
      <w:tr w:rsidR="00B441E5" w:rsidRPr="00032A5A" w14:paraId="359F5CE8" w14:textId="77777777" w:rsidTr="0071308A">
        <w:trPr>
          <w:trHeight w:val="575"/>
        </w:trPr>
        <w:tc>
          <w:tcPr>
            <w:tcW w:w="16270" w:type="dxa"/>
            <w:gridSpan w:val="12"/>
            <w:tcBorders>
              <w:top w:val="nil"/>
              <w:left w:val="nil"/>
              <w:bottom w:val="nil"/>
              <w:right w:val="nil"/>
            </w:tcBorders>
            <w:noWrap/>
            <w:vAlign w:val="bottom"/>
            <w:hideMark/>
          </w:tcPr>
          <w:p w14:paraId="7C143785" w14:textId="754AA04D" w:rsidR="00B441E5" w:rsidRPr="00032A5A" w:rsidRDefault="00162AD8" w:rsidP="006206BF">
            <w:pPr>
              <w:pStyle w:val="Heading2"/>
              <w:rPr>
                <w:rFonts w:cs="Times New Roman"/>
              </w:rPr>
            </w:pPr>
            <w:bookmarkStart w:id="401" w:name="_Ref194810430"/>
            <w:bookmarkStart w:id="402" w:name="_Toc195128368"/>
            <w:bookmarkStart w:id="403" w:name="_Toc195128885"/>
            <w:r w:rsidRPr="00032A5A">
              <w:rPr>
                <w:rFonts w:cs="Times New Roman"/>
              </w:rPr>
              <w:lastRenderedPageBreak/>
              <w:t>Appendix</w:t>
            </w:r>
            <w:r w:rsidR="00642E14">
              <w:rPr>
                <w:rFonts w:cs="Times New Roman"/>
              </w:rPr>
              <w:t xml:space="preserve"> </w:t>
            </w:r>
            <w:r w:rsidR="00B441E5" w:rsidRPr="00032A5A">
              <w:rPr>
                <w:rFonts w:cs="Times New Roman"/>
              </w:rPr>
              <w:fldChar w:fldCharType="begin"/>
            </w:r>
            <w:r w:rsidR="00B441E5" w:rsidRPr="00032A5A">
              <w:rPr>
                <w:rFonts w:cs="Times New Roman"/>
              </w:rPr>
              <w:instrText xml:space="preserve"> SEQ Appendix \* ALPHABETIC </w:instrText>
            </w:r>
            <w:r w:rsidR="00B441E5" w:rsidRPr="00032A5A">
              <w:rPr>
                <w:rFonts w:cs="Times New Roman"/>
              </w:rPr>
              <w:fldChar w:fldCharType="separate"/>
            </w:r>
            <w:r w:rsidR="00431F8B">
              <w:rPr>
                <w:rFonts w:cs="Times New Roman"/>
                <w:noProof/>
              </w:rPr>
              <w:t>P</w:t>
            </w:r>
            <w:r w:rsidR="00B441E5" w:rsidRPr="00032A5A">
              <w:rPr>
                <w:rFonts w:cs="Times New Roman"/>
              </w:rPr>
              <w:fldChar w:fldCharType="end"/>
            </w:r>
            <w:bookmarkEnd w:id="401"/>
            <w:r w:rsidRPr="00032A5A">
              <w:rPr>
                <w:rFonts w:cs="Times New Roman"/>
              </w:rPr>
              <w:t xml:space="preserve"> </w:t>
            </w:r>
            <w:r w:rsidR="00827546" w:rsidRPr="00032A5A">
              <w:rPr>
                <w:rFonts w:cs="Times New Roman"/>
              </w:rPr>
              <w:t>–</w:t>
            </w:r>
            <w:r w:rsidRPr="00032A5A">
              <w:rPr>
                <w:rFonts w:cs="Times New Roman"/>
              </w:rPr>
              <w:t xml:space="preserve"> </w:t>
            </w:r>
            <w:r w:rsidR="00827546" w:rsidRPr="00032A5A">
              <w:rPr>
                <w:rFonts w:cs="Times New Roman"/>
              </w:rPr>
              <w:t>Risk Register</w:t>
            </w:r>
            <w:bookmarkEnd w:id="402"/>
            <w:bookmarkEnd w:id="403"/>
          </w:p>
          <w:p w14:paraId="7B3B8662" w14:textId="5C25E857" w:rsidR="007507F2" w:rsidRPr="00032A5A" w:rsidRDefault="007507F2" w:rsidP="007507F2">
            <w:pPr>
              <w:rPr>
                <w:rFonts w:ascii="Times New Roman" w:hAnsi="Times New Roman" w:cs="Times New Roman"/>
                <w:lang w:eastAsia="en-US"/>
              </w:rPr>
            </w:pPr>
          </w:p>
        </w:tc>
      </w:tr>
      <w:tr w:rsidR="00B441E5" w:rsidRPr="00032A5A" w14:paraId="5DE3AEE2" w14:textId="77777777" w:rsidTr="00ED5563">
        <w:trPr>
          <w:gridAfter w:val="1"/>
          <w:wAfter w:w="8" w:type="dxa"/>
          <w:trHeight w:val="431"/>
        </w:trPr>
        <w:tc>
          <w:tcPr>
            <w:tcW w:w="3402" w:type="dxa"/>
            <w:gridSpan w:val="3"/>
            <w:tcBorders>
              <w:top w:val="nil"/>
              <w:left w:val="nil"/>
              <w:bottom w:val="nil"/>
              <w:right w:val="nil"/>
            </w:tcBorders>
            <w:noWrap/>
            <w:vAlign w:val="bottom"/>
            <w:hideMark/>
          </w:tcPr>
          <w:p w14:paraId="3DBBFB23" w14:textId="581C8459"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Prepared by: Larissa Goh</w:t>
            </w:r>
          </w:p>
        </w:tc>
        <w:tc>
          <w:tcPr>
            <w:tcW w:w="2127" w:type="dxa"/>
            <w:tcBorders>
              <w:top w:val="nil"/>
              <w:left w:val="nil"/>
              <w:bottom w:val="nil"/>
              <w:right w:val="nil"/>
            </w:tcBorders>
            <w:noWrap/>
            <w:vAlign w:val="bottom"/>
            <w:hideMark/>
          </w:tcPr>
          <w:p w14:paraId="6F9E32CC" w14:textId="77777777" w:rsidR="00B441E5" w:rsidRPr="00032A5A" w:rsidRDefault="00B441E5" w:rsidP="00B441E5">
            <w:pPr>
              <w:rPr>
                <w:rFonts w:ascii="Times New Roman" w:eastAsia="Times New Roman" w:hAnsi="Times New Roman" w:cs="Times New Roman"/>
                <w:b/>
                <w:bCs/>
                <w:lang w:bidi="my-MM"/>
              </w:rPr>
            </w:pPr>
          </w:p>
        </w:tc>
        <w:tc>
          <w:tcPr>
            <w:tcW w:w="1417" w:type="dxa"/>
            <w:tcBorders>
              <w:top w:val="nil"/>
              <w:left w:val="nil"/>
              <w:bottom w:val="nil"/>
              <w:right w:val="nil"/>
            </w:tcBorders>
            <w:noWrap/>
            <w:vAlign w:val="bottom"/>
            <w:hideMark/>
          </w:tcPr>
          <w:p w14:paraId="230FA815" w14:textId="77777777" w:rsidR="00B441E5" w:rsidRPr="00032A5A" w:rsidRDefault="00B441E5" w:rsidP="00B441E5">
            <w:pPr>
              <w:rPr>
                <w:rFonts w:ascii="Times New Roman" w:eastAsia="Times New Roman" w:hAnsi="Times New Roman" w:cs="Times New Roman"/>
                <w:sz w:val="20"/>
                <w:szCs w:val="20"/>
                <w:lang w:bidi="my-MM"/>
              </w:rPr>
            </w:pPr>
          </w:p>
        </w:tc>
        <w:tc>
          <w:tcPr>
            <w:tcW w:w="1701" w:type="dxa"/>
            <w:tcBorders>
              <w:top w:val="nil"/>
              <w:left w:val="nil"/>
              <w:bottom w:val="nil"/>
              <w:right w:val="nil"/>
            </w:tcBorders>
            <w:noWrap/>
            <w:vAlign w:val="bottom"/>
            <w:hideMark/>
          </w:tcPr>
          <w:p w14:paraId="2AAFFDBB"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Date: 19/03</w:t>
            </w:r>
          </w:p>
        </w:tc>
        <w:tc>
          <w:tcPr>
            <w:tcW w:w="1843" w:type="dxa"/>
            <w:tcBorders>
              <w:top w:val="nil"/>
              <w:left w:val="nil"/>
              <w:bottom w:val="nil"/>
              <w:right w:val="nil"/>
            </w:tcBorders>
            <w:noWrap/>
            <w:vAlign w:val="bottom"/>
            <w:hideMark/>
          </w:tcPr>
          <w:p w14:paraId="3CA5A914" w14:textId="77777777" w:rsidR="00B441E5" w:rsidRPr="00032A5A" w:rsidRDefault="00B441E5" w:rsidP="00B441E5">
            <w:pPr>
              <w:rPr>
                <w:rFonts w:ascii="Times New Roman" w:eastAsia="Times New Roman" w:hAnsi="Times New Roman" w:cs="Times New Roman"/>
                <w:b/>
                <w:bCs/>
                <w:lang w:bidi="my-MM"/>
              </w:rPr>
            </w:pPr>
          </w:p>
        </w:tc>
        <w:tc>
          <w:tcPr>
            <w:tcW w:w="1843" w:type="dxa"/>
            <w:tcBorders>
              <w:top w:val="nil"/>
              <w:left w:val="nil"/>
              <w:bottom w:val="nil"/>
              <w:right w:val="nil"/>
            </w:tcBorders>
            <w:noWrap/>
            <w:vAlign w:val="bottom"/>
            <w:hideMark/>
          </w:tcPr>
          <w:p w14:paraId="3A543C4F" w14:textId="77777777" w:rsidR="00B441E5" w:rsidRPr="00032A5A" w:rsidRDefault="00B441E5" w:rsidP="00B441E5">
            <w:pPr>
              <w:rPr>
                <w:rFonts w:ascii="Times New Roman" w:eastAsia="Times New Roman" w:hAnsi="Times New Roman" w:cs="Times New Roman"/>
                <w:sz w:val="20"/>
                <w:szCs w:val="20"/>
                <w:lang w:bidi="my-MM"/>
              </w:rPr>
            </w:pPr>
          </w:p>
        </w:tc>
        <w:tc>
          <w:tcPr>
            <w:tcW w:w="1417" w:type="dxa"/>
            <w:tcBorders>
              <w:top w:val="nil"/>
              <w:left w:val="nil"/>
              <w:bottom w:val="nil"/>
              <w:right w:val="nil"/>
            </w:tcBorders>
            <w:noWrap/>
            <w:vAlign w:val="bottom"/>
            <w:hideMark/>
          </w:tcPr>
          <w:p w14:paraId="4C9A6695" w14:textId="77777777" w:rsidR="00B441E5" w:rsidRPr="00032A5A" w:rsidRDefault="00B441E5" w:rsidP="00B441E5">
            <w:pPr>
              <w:rPr>
                <w:rFonts w:ascii="Times New Roman" w:eastAsia="Times New Roman" w:hAnsi="Times New Roman" w:cs="Times New Roman"/>
                <w:sz w:val="20"/>
                <w:szCs w:val="20"/>
                <w:lang w:bidi="my-MM"/>
              </w:rPr>
            </w:pPr>
          </w:p>
        </w:tc>
        <w:tc>
          <w:tcPr>
            <w:tcW w:w="1418" w:type="dxa"/>
            <w:tcBorders>
              <w:top w:val="nil"/>
              <w:left w:val="nil"/>
              <w:bottom w:val="nil"/>
              <w:right w:val="nil"/>
            </w:tcBorders>
            <w:noWrap/>
            <w:vAlign w:val="bottom"/>
            <w:hideMark/>
          </w:tcPr>
          <w:p w14:paraId="5A5E51B2" w14:textId="77777777" w:rsidR="00B441E5" w:rsidRPr="00032A5A" w:rsidRDefault="00B441E5" w:rsidP="00B441E5">
            <w:pPr>
              <w:rPr>
                <w:rFonts w:ascii="Times New Roman" w:eastAsia="Times New Roman" w:hAnsi="Times New Roman" w:cs="Times New Roman"/>
                <w:sz w:val="20"/>
                <w:szCs w:val="20"/>
                <w:lang w:bidi="my-MM"/>
              </w:rPr>
            </w:pPr>
          </w:p>
        </w:tc>
        <w:tc>
          <w:tcPr>
            <w:tcW w:w="1094" w:type="dxa"/>
            <w:tcBorders>
              <w:top w:val="nil"/>
              <w:left w:val="nil"/>
              <w:bottom w:val="nil"/>
              <w:right w:val="nil"/>
            </w:tcBorders>
            <w:noWrap/>
            <w:vAlign w:val="bottom"/>
            <w:hideMark/>
          </w:tcPr>
          <w:p w14:paraId="6F710542" w14:textId="77777777" w:rsidR="00B441E5" w:rsidRPr="00032A5A" w:rsidRDefault="00B441E5" w:rsidP="00B441E5">
            <w:pPr>
              <w:rPr>
                <w:rFonts w:ascii="Times New Roman" w:eastAsia="Times New Roman" w:hAnsi="Times New Roman" w:cs="Times New Roman"/>
                <w:sz w:val="20"/>
                <w:szCs w:val="20"/>
                <w:lang w:bidi="my-MM"/>
              </w:rPr>
            </w:pPr>
          </w:p>
        </w:tc>
      </w:tr>
      <w:tr w:rsidR="00B441E5" w:rsidRPr="00032A5A" w14:paraId="69630469" w14:textId="77777777" w:rsidTr="00ED5563">
        <w:trPr>
          <w:gridAfter w:val="1"/>
          <w:wAfter w:w="8" w:type="dxa"/>
          <w:trHeight w:val="431"/>
        </w:trPr>
        <w:tc>
          <w:tcPr>
            <w:tcW w:w="709" w:type="dxa"/>
            <w:tcBorders>
              <w:top w:val="single" w:sz="4" w:space="0" w:color="auto"/>
              <w:left w:val="single" w:sz="4" w:space="0" w:color="auto"/>
              <w:bottom w:val="single" w:sz="4" w:space="0" w:color="auto"/>
              <w:right w:val="single" w:sz="4" w:space="0" w:color="auto"/>
            </w:tcBorders>
            <w:hideMark/>
          </w:tcPr>
          <w:p w14:paraId="02B90253"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 No.</w:t>
            </w:r>
          </w:p>
        </w:tc>
        <w:tc>
          <w:tcPr>
            <w:tcW w:w="992" w:type="dxa"/>
            <w:tcBorders>
              <w:top w:val="single" w:sz="4" w:space="0" w:color="auto"/>
              <w:left w:val="nil"/>
              <w:bottom w:val="single" w:sz="4" w:space="0" w:color="auto"/>
              <w:right w:val="single" w:sz="4" w:space="0" w:color="auto"/>
            </w:tcBorders>
            <w:hideMark/>
          </w:tcPr>
          <w:p w14:paraId="0E9AE50D"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Rank</w:t>
            </w:r>
          </w:p>
        </w:tc>
        <w:tc>
          <w:tcPr>
            <w:tcW w:w="1701" w:type="dxa"/>
            <w:tcBorders>
              <w:top w:val="single" w:sz="4" w:space="0" w:color="auto"/>
              <w:left w:val="nil"/>
              <w:bottom w:val="single" w:sz="4" w:space="0" w:color="auto"/>
              <w:right w:val="single" w:sz="4" w:space="0" w:color="auto"/>
            </w:tcBorders>
            <w:hideMark/>
          </w:tcPr>
          <w:p w14:paraId="6751CE5B"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Risk</w:t>
            </w:r>
          </w:p>
        </w:tc>
        <w:tc>
          <w:tcPr>
            <w:tcW w:w="2127" w:type="dxa"/>
            <w:tcBorders>
              <w:top w:val="single" w:sz="4" w:space="0" w:color="auto"/>
              <w:left w:val="nil"/>
              <w:bottom w:val="single" w:sz="4" w:space="0" w:color="auto"/>
              <w:right w:val="single" w:sz="4" w:space="0" w:color="auto"/>
            </w:tcBorders>
            <w:hideMark/>
          </w:tcPr>
          <w:p w14:paraId="48667776"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Description</w:t>
            </w:r>
          </w:p>
        </w:tc>
        <w:tc>
          <w:tcPr>
            <w:tcW w:w="1417" w:type="dxa"/>
            <w:tcBorders>
              <w:top w:val="single" w:sz="4" w:space="0" w:color="auto"/>
              <w:left w:val="nil"/>
              <w:bottom w:val="single" w:sz="4" w:space="0" w:color="auto"/>
              <w:right w:val="single" w:sz="4" w:space="0" w:color="auto"/>
            </w:tcBorders>
            <w:hideMark/>
          </w:tcPr>
          <w:p w14:paraId="1E01D41E"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Category</w:t>
            </w:r>
          </w:p>
        </w:tc>
        <w:tc>
          <w:tcPr>
            <w:tcW w:w="1701" w:type="dxa"/>
            <w:tcBorders>
              <w:top w:val="single" w:sz="4" w:space="0" w:color="auto"/>
              <w:left w:val="nil"/>
              <w:bottom w:val="single" w:sz="4" w:space="0" w:color="auto"/>
              <w:right w:val="single" w:sz="4" w:space="0" w:color="auto"/>
            </w:tcBorders>
            <w:hideMark/>
          </w:tcPr>
          <w:p w14:paraId="47334C1A"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Root Cause</w:t>
            </w:r>
          </w:p>
        </w:tc>
        <w:tc>
          <w:tcPr>
            <w:tcW w:w="1843" w:type="dxa"/>
            <w:tcBorders>
              <w:top w:val="single" w:sz="4" w:space="0" w:color="auto"/>
              <w:left w:val="nil"/>
              <w:bottom w:val="single" w:sz="4" w:space="0" w:color="auto"/>
              <w:right w:val="single" w:sz="4" w:space="0" w:color="auto"/>
            </w:tcBorders>
            <w:hideMark/>
          </w:tcPr>
          <w:p w14:paraId="15FB6D0C"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Triggers</w:t>
            </w:r>
          </w:p>
        </w:tc>
        <w:tc>
          <w:tcPr>
            <w:tcW w:w="1843" w:type="dxa"/>
            <w:tcBorders>
              <w:top w:val="single" w:sz="4" w:space="0" w:color="auto"/>
              <w:left w:val="nil"/>
              <w:bottom w:val="single" w:sz="4" w:space="0" w:color="auto"/>
              <w:right w:val="single" w:sz="4" w:space="0" w:color="auto"/>
            </w:tcBorders>
            <w:hideMark/>
          </w:tcPr>
          <w:p w14:paraId="6993128A"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Mitigating Action</w:t>
            </w:r>
          </w:p>
        </w:tc>
        <w:tc>
          <w:tcPr>
            <w:tcW w:w="1417" w:type="dxa"/>
            <w:tcBorders>
              <w:top w:val="single" w:sz="4" w:space="0" w:color="auto"/>
              <w:left w:val="nil"/>
              <w:bottom w:val="single" w:sz="4" w:space="0" w:color="auto"/>
              <w:right w:val="single" w:sz="4" w:space="0" w:color="auto"/>
            </w:tcBorders>
            <w:hideMark/>
          </w:tcPr>
          <w:p w14:paraId="4A3B2647"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Risk Owner</w:t>
            </w:r>
          </w:p>
        </w:tc>
        <w:tc>
          <w:tcPr>
            <w:tcW w:w="1418" w:type="dxa"/>
            <w:tcBorders>
              <w:top w:val="single" w:sz="4" w:space="0" w:color="auto"/>
              <w:left w:val="nil"/>
              <w:bottom w:val="single" w:sz="4" w:space="0" w:color="auto"/>
              <w:right w:val="single" w:sz="4" w:space="0" w:color="auto"/>
            </w:tcBorders>
            <w:hideMark/>
          </w:tcPr>
          <w:p w14:paraId="5A384C15"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Probability</w:t>
            </w:r>
          </w:p>
        </w:tc>
        <w:tc>
          <w:tcPr>
            <w:tcW w:w="1094" w:type="dxa"/>
            <w:tcBorders>
              <w:top w:val="single" w:sz="4" w:space="0" w:color="auto"/>
              <w:left w:val="nil"/>
              <w:bottom w:val="single" w:sz="4" w:space="0" w:color="auto"/>
              <w:right w:val="single" w:sz="4" w:space="0" w:color="auto"/>
            </w:tcBorders>
            <w:hideMark/>
          </w:tcPr>
          <w:p w14:paraId="3CCB96BF" w14:textId="77777777" w:rsidR="00B441E5" w:rsidRPr="00032A5A" w:rsidRDefault="00B441E5" w:rsidP="00B441E5">
            <w:pPr>
              <w:rPr>
                <w:rFonts w:ascii="Times New Roman" w:eastAsia="Times New Roman" w:hAnsi="Times New Roman" w:cs="Times New Roman"/>
                <w:b/>
                <w:bCs/>
                <w:lang w:bidi="my-MM"/>
              </w:rPr>
            </w:pPr>
            <w:r w:rsidRPr="00032A5A">
              <w:rPr>
                <w:rFonts w:ascii="Times New Roman" w:eastAsia="Times New Roman" w:hAnsi="Times New Roman" w:cs="Times New Roman"/>
                <w:b/>
                <w:bCs/>
                <w:lang w:bidi="my-MM"/>
              </w:rPr>
              <w:t>Impact</w:t>
            </w:r>
          </w:p>
        </w:tc>
      </w:tr>
      <w:tr w:rsidR="00B441E5" w:rsidRPr="00032A5A" w14:paraId="5336A3D6" w14:textId="77777777" w:rsidTr="00ED5563">
        <w:trPr>
          <w:gridAfter w:val="1"/>
          <w:wAfter w:w="8" w:type="dxa"/>
          <w:trHeight w:val="1804"/>
        </w:trPr>
        <w:tc>
          <w:tcPr>
            <w:tcW w:w="709" w:type="dxa"/>
            <w:tcBorders>
              <w:top w:val="nil"/>
              <w:left w:val="single" w:sz="4" w:space="0" w:color="auto"/>
              <w:bottom w:val="single" w:sz="4" w:space="0" w:color="auto"/>
              <w:right w:val="single" w:sz="4" w:space="0" w:color="auto"/>
            </w:tcBorders>
            <w:hideMark/>
          </w:tcPr>
          <w:p w14:paraId="16AD26FC" w14:textId="77777777" w:rsidR="00B441E5" w:rsidRPr="00032A5A" w:rsidRDefault="00B441E5" w:rsidP="00B441E5">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w:t>
            </w:r>
          </w:p>
        </w:tc>
        <w:tc>
          <w:tcPr>
            <w:tcW w:w="992" w:type="dxa"/>
            <w:tcBorders>
              <w:top w:val="nil"/>
              <w:left w:val="nil"/>
              <w:bottom w:val="single" w:sz="4" w:space="0" w:color="auto"/>
              <w:right w:val="single" w:sz="4" w:space="0" w:color="auto"/>
            </w:tcBorders>
            <w:hideMark/>
          </w:tcPr>
          <w:p w14:paraId="0BBD482C"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7786836B"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Long distance between members</w:t>
            </w:r>
          </w:p>
        </w:tc>
        <w:tc>
          <w:tcPr>
            <w:tcW w:w="2127" w:type="dxa"/>
            <w:tcBorders>
              <w:top w:val="nil"/>
              <w:left w:val="nil"/>
              <w:bottom w:val="single" w:sz="4" w:space="0" w:color="auto"/>
              <w:right w:val="single" w:sz="4" w:space="0" w:color="auto"/>
            </w:tcBorders>
            <w:hideMark/>
          </w:tcPr>
          <w:p w14:paraId="7E6C8BFD"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The huge distances between majority of the team may create challenges when organising meetups. </w:t>
            </w:r>
          </w:p>
        </w:tc>
        <w:tc>
          <w:tcPr>
            <w:tcW w:w="1417" w:type="dxa"/>
            <w:tcBorders>
              <w:top w:val="nil"/>
              <w:left w:val="nil"/>
              <w:bottom w:val="single" w:sz="4" w:space="0" w:color="auto"/>
              <w:right w:val="single" w:sz="4" w:space="0" w:color="auto"/>
            </w:tcBorders>
            <w:hideMark/>
          </w:tcPr>
          <w:p w14:paraId="25436D4F"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Logistical</w:t>
            </w:r>
          </w:p>
        </w:tc>
        <w:tc>
          <w:tcPr>
            <w:tcW w:w="1701" w:type="dxa"/>
            <w:tcBorders>
              <w:top w:val="nil"/>
              <w:left w:val="nil"/>
              <w:bottom w:val="single" w:sz="4" w:space="0" w:color="auto"/>
              <w:right w:val="single" w:sz="4" w:space="0" w:color="auto"/>
            </w:tcBorders>
            <w:hideMark/>
          </w:tcPr>
          <w:p w14:paraId="26C5480B"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Members located in different regions </w:t>
            </w:r>
          </w:p>
        </w:tc>
        <w:tc>
          <w:tcPr>
            <w:tcW w:w="1843" w:type="dxa"/>
            <w:tcBorders>
              <w:top w:val="nil"/>
              <w:left w:val="nil"/>
              <w:bottom w:val="single" w:sz="4" w:space="0" w:color="auto"/>
              <w:right w:val="single" w:sz="4" w:space="0" w:color="auto"/>
            </w:tcBorders>
            <w:hideMark/>
          </w:tcPr>
          <w:p w14:paraId="79698763" w14:textId="2E5A253D"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Meetup planning, travel expenses, travel time, unreliable transport</w:t>
            </w:r>
          </w:p>
        </w:tc>
        <w:tc>
          <w:tcPr>
            <w:tcW w:w="1843" w:type="dxa"/>
            <w:tcBorders>
              <w:top w:val="nil"/>
              <w:left w:val="nil"/>
              <w:bottom w:val="single" w:sz="4" w:space="0" w:color="auto"/>
              <w:right w:val="single" w:sz="4" w:space="0" w:color="auto"/>
            </w:tcBorders>
            <w:hideMark/>
          </w:tcPr>
          <w:p w14:paraId="607BE669"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Advanced weekly schedules in place, online meetings scheduled where needed   </w:t>
            </w:r>
          </w:p>
        </w:tc>
        <w:tc>
          <w:tcPr>
            <w:tcW w:w="1417" w:type="dxa"/>
            <w:tcBorders>
              <w:top w:val="nil"/>
              <w:left w:val="nil"/>
              <w:bottom w:val="single" w:sz="4" w:space="0" w:color="auto"/>
              <w:right w:val="single" w:sz="4" w:space="0" w:color="auto"/>
            </w:tcBorders>
            <w:hideMark/>
          </w:tcPr>
          <w:p w14:paraId="0C433752"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Project Manager</w:t>
            </w:r>
          </w:p>
        </w:tc>
        <w:tc>
          <w:tcPr>
            <w:tcW w:w="1418" w:type="dxa"/>
            <w:tcBorders>
              <w:top w:val="nil"/>
              <w:left w:val="nil"/>
              <w:bottom w:val="single" w:sz="4" w:space="0" w:color="auto"/>
              <w:right w:val="single" w:sz="4" w:space="0" w:color="auto"/>
            </w:tcBorders>
            <w:shd w:val="clear" w:color="000000" w:fill="FFFF00"/>
            <w:hideMark/>
          </w:tcPr>
          <w:p w14:paraId="09ADEADB"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70179186"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B441E5" w:rsidRPr="00032A5A" w14:paraId="3EE87105" w14:textId="77777777" w:rsidTr="00ED5563">
        <w:trPr>
          <w:gridAfter w:val="1"/>
          <w:wAfter w:w="8" w:type="dxa"/>
          <w:trHeight w:val="2160"/>
        </w:trPr>
        <w:tc>
          <w:tcPr>
            <w:tcW w:w="709" w:type="dxa"/>
            <w:tcBorders>
              <w:top w:val="nil"/>
              <w:left w:val="single" w:sz="4" w:space="0" w:color="auto"/>
              <w:bottom w:val="single" w:sz="4" w:space="0" w:color="auto"/>
              <w:right w:val="single" w:sz="4" w:space="0" w:color="auto"/>
            </w:tcBorders>
            <w:hideMark/>
          </w:tcPr>
          <w:p w14:paraId="723820C8" w14:textId="77777777" w:rsidR="00B441E5" w:rsidRPr="00032A5A" w:rsidRDefault="00B441E5" w:rsidP="00B441E5">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2</w:t>
            </w:r>
          </w:p>
        </w:tc>
        <w:tc>
          <w:tcPr>
            <w:tcW w:w="992" w:type="dxa"/>
            <w:tcBorders>
              <w:top w:val="nil"/>
              <w:left w:val="nil"/>
              <w:bottom w:val="single" w:sz="4" w:space="0" w:color="auto"/>
              <w:right w:val="single" w:sz="4" w:space="0" w:color="auto"/>
            </w:tcBorders>
            <w:hideMark/>
          </w:tcPr>
          <w:p w14:paraId="6E4E82E7"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5500C7A3"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Varying levels of technical knowledge among members</w:t>
            </w:r>
          </w:p>
        </w:tc>
        <w:tc>
          <w:tcPr>
            <w:tcW w:w="2127" w:type="dxa"/>
            <w:tcBorders>
              <w:top w:val="nil"/>
              <w:left w:val="nil"/>
              <w:bottom w:val="single" w:sz="4" w:space="0" w:color="auto"/>
              <w:right w:val="single" w:sz="4" w:space="0" w:color="auto"/>
            </w:tcBorders>
            <w:hideMark/>
          </w:tcPr>
          <w:p w14:paraId="19F78B76"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All members have varying levels of technical skill required for this project. This disparity may create workload imbalances and affect team cohesion. </w:t>
            </w:r>
          </w:p>
        </w:tc>
        <w:tc>
          <w:tcPr>
            <w:tcW w:w="1417" w:type="dxa"/>
            <w:tcBorders>
              <w:top w:val="nil"/>
              <w:left w:val="nil"/>
              <w:bottom w:val="single" w:sz="4" w:space="0" w:color="auto"/>
              <w:right w:val="single" w:sz="4" w:space="0" w:color="auto"/>
            </w:tcBorders>
            <w:hideMark/>
          </w:tcPr>
          <w:p w14:paraId="48AE0023"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Training &amp; Knowledge</w:t>
            </w:r>
          </w:p>
        </w:tc>
        <w:tc>
          <w:tcPr>
            <w:tcW w:w="1701" w:type="dxa"/>
            <w:tcBorders>
              <w:top w:val="nil"/>
              <w:left w:val="nil"/>
              <w:bottom w:val="single" w:sz="4" w:space="0" w:color="auto"/>
              <w:right w:val="single" w:sz="4" w:space="0" w:color="auto"/>
            </w:tcBorders>
            <w:hideMark/>
          </w:tcPr>
          <w:p w14:paraId="5648297D"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Different backgrounds and technical experience </w:t>
            </w:r>
          </w:p>
        </w:tc>
        <w:tc>
          <w:tcPr>
            <w:tcW w:w="1843" w:type="dxa"/>
            <w:tcBorders>
              <w:top w:val="nil"/>
              <w:left w:val="nil"/>
              <w:bottom w:val="single" w:sz="4" w:space="0" w:color="auto"/>
              <w:right w:val="single" w:sz="4" w:space="0" w:color="auto"/>
            </w:tcBorders>
            <w:hideMark/>
          </w:tcPr>
          <w:p w14:paraId="296C7408" w14:textId="76806681"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Imbalanced task completion. Reliance on members</w:t>
            </w:r>
          </w:p>
        </w:tc>
        <w:tc>
          <w:tcPr>
            <w:tcW w:w="1843" w:type="dxa"/>
            <w:tcBorders>
              <w:top w:val="nil"/>
              <w:left w:val="nil"/>
              <w:bottom w:val="single" w:sz="4" w:space="0" w:color="auto"/>
              <w:right w:val="single" w:sz="4" w:space="0" w:color="auto"/>
            </w:tcBorders>
            <w:hideMark/>
          </w:tcPr>
          <w:p w14:paraId="40AC25A8"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Ongoing commitment to upskilling. Creating a skill matrix and detailed upskilling plan.</w:t>
            </w:r>
          </w:p>
        </w:tc>
        <w:tc>
          <w:tcPr>
            <w:tcW w:w="1417" w:type="dxa"/>
            <w:tcBorders>
              <w:top w:val="nil"/>
              <w:left w:val="nil"/>
              <w:bottom w:val="single" w:sz="4" w:space="0" w:color="auto"/>
              <w:right w:val="single" w:sz="4" w:space="0" w:color="auto"/>
            </w:tcBorders>
            <w:hideMark/>
          </w:tcPr>
          <w:p w14:paraId="272D7433"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Team</w:t>
            </w:r>
          </w:p>
        </w:tc>
        <w:tc>
          <w:tcPr>
            <w:tcW w:w="1418" w:type="dxa"/>
            <w:tcBorders>
              <w:top w:val="nil"/>
              <w:left w:val="nil"/>
              <w:bottom w:val="single" w:sz="4" w:space="0" w:color="auto"/>
              <w:right w:val="single" w:sz="4" w:space="0" w:color="auto"/>
            </w:tcBorders>
            <w:shd w:val="clear" w:color="000000" w:fill="FF0000"/>
            <w:hideMark/>
          </w:tcPr>
          <w:p w14:paraId="15CF9E06"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094" w:type="dxa"/>
            <w:tcBorders>
              <w:top w:val="nil"/>
              <w:left w:val="nil"/>
              <w:bottom w:val="single" w:sz="4" w:space="0" w:color="auto"/>
              <w:right w:val="single" w:sz="4" w:space="0" w:color="auto"/>
            </w:tcBorders>
            <w:shd w:val="clear" w:color="000000" w:fill="FF0000"/>
            <w:hideMark/>
          </w:tcPr>
          <w:p w14:paraId="58EE0952"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B441E5" w:rsidRPr="00032A5A" w14:paraId="2803B671" w14:textId="77777777" w:rsidTr="00ED5563">
        <w:trPr>
          <w:gridAfter w:val="1"/>
          <w:wAfter w:w="8" w:type="dxa"/>
          <w:trHeight w:val="2592"/>
        </w:trPr>
        <w:tc>
          <w:tcPr>
            <w:tcW w:w="709" w:type="dxa"/>
            <w:tcBorders>
              <w:top w:val="nil"/>
              <w:left w:val="single" w:sz="4" w:space="0" w:color="auto"/>
              <w:bottom w:val="single" w:sz="4" w:space="0" w:color="auto"/>
              <w:right w:val="single" w:sz="4" w:space="0" w:color="auto"/>
            </w:tcBorders>
            <w:hideMark/>
          </w:tcPr>
          <w:p w14:paraId="7644ABAC" w14:textId="77777777" w:rsidR="00B441E5" w:rsidRPr="00032A5A" w:rsidRDefault="00B441E5" w:rsidP="00B441E5">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3</w:t>
            </w:r>
          </w:p>
        </w:tc>
        <w:tc>
          <w:tcPr>
            <w:tcW w:w="992" w:type="dxa"/>
            <w:tcBorders>
              <w:top w:val="nil"/>
              <w:left w:val="nil"/>
              <w:bottom w:val="single" w:sz="4" w:space="0" w:color="auto"/>
              <w:right w:val="single" w:sz="4" w:space="0" w:color="auto"/>
            </w:tcBorders>
            <w:hideMark/>
          </w:tcPr>
          <w:p w14:paraId="437AE40A"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701" w:type="dxa"/>
            <w:tcBorders>
              <w:top w:val="nil"/>
              <w:left w:val="nil"/>
              <w:bottom w:val="single" w:sz="4" w:space="0" w:color="auto"/>
              <w:right w:val="single" w:sz="4" w:space="0" w:color="auto"/>
            </w:tcBorders>
            <w:hideMark/>
          </w:tcPr>
          <w:p w14:paraId="5C8B2587"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Unsuitable operating system</w:t>
            </w:r>
          </w:p>
        </w:tc>
        <w:tc>
          <w:tcPr>
            <w:tcW w:w="2127" w:type="dxa"/>
            <w:tcBorders>
              <w:top w:val="nil"/>
              <w:left w:val="nil"/>
              <w:bottom w:val="single" w:sz="4" w:space="0" w:color="auto"/>
              <w:right w:val="single" w:sz="4" w:space="0" w:color="auto"/>
            </w:tcBorders>
            <w:hideMark/>
          </w:tcPr>
          <w:p w14:paraId="612B9A56" w14:textId="06AF00A6"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Selecting an unsuitable operating system for our project. This may lead to major issues during our </w:t>
            </w:r>
            <w:r w:rsidR="00BA3E65" w:rsidRPr="00032A5A">
              <w:rPr>
                <w:rFonts w:ascii="Times New Roman" w:hAnsi="Times New Roman" w:cs="Times New Roman"/>
              </w:rPr>
              <w:t>evaluation</w:t>
            </w:r>
            <w:r w:rsidRPr="00032A5A">
              <w:rPr>
                <w:rFonts w:ascii="Times New Roman" w:eastAsia="Times New Roman" w:hAnsi="Times New Roman" w:cs="Times New Roman"/>
                <w:lang w:bidi="my-MM"/>
              </w:rPr>
              <w:t xml:space="preserve"> phase, cause compatibility issues, or have performance limitations. </w:t>
            </w:r>
          </w:p>
        </w:tc>
        <w:tc>
          <w:tcPr>
            <w:tcW w:w="1417" w:type="dxa"/>
            <w:tcBorders>
              <w:top w:val="nil"/>
              <w:left w:val="nil"/>
              <w:bottom w:val="single" w:sz="4" w:space="0" w:color="auto"/>
              <w:right w:val="single" w:sz="4" w:space="0" w:color="auto"/>
            </w:tcBorders>
            <w:hideMark/>
          </w:tcPr>
          <w:p w14:paraId="60CCBD77"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nil"/>
              <w:left w:val="nil"/>
              <w:bottom w:val="single" w:sz="4" w:space="0" w:color="auto"/>
              <w:right w:val="single" w:sz="4" w:space="0" w:color="auto"/>
            </w:tcBorders>
            <w:hideMark/>
          </w:tcPr>
          <w:p w14:paraId="298D7179"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Lack of research</w:t>
            </w:r>
          </w:p>
        </w:tc>
        <w:tc>
          <w:tcPr>
            <w:tcW w:w="1843" w:type="dxa"/>
            <w:tcBorders>
              <w:top w:val="nil"/>
              <w:left w:val="nil"/>
              <w:bottom w:val="single" w:sz="4" w:space="0" w:color="auto"/>
              <w:right w:val="single" w:sz="4" w:space="0" w:color="auto"/>
            </w:tcBorders>
            <w:hideMark/>
          </w:tcPr>
          <w:p w14:paraId="3246F05F"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software and hardware incompatibility</w:t>
            </w:r>
          </w:p>
        </w:tc>
        <w:tc>
          <w:tcPr>
            <w:tcW w:w="1843" w:type="dxa"/>
            <w:tcBorders>
              <w:top w:val="nil"/>
              <w:left w:val="nil"/>
              <w:bottom w:val="single" w:sz="4" w:space="0" w:color="auto"/>
              <w:right w:val="single" w:sz="4" w:space="0" w:color="auto"/>
            </w:tcBorders>
            <w:hideMark/>
          </w:tcPr>
          <w:p w14:paraId="668035F0"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In depth research and assessing project requirements. Comparing OS options</w:t>
            </w:r>
          </w:p>
        </w:tc>
        <w:tc>
          <w:tcPr>
            <w:tcW w:w="1417" w:type="dxa"/>
            <w:tcBorders>
              <w:top w:val="nil"/>
              <w:left w:val="nil"/>
              <w:bottom w:val="single" w:sz="4" w:space="0" w:color="auto"/>
              <w:right w:val="single" w:sz="4" w:space="0" w:color="auto"/>
            </w:tcBorders>
            <w:hideMark/>
          </w:tcPr>
          <w:p w14:paraId="5FA238B0"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System Architect</w:t>
            </w:r>
          </w:p>
        </w:tc>
        <w:tc>
          <w:tcPr>
            <w:tcW w:w="1418" w:type="dxa"/>
            <w:tcBorders>
              <w:top w:val="nil"/>
              <w:left w:val="nil"/>
              <w:bottom w:val="single" w:sz="4" w:space="0" w:color="auto"/>
              <w:right w:val="single" w:sz="4" w:space="0" w:color="auto"/>
            </w:tcBorders>
            <w:shd w:val="clear" w:color="000000" w:fill="FFFF00"/>
            <w:hideMark/>
          </w:tcPr>
          <w:p w14:paraId="6D65A57B"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6F8A4EF3" w14:textId="77777777" w:rsidR="00B441E5" w:rsidRPr="00032A5A" w:rsidRDefault="00B441E5" w:rsidP="00B441E5">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9B5E04" w:rsidRPr="00032A5A" w14:paraId="6472DB41" w14:textId="77777777" w:rsidTr="00ED5563">
        <w:trPr>
          <w:trHeight w:val="1540"/>
        </w:trPr>
        <w:tc>
          <w:tcPr>
            <w:tcW w:w="709" w:type="dxa"/>
            <w:tcBorders>
              <w:top w:val="single" w:sz="4" w:space="0" w:color="auto"/>
              <w:left w:val="single" w:sz="4" w:space="0" w:color="auto"/>
              <w:bottom w:val="single" w:sz="4" w:space="0" w:color="auto"/>
              <w:right w:val="single" w:sz="4" w:space="0" w:color="auto"/>
            </w:tcBorders>
            <w:hideMark/>
          </w:tcPr>
          <w:p w14:paraId="12B7497D" w14:textId="77777777" w:rsidR="009B5E04" w:rsidRPr="00032A5A" w:rsidRDefault="009B5E04" w:rsidP="009B5E04">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lastRenderedPageBreak/>
              <w:t>4</w:t>
            </w:r>
          </w:p>
        </w:tc>
        <w:tc>
          <w:tcPr>
            <w:tcW w:w="992" w:type="dxa"/>
            <w:tcBorders>
              <w:top w:val="single" w:sz="4" w:space="0" w:color="auto"/>
              <w:left w:val="nil"/>
              <w:bottom w:val="single" w:sz="4" w:space="0" w:color="auto"/>
              <w:right w:val="single" w:sz="4" w:space="0" w:color="auto"/>
            </w:tcBorders>
            <w:hideMark/>
          </w:tcPr>
          <w:p w14:paraId="1C8AEB7F"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hideMark/>
          </w:tcPr>
          <w:p w14:paraId="18792BA0"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Group member quitting</w:t>
            </w:r>
          </w:p>
        </w:tc>
        <w:tc>
          <w:tcPr>
            <w:tcW w:w="2127" w:type="dxa"/>
            <w:tcBorders>
              <w:top w:val="single" w:sz="4" w:space="0" w:color="auto"/>
              <w:left w:val="nil"/>
              <w:bottom w:val="single" w:sz="4" w:space="0" w:color="auto"/>
              <w:right w:val="single" w:sz="4" w:space="0" w:color="auto"/>
            </w:tcBorders>
            <w:hideMark/>
          </w:tcPr>
          <w:p w14:paraId="7B8B4D59"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Group member potentially quitting during any stage of the project.</w:t>
            </w:r>
          </w:p>
        </w:tc>
        <w:tc>
          <w:tcPr>
            <w:tcW w:w="1417" w:type="dxa"/>
            <w:tcBorders>
              <w:top w:val="single" w:sz="4" w:space="0" w:color="auto"/>
              <w:left w:val="nil"/>
              <w:bottom w:val="single" w:sz="4" w:space="0" w:color="auto"/>
              <w:right w:val="single" w:sz="4" w:space="0" w:color="auto"/>
            </w:tcBorders>
            <w:hideMark/>
          </w:tcPr>
          <w:p w14:paraId="2A234053"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Team Members</w:t>
            </w:r>
          </w:p>
        </w:tc>
        <w:tc>
          <w:tcPr>
            <w:tcW w:w="1701" w:type="dxa"/>
            <w:tcBorders>
              <w:top w:val="single" w:sz="4" w:space="0" w:color="auto"/>
              <w:left w:val="nil"/>
              <w:bottom w:val="single" w:sz="4" w:space="0" w:color="auto"/>
              <w:right w:val="single" w:sz="4" w:space="0" w:color="auto"/>
            </w:tcBorders>
            <w:hideMark/>
          </w:tcPr>
          <w:p w14:paraId="256786B2"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0FA72CA4"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1B68381E"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Urgent meeting to discuss changed task delegations and effect on project timeline.</w:t>
            </w:r>
          </w:p>
        </w:tc>
        <w:tc>
          <w:tcPr>
            <w:tcW w:w="1417" w:type="dxa"/>
            <w:tcBorders>
              <w:top w:val="single" w:sz="4" w:space="0" w:color="auto"/>
              <w:left w:val="nil"/>
              <w:bottom w:val="single" w:sz="4" w:space="0" w:color="auto"/>
              <w:right w:val="single" w:sz="4" w:space="0" w:color="auto"/>
            </w:tcBorders>
            <w:hideMark/>
          </w:tcPr>
          <w:p w14:paraId="083D94A5"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FF00"/>
            <w:hideMark/>
          </w:tcPr>
          <w:p w14:paraId="3D7C24D4"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000000" w:fill="FF0000"/>
            <w:hideMark/>
          </w:tcPr>
          <w:p w14:paraId="5E9DBD45"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9B5E04" w:rsidRPr="00032A5A" w14:paraId="57DB8485" w14:textId="77777777" w:rsidTr="00ED5563">
        <w:trPr>
          <w:trHeight w:val="2853"/>
        </w:trPr>
        <w:tc>
          <w:tcPr>
            <w:tcW w:w="709" w:type="dxa"/>
            <w:tcBorders>
              <w:top w:val="single" w:sz="4" w:space="0" w:color="auto"/>
              <w:left w:val="single" w:sz="4" w:space="0" w:color="auto"/>
              <w:bottom w:val="single" w:sz="4" w:space="0" w:color="auto"/>
              <w:right w:val="single" w:sz="4" w:space="0" w:color="auto"/>
            </w:tcBorders>
            <w:hideMark/>
          </w:tcPr>
          <w:p w14:paraId="255228A1" w14:textId="77777777" w:rsidR="009B5E04" w:rsidRPr="00032A5A" w:rsidRDefault="009B5E04" w:rsidP="009B5E04">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5</w:t>
            </w:r>
          </w:p>
        </w:tc>
        <w:tc>
          <w:tcPr>
            <w:tcW w:w="992" w:type="dxa"/>
            <w:tcBorders>
              <w:top w:val="single" w:sz="4" w:space="0" w:color="auto"/>
              <w:left w:val="single" w:sz="4" w:space="0" w:color="auto"/>
              <w:bottom w:val="single" w:sz="4" w:space="0" w:color="auto"/>
              <w:right w:val="single" w:sz="4" w:space="0" w:color="auto"/>
            </w:tcBorders>
            <w:hideMark/>
          </w:tcPr>
          <w:p w14:paraId="5BED5E10"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701" w:type="dxa"/>
            <w:tcBorders>
              <w:top w:val="single" w:sz="4" w:space="0" w:color="auto"/>
              <w:left w:val="single" w:sz="4" w:space="0" w:color="auto"/>
              <w:bottom w:val="single" w:sz="4" w:space="0" w:color="auto"/>
              <w:right w:val="single" w:sz="4" w:space="0" w:color="auto"/>
            </w:tcBorders>
            <w:hideMark/>
          </w:tcPr>
          <w:p w14:paraId="3C3E60C8"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Poor communication</w:t>
            </w:r>
          </w:p>
        </w:tc>
        <w:tc>
          <w:tcPr>
            <w:tcW w:w="2127" w:type="dxa"/>
            <w:tcBorders>
              <w:top w:val="single" w:sz="4" w:space="0" w:color="auto"/>
              <w:left w:val="single" w:sz="4" w:space="0" w:color="auto"/>
              <w:bottom w:val="single" w:sz="4" w:space="0" w:color="auto"/>
              <w:right w:val="single" w:sz="4" w:space="0" w:color="auto"/>
            </w:tcBorders>
            <w:hideMark/>
          </w:tcPr>
          <w:p w14:paraId="4013B1BF"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Miscommunication or lack of clarity among group members</w:t>
            </w:r>
          </w:p>
        </w:tc>
        <w:tc>
          <w:tcPr>
            <w:tcW w:w="1417" w:type="dxa"/>
            <w:tcBorders>
              <w:top w:val="single" w:sz="4" w:space="0" w:color="auto"/>
              <w:left w:val="single" w:sz="4" w:space="0" w:color="auto"/>
              <w:bottom w:val="single" w:sz="4" w:space="0" w:color="auto"/>
              <w:right w:val="single" w:sz="4" w:space="0" w:color="auto"/>
            </w:tcBorders>
            <w:hideMark/>
          </w:tcPr>
          <w:p w14:paraId="4E96C51A"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Team Members</w:t>
            </w:r>
          </w:p>
        </w:tc>
        <w:tc>
          <w:tcPr>
            <w:tcW w:w="1701" w:type="dxa"/>
            <w:tcBorders>
              <w:top w:val="single" w:sz="4" w:space="0" w:color="auto"/>
              <w:left w:val="single" w:sz="4" w:space="0" w:color="auto"/>
              <w:bottom w:val="single" w:sz="4" w:space="0" w:color="auto"/>
              <w:right w:val="single" w:sz="4" w:space="0" w:color="auto"/>
            </w:tcBorders>
            <w:hideMark/>
          </w:tcPr>
          <w:p w14:paraId="091452B0" w14:textId="332E438E"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Missed </w:t>
            </w:r>
            <w:r w:rsidR="000C5C7F" w:rsidRPr="00032A5A">
              <w:rPr>
                <w:rFonts w:ascii="Times New Roman" w:eastAsia="Times New Roman" w:hAnsi="Times New Roman" w:cs="Times New Roman"/>
                <w:lang w:bidi="my-MM"/>
              </w:rPr>
              <w:t>updates</w:t>
            </w:r>
            <w:r w:rsidRPr="00032A5A">
              <w:rPr>
                <w:rFonts w:ascii="Times New Roman" w:eastAsia="Times New Roman" w:hAnsi="Times New Roman" w:cs="Times New Roman"/>
                <w:lang w:bidi="my-MM"/>
              </w:rPr>
              <w:t>, unclear expectations, lack of structure</w:t>
            </w:r>
          </w:p>
        </w:tc>
        <w:tc>
          <w:tcPr>
            <w:tcW w:w="1843" w:type="dxa"/>
            <w:tcBorders>
              <w:top w:val="single" w:sz="4" w:space="0" w:color="auto"/>
              <w:left w:val="single" w:sz="4" w:space="0" w:color="auto"/>
              <w:bottom w:val="single" w:sz="4" w:space="0" w:color="auto"/>
              <w:right w:val="single" w:sz="4" w:space="0" w:color="auto"/>
            </w:tcBorders>
            <w:hideMark/>
          </w:tcPr>
          <w:p w14:paraId="6BB4CE0D" w14:textId="7F1BF53B"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Low morale, unclear leadership, confusing task </w:t>
            </w:r>
            <w:r w:rsidR="000C5C7F" w:rsidRPr="00032A5A">
              <w:rPr>
                <w:rFonts w:ascii="Times New Roman" w:eastAsia="Times New Roman" w:hAnsi="Times New Roman" w:cs="Times New Roman"/>
                <w:lang w:bidi="my-MM"/>
              </w:rPr>
              <w:t>interpretation</w:t>
            </w:r>
            <w:r w:rsidRPr="00032A5A">
              <w:rPr>
                <w:rFonts w:ascii="Times New Roman" w:eastAsia="Times New Roman" w:hAnsi="Times New Roman" w:cs="Times New Roman"/>
                <w:lang w:bidi="my-MM"/>
              </w:rPr>
              <w:t>, failing to include others or themselves</w:t>
            </w:r>
          </w:p>
        </w:tc>
        <w:tc>
          <w:tcPr>
            <w:tcW w:w="1843" w:type="dxa"/>
            <w:tcBorders>
              <w:top w:val="single" w:sz="4" w:space="0" w:color="auto"/>
              <w:left w:val="single" w:sz="4" w:space="0" w:color="auto"/>
              <w:bottom w:val="single" w:sz="4" w:space="0" w:color="auto"/>
              <w:right w:val="single" w:sz="4" w:space="0" w:color="auto"/>
            </w:tcBorders>
            <w:hideMark/>
          </w:tcPr>
          <w:p w14:paraId="1251B7B2" w14:textId="4148D426"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Create a team contract, encourage communication, weekly high </w:t>
            </w:r>
            <w:r w:rsidR="000C5C7F" w:rsidRPr="00032A5A">
              <w:rPr>
                <w:rFonts w:ascii="Times New Roman" w:eastAsia="Times New Roman" w:hAnsi="Times New Roman" w:cs="Times New Roman"/>
                <w:lang w:bidi="my-MM"/>
              </w:rPr>
              <w:t>priority</w:t>
            </w:r>
            <w:r w:rsidRPr="00032A5A">
              <w:rPr>
                <w:rFonts w:ascii="Times New Roman" w:eastAsia="Times New Roman" w:hAnsi="Times New Roman" w:cs="Times New Roman"/>
                <w:lang w:bidi="my-MM"/>
              </w:rPr>
              <w:t xml:space="preserve"> meetings that requires all members to share ideas and speak. </w:t>
            </w:r>
          </w:p>
        </w:tc>
        <w:tc>
          <w:tcPr>
            <w:tcW w:w="1417" w:type="dxa"/>
            <w:tcBorders>
              <w:top w:val="single" w:sz="4" w:space="0" w:color="auto"/>
              <w:left w:val="single" w:sz="4" w:space="0" w:color="auto"/>
              <w:bottom w:val="single" w:sz="4" w:space="0" w:color="auto"/>
              <w:right w:val="single" w:sz="4" w:space="0" w:color="auto"/>
            </w:tcBorders>
            <w:hideMark/>
          </w:tcPr>
          <w:p w14:paraId="6400DB96"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Project Manager</w:t>
            </w:r>
          </w:p>
        </w:tc>
        <w:tc>
          <w:tcPr>
            <w:tcW w:w="1418" w:type="dxa"/>
            <w:tcBorders>
              <w:top w:val="single" w:sz="4" w:space="0" w:color="auto"/>
              <w:left w:val="single" w:sz="4" w:space="0" w:color="auto"/>
              <w:bottom w:val="single" w:sz="4" w:space="0" w:color="auto"/>
              <w:right w:val="single" w:sz="4" w:space="0" w:color="auto"/>
            </w:tcBorders>
            <w:shd w:val="clear" w:color="000000" w:fill="92D050"/>
            <w:hideMark/>
          </w:tcPr>
          <w:p w14:paraId="0FF504FA"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102" w:type="dxa"/>
            <w:gridSpan w:val="2"/>
            <w:tcBorders>
              <w:top w:val="single" w:sz="4" w:space="0" w:color="auto"/>
              <w:left w:val="single" w:sz="4" w:space="0" w:color="auto"/>
              <w:bottom w:val="single" w:sz="4" w:space="0" w:color="auto"/>
              <w:right w:val="single" w:sz="4" w:space="0" w:color="auto"/>
            </w:tcBorders>
            <w:shd w:val="clear" w:color="000000" w:fill="FF0000"/>
            <w:hideMark/>
          </w:tcPr>
          <w:p w14:paraId="45CCAB7C"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9B5E04" w:rsidRPr="00032A5A" w14:paraId="65C5B49A" w14:textId="77777777" w:rsidTr="00ED5563">
        <w:trPr>
          <w:trHeight w:val="740"/>
        </w:trPr>
        <w:tc>
          <w:tcPr>
            <w:tcW w:w="709" w:type="dxa"/>
            <w:tcBorders>
              <w:top w:val="single" w:sz="4" w:space="0" w:color="auto"/>
              <w:left w:val="single" w:sz="4" w:space="0" w:color="auto"/>
              <w:bottom w:val="single" w:sz="4" w:space="0" w:color="auto"/>
              <w:right w:val="single" w:sz="4" w:space="0" w:color="auto"/>
            </w:tcBorders>
            <w:hideMark/>
          </w:tcPr>
          <w:p w14:paraId="1B77BF4E" w14:textId="77777777" w:rsidR="009B5E04" w:rsidRPr="00032A5A" w:rsidRDefault="009B5E04" w:rsidP="009B5E04">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6</w:t>
            </w:r>
          </w:p>
        </w:tc>
        <w:tc>
          <w:tcPr>
            <w:tcW w:w="992" w:type="dxa"/>
            <w:tcBorders>
              <w:top w:val="single" w:sz="4" w:space="0" w:color="auto"/>
              <w:left w:val="nil"/>
              <w:bottom w:val="single" w:sz="4" w:space="0" w:color="auto"/>
              <w:right w:val="single" w:sz="4" w:space="0" w:color="auto"/>
            </w:tcBorders>
            <w:hideMark/>
          </w:tcPr>
          <w:p w14:paraId="5BF2D6C5"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0E262FB1"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File loss &amp; Data corruption</w:t>
            </w:r>
          </w:p>
        </w:tc>
        <w:tc>
          <w:tcPr>
            <w:tcW w:w="2127" w:type="dxa"/>
            <w:tcBorders>
              <w:top w:val="single" w:sz="4" w:space="0" w:color="auto"/>
              <w:left w:val="nil"/>
              <w:bottom w:val="single" w:sz="4" w:space="0" w:color="auto"/>
              <w:right w:val="single" w:sz="4" w:space="0" w:color="auto"/>
            </w:tcBorders>
            <w:hideMark/>
          </w:tcPr>
          <w:p w14:paraId="6A0050E5"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Important data is lost or corrupted due to hardware issues or human error.</w:t>
            </w:r>
          </w:p>
        </w:tc>
        <w:tc>
          <w:tcPr>
            <w:tcW w:w="1417" w:type="dxa"/>
            <w:tcBorders>
              <w:top w:val="single" w:sz="4" w:space="0" w:color="auto"/>
              <w:left w:val="nil"/>
              <w:bottom w:val="single" w:sz="4" w:space="0" w:color="auto"/>
              <w:right w:val="single" w:sz="4" w:space="0" w:color="auto"/>
            </w:tcBorders>
            <w:hideMark/>
          </w:tcPr>
          <w:p w14:paraId="292C58DB"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Data</w:t>
            </w:r>
          </w:p>
        </w:tc>
        <w:tc>
          <w:tcPr>
            <w:tcW w:w="1701" w:type="dxa"/>
            <w:tcBorders>
              <w:top w:val="single" w:sz="4" w:space="0" w:color="auto"/>
              <w:left w:val="nil"/>
              <w:bottom w:val="single" w:sz="4" w:space="0" w:color="auto"/>
              <w:right w:val="single" w:sz="4" w:space="0" w:color="auto"/>
            </w:tcBorders>
            <w:hideMark/>
          </w:tcPr>
          <w:p w14:paraId="2559801C" w14:textId="27B59212"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Poor backup strategy, carelessness.</w:t>
            </w:r>
          </w:p>
        </w:tc>
        <w:tc>
          <w:tcPr>
            <w:tcW w:w="1843" w:type="dxa"/>
            <w:tcBorders>
              <w:top w:val="single" w:sz="4" w:space="0" w:color="auto"/>
              <w:left w:val="nil"/>
              <w:bottom w:val="single" w:sz="4" w:space="0" w:color="auto"/>
              <w:right w:val="single" w:sz="4" w:space="0" w:color="auto"/>
            </w:tcBorders>
            <w:hideMark/>
          </w:tcPr>
          <w:p w14:paraId="75946EA3"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System crashes, storage issues, overwriting files</w:t>
            </w:r>
          </w:p>
        </w:tc>
        <w:tc>
          <w:tcPr>
            <w:tcW w:w="1843" w:type="dxa"/>
            <w:tcBorders>
              <w:top w:val="single" w:sz="4" w:space="0" w:color="auto"/>
              <w:left w:val="nil"/>
              <w:bottom w:val="single" w:sz="4" w:space="0" w:color="auto"/>
              <w:right w:val="single" w:sz="4" w:space="0" w:color="auto"/>
            </w:tcBorders>
            <w:hideMark/>
          </w:tcPr>
          <w:p w14:paraId="5A655375"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Implement regular backup on cloud or local drives. Use version control such as Git.</w:t>
            </w:r>
          </w:p>
        </w:tc>
        <w:tc>
          <w:tcPr>
            <w:tcW w:w="1417" w:type="dxa"/>
            <w:tcBorders>
              <w:top w:val="single" w:sz="4" w:space="0" w:color="auto"/>
              <w:left w:val="nil"/>
              <w:bottom w:val="single" w:sz="4" w:space="0" w:color="auto"/>
              <w:right w:val="single" w:sz="4" w:space="0" w:color="auto"/>
            </w:tcBorders>
            <w:hideMark/>
          </w:tcPr>
          <w:p w14:paraId="7C3F8D3C"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92D050"/>
            <w:hideMark/>
          </w:tcPr>
          <w:p w14:paraId="2D1A3FEB"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6312DD6E"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r>
      <w:tr w:rsidR="009B5E04" w:rsidRPr="00032A5A" w14:paraId="4B80D586"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hideMark/>
          </w:tcPr>
          <w:p w14:paraId="6CAE6A82" w14:textId="77777777" w:rsidR="009B5E04" w:rsidRPr="00032A5A" w:rsidRDefault="009B5E04" w:rsidP="009B5E04">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7</w:t>
            </w:r>
          </w:p>
        </w:tc>
        <w:tc>
          <w:tcPr>
            <w:tcW w:w="992" w:type="dxa"/>
            <w:tcBorders>
              <w:top w:val="single" w:sz="4" w:space="0" w:color="auto"/>
              <w:left w:val="nil"/>
              <w:bottom w:val="single" w:sz="4" w:space="0" w:color="auto"/>
              <w:right w:val="single" w:sz="4" w:space="0" w:color="auto"/>
            </w:tcBorders>
            <w:hideMark/>
          </w:tcPr>
          <w:p w14:paraId="7A38F303"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75CFA89B"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Sickness</w:t>
            </w:r>
          </w:p>
        </w:tc>
        <w:tc>
          <w:tcPr>
            <w:tcW w:w="2127" w:type="dxa"/>
            <w:tcBorders>
              <w:top w:val="single" w:sz="4" w:space="0" w:color="auto"/>
              <w:left w:val="nil"/>
              <w:bottom w:val="single" w:sz="4" w:space="0" w:color="auto"/>
              <w:right w:val="single" w:sz="4" w:space="0" w:color="auto"/>
            </w:tcBorders>
            <w:hideMark/>
          </w:tcPr>
          <w:p w14:paraId="3A843F84" w14:textId="4328DE93"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Team member, </w:t>
            </w:r>
            <w:r w:rsidR="00BE60DA" w:rsidRPr="00032A5A">
              <w:rPr>
                <w:rFonts w:ascii="Times New Roman" w:eastAsia="Times New Roman" w:hAnsi="Times New Roman" w:cs="Times New Roman"/>
                <w:lang w:bidi="my-MM"/>
              </w:rPr>
              <w:t>supervisor</w:t>
            </w:r>
            <w:r w:rsidRPr="00032A5A">
              <w:rPr>
                <w:rFonts w:ascii="Times New Roman" w:eastAsia="Times New Roman" w:hAnsi="Times New Roman" w:cs="Times New Roman"/>
                <w:lang w:bidi="my-MM"/>
              </w:rPr>
              <w:t>, and client may be unavailable due to sickness, especially going into colder months.</w:t>
            </w:r>
          </w:p>
        </w:tc>
        <w:tc>
          <w:tcPr>
            <w:tcW w:w="1417" w:type="dxa"/>
            <w:tcBorders>
              <w:top w:val="single" w:sz="4" w:space="0" w:color="auto"/>
              <w:left w:val="nil"/>
              <w:bottom w:val="single" w:sz="4" w:space="0" w:color="auto"/>
              <w:right w:val="single" w:sz="4" w:space="0" w:color="auto"/>
            </w:tcBorders>
            <w:hideMark/>
          </w:tcPr>
          <w:p w14:paraId="7E857282"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Health &amp; Safety</w:t>
            </w:r>
          </w:p>
        </w:tc>
        <w:tc>
          <w:tcPr>
            <w:tcW w:w="1701" w:type="dxa"/>
            <w:tcBorders>
              <w:top w:val="single" w:sz="4" w:space="0" w:color="auto"/>
              <w:left w:val="nil"/>
              <w:bottom w:val="single" w:sz="4" w:space="0" w:color="auto"/>
              <w:right w:val="single" w:sz="4" w:space="0" w:color="auto"/>
            </w:tcBorders>
            <w:hideMark/>
          </w:tcPr>
          <w:p w14:paraId="6086D0F9"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COVID-19, infection</w:t>
            </w:r>
          </w:p>
        </w:tc>
        <w:tc>
          <w:tcPr>
            <w:tcW w:w="1843" w:type="dxa"/>
            <w:tcBorders>
              <w:top w:val="single" w:sz="4" w:space="0" w:color="auto"/>
              <w:left w:val="nil"/>
              <w:bottom w:val="single" w:sz="4" w:space="0" w:color="auto"/>
              <w:right w:val="single" w:sz="4" w:space="0" w:color="auto"/>
            </w:tcBorders>
            <w:hideMark/>
          </w:tcPr>
          <w:p w14:paraId="2F0BC217"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COVID and sickness increasing. </w:t>
            </w:r>
          </w:p>
        </w:tc>
        <w:tc>
          <w:tcPr>
            <w:tcW w:w="1843" w:type="dxa"/>
            <w:tcBorders>
              <w:top w:val="single" w:sz="4" w:space="0" w:color="auto"/>
              <w:left w:val="nil"/>
              <w:bottom w:val="single" w:sz="4" w:space="0" w:color="auto"/>
              <w:right w:val="single" w:sz="4" w:space="0" w:color="auto"/>
            </w:tcBorders>
            <w:hideMark/>
          </w:tcPr>
          <w:p w14:paraId="7121B9D4" w14:textId="7F0C5C04"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Enable remote collaboration is available when needed e.g</w:t>
            </w:r>
            <w:r w:rsidR="00231989" w:rsidRPr="00032A5A">
              <w:rPr>
                <w:rFonts w:ascii="Times New Roman" w:eastAsia="Times New Roman" w:hAnsi="Times New Roman" w:cs="Times New Roman"/>
                <w:lang w:bidi="my-MM"/>
              </w:rPr>
              <w:t>.</w:t>
            </w:r>
            <w:r w:rsidRPr="00032A5A">
              <w:rPr>
                <w:rFonts w:ascii="Times New Roman" w:eastAsia="Times New Roman" w:hAnsi="Times New Roman" w:cs="Times New Roman"/>
                <w:lang w:bidi="my-MM"/>
              </w:rPr>
              <w:t xml:space="preserve"> Discord, Teams. Flexibility to reschedule to suit client when needed.</w:t>
            </w:r>
          </w:p>
        </w:tc>
        <w:tc>
          <w:tcPr>
            <w:tcW w:w="1417" w:type="dxa"/>
            <w:tcBorders>
              <w:top w:val="single" w:sz="4" w:space="0" w:color="auto"/>
              <w:left w:val="nil"/>
              <w:bottom w:val="single" w:sz="4" w:space="0" w:color="auto"/>
              <w:right w:val="single" w:sz="4" w:space="0" w:color="auto"/>
            </w:tcBorders>
            <w:hideMark/>
          </w:tcPr>
          <w:p w14:paraId="35E2F32D"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0000"/>
            <w:hideMark/>
          </w:tcPr>
          <w:p w14:paraId="5E97D43F" w14:textId="77777777" w:rsidR="009B5E04" w:rsidRPr="00032A5A" w:rsidRDefault="009B5E04" w:rsidP="009B5E04">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01B658FF" w14:textId="77777777" w:rsidR="009B5E04" w:rsidRPr="00032A5A" w:rsidRDefault="009B5E04"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r>
      <w:tr w:rsidR="0071308A" w:rsidRPr="00032A5A" w14:paraId="04AEB09E" w14:textId="77777777" w:rsidTr="00ED5563">
        <w:trPr>
          <w:trHeight w:val="1299"/>
        </w:trPr>
        <w:tc>
          <w:tcPr>
            <w:tcW w:w="709" w:type="dxa"/>
            <w:tcBorders>
              <w:top w:val="single" w:sz="4" w:space="0" w:color="auto"/>
              <w:left w:val="single" w:sz="4" w:space="0" w:color="auto"/>
              <w:bottom w:val="single" w:sz="4" w:space="0" w:color="auto"/>
              <w:right w:val="single" w:sz="4" w:space="0" w:color="auto"/>
            </w:tcBorders>
          </w:tcPr>
          <w:p w14:paraId="1CBBD0EB" w14:textId="21AD8CEA" w:rsidR="009309B6" w:rsidRPr="00032A5A" w:rsidRDefault="009309B6" w:rsidP="0071308A">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8</w:t>
            </w:r>
          </w:p>
        </w:tc>
        <w:tc>
          <w:tcPr>
            <w:tcW w:w="992" w:type="dxa"/>
            <w:tcBorders>
              <w:top w:val="single" w:sz="4" w:space="0" w:color="auto"/>
              <w:left w:val="nil"/>
              <w:bottom w:val="single" w:sz="4" w:space="0" w:color="auto"/>
              <w:right w:val="single" w:sz="4" w:space="0" w:color="auto"/>
            </w:tcBorders>
          </w:tcPr>
          <w:p w14:paraId="6C4A8EA0" w14:textId="1A03B577"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034E865E" w14:textId="1B55628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D-ITG Compatibility Issues</w:t>
            </w:r>
          </w:p>
        </w:tc>
        <w:tc>
          <w:tcPr>
            <w:tcW w:w="2127" w:type="dxa"/>
            <w:tcBorders>
              <w:top w:val="single" w:sz="4" w:space="0" w:color="auto"/>
              <w:left w:val="nil"/>
              <w:bottom w:val="single" w:sz="4" w:space="0" w:color="auto"/>
              <w:right w:val="single" w:sz="4" w:space="0" w:color="auto"/>
            </w:tcBorders>
          </w:tcPr>
          <w:p w14:paraId="76856989" w14:textId="35B0EB9F"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D-ITG may not function correctly or be supported on all selected operating systems.</w:t>
            </w:r>
          </w:p>
        </w:tc>
        <w:tc>
          <w:tcPr>
            <w:tcW w:w="1417" w:type="dxa"/>
            <w:tcBorders>
              <w:top w:val="single" w:sz="4" w:space="0" w:color="auto"/>
              <w:left w:val="nil"/>
              <w:bottom w:val="single" w:sz="4" w:space="0" w:color="auto"/>
              <w:right w:val="single" w:sz="4" w:space="0" w:color="auto"/>
            </w:tcBorders>
          </w:tcPr>
          <w:p w14:paraId="772E9F1C" w14:textId="5F4BF6CC"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529AED22" w14:textId="0047C74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Software incompatibility </w:t>
            </w:r>
          </w:p>
        </w:tc>
        <w:tc>
          <w:tcPr>
            <w:tcW w:w="1843" w:type="dxa"/>
            <w:tcBorders>
              <w:top w:val="single" w:sz="4" w:space="0" w:color="auto"/>
              <w:left w:val="nil"/>
              <w:bottom w:val="single" w:sz="4" w:space="0" w:color="auto"/>
              <w:right w:val="single" w:sz="4" w:space="0" w:color="auto"/>
            </w:tcBorders>
          </w:tcPr>
          <w:p w14:paraId="1C8803DA" w14:textId="5CB3C59A"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Errors during installation</w:t>
            </w:r>
          </w:p>
        </w:tc>
        <w:tc>
          <w:tcPr>
            <w:tcW w:w="1843" w:type="dxa"/>
            <w:tcBorders>
              <w:top w:val="single" w:sz="4" w:space="0" w:color="auto"/>
              <w:left w:val="nil"/>
              <w:bottom w:val="single" w:sz="4" w:space="0" w:color="auto"/>
              <w:right w:val="single" w:sz="4" w:space="0" w:color="auto"/>
            </w:tcBorders>
          </w:tcPr>
          <w:p w14:paraId="29087526" w14:textId="77B09F9A"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Early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on each operating system</w:t>
            </w:r>
          </w:p>
        </w:tc>
        <w:tc>
          <w:tcPr>
            <w:tcW w:w="1417" w:type="dxa"/>
            <w:tcBorders>
              <w:top w:val="single" w:sz="4" w:space="0" w:color="auto"/>
              <w:left w:val="nil"/>
              <w:bottom w:val="single" w:sz="4" w:space="0" w:color="auto"/>
              <w:right w:val="single" w:sz="4" w:space="0" w:color="auto"/>
            </w:tcBorders>
          </w:tcPr>
          <w:p w14:paraId="4482FA10" w14:textId="4DE7CC6F"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FF0000"/>
          </w:tcPr>
          <w:p w14:paraId="6FC007AF" w14:textId="509A90F8"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4F3B68B" w14:textId="54B86158" w:rsidR="009309B6" w:rsidRPr="00032A5A" w:rsidRDefault="009309B6"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r>
      <w:tr w:rsidR="0071308A" w:rsidRPr="00032A5A" w14:paraId="2BF72B73"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30A71CD1" w14:textId="4469ACD5" w:rsidR="009309B6" w:rsidRPr="00032A5A" w:rsidRDefault="009309B6" w:rsidP="0071308A">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lastRenderedPageBreak/>
              <w:t>9</w:t>
            </w:r>
          </w:p>
        </w:tc>
        <w:tc>
          <w:tcPr>
            <w:tcW w:w="992" w:type="dxa"/>
            <w:tcBorders>
              <w:top w:val="single" w:sz="4" w:space="0" w:color="auto"/>
              <w:left w:val="nil"/>
              <w:bottom w:val="single" w:sz="4" w:space="0" w:color="auto"/>
              <w:right w:val="single" w:sz="4" w:space="0" w:color="auto"/>
            </w:tcBorders>
          </w:tcPr>
          <w:p w14:paraId="160948B5" w14:textId="251852C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7D3705DE" w14:textId="312B74C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Hardware Issues</w:t>
            </w:r>
          </w:p>
        </w:tc>
        <w:tc>
          <w:tcPr>
            <w:tcW w:w="2127" w:type="dxa"/>
            <w:tcBorders>
              <w:top w:val="single" w:sz="4" w:space="0" w:color="auto"/>
              <w:left w:val="nil"/>
              <w:bottom w:val="single" w:sz="4" w:space="0" w:color="auto"/>
              <w:right w:val="single" w:sz="4" w:space="0" w:color="auto"/>
            </w:tcBorders>
          </w:tcPr>
          <w:p w14:paraId="42E905BE" w14:textId="6B2AE44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Failure of critical hardware such as computers and network cards can delay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w:t>
            </w:r>
          </w:p>
        </w:tc>
        <w:tc>
          <w:tcPr>
            <w:tcW w:w="1417" w:type="dxa"/>
            <w:tcBorders>
              <w:top w:val="single" w:sz="4" w:space="0" w:color="auto"/>
              <w:left w:val="nil"/>
              <w:bottom w:val="single" w:sz="4" w:space="0" w:color="auto"/>
              <w:right w:val="single" w:sz="4" w:space="0" w:color="auto"/>
            </w:tcBorders>
          </w:tcPr>
          <w:p w14:paraId="008E19AD" w14:textId="67839124"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67BB88B" w14:textId="3D63F1E9"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Improper set up or handling, physical damage, firmware issues, </w:t>
            </w:r>
          </w:p>
        </w:tc>
        <w:tc>
          <w:tcPr>
            <w:tcW w:w="1843" w:type="dxa"/>
            <w:tcBorders>
              <w:top w:val="single" w:sz="4" w:space="0" w:color="auto"/>
              <w:left w:val="nil"/>
              <w:bottom w:val="single" w:sz="4" w:space="0" w:color="auto"/>
              <w:right w:val="single" w:sz="4" w:space="0" w:color="auto"/>
            </w:tcBorders>
          </w:tcPr>
          <w:p w14:paraId="33639D44" w14:textId="3E445DB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Loss of connectivity, overheating, inability to boot operating system</w:t>
            </w:r>
          </w:p>
        </w:tc>
        <w:tc>
          <w:tcPr>
            <w:tcW w:w="1843" w:type="dxa"/>
            <w:tcBorders>
              <w:top w:val="single" w:sz="4" w:space="0" w:color="auto"/>
              <w:left w:val="nil"/>
              <w:bottom w:val="single" w:sz="4" w:space="0" w:color="auto"/>
              <w:right w:val="single" w:sz="4" w:space="0" w:color="auto"/>
            </w:tcBorders>
          </w:tcPr>
          <w:p w14:paraId="0F9506CF" w14:textId="5FCB5EA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Perform early hardware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document all hardware used for quick replacement, spare equipment, in contact with IT technician </w:t>
            </w:r>
          </w:p>
        </w:tc>
        <w:tc>
          <w:tcPr>
            <w:tcW w:w="1417" w:type="dxa"/>
            <w:tcBorders>
              <w:top w:val="single" w:sz="4" w:space="0" w:color="auto"/>
              <w:left w:val="nil"/>
              <w:bottom w:val="single" w:sz="4" w:space="0" w:color="auto"/>
              <w:right w:val="single" w:sz="4" w:space="0" w:color="auto"/>
            </w:tcBorders>
          </w:tcPr>
          <w:p w14:paraId="6332E327" w14:textId="17FA7F6A"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32413299" w14:textId="7FF6C412"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0A3EF2D9" w14:textId="38CCDA14" w:rsidR="009309B6" w:rsidRPr="00032A5A" w:rsidRDefault="009309B6"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71308A" w:rsidRPr="00032A5A" w14:paraId="4B4C103C" w14:textId="77777777" w:rsidTr="00ED5563">
        <w:trPr>
          <w:trHeight w:val="1840"/>
        </w:trPr>
        <w:tc>
          <w:tcPr>
            <w:tcW w:w="709" w:type="dxa"/>
            <w:tcBorders>
              <w:top w:val="single" w:sz="4" w:space="0" w:color="auto"/>
              <w:left w:val="single" w:sz="4" w:space="0" w:color="auto"/>
              <w:bottom w:val="single" w:sz="4" w:space="0" w:color="auto"/>
              <w:right w:val="single" w:sz="4" w:space="0" w:color="auto"/>
            </w:tcBorders>
          </w:tcPr>
          <w:p w14:paraId="0073DEA2" w14:textId="176EBB5D" w:rsidR="009309B6" w:rsidRPr="00032A5A" w:rsidRDefault="009309B6" w:rsidP="0071308A">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10</w:t>
            </w:r>
          </w:p>
        </w:tc>
        <w:tc>
          <w:tcPr>
            <w:tcW w:w="992" w:type="dxa"/>
            <w:tcBorders>
              <w:top w:val="single" w:sz="4" w:space="0" w:color="auto"/>
              <w:left w:val="nil"/>
              <w:bottom w:val="single" w:sz="4" w:space="0" w:color="auto"/>
              <w:right w:val="single" w:sz="4" w:space="0" w:color="auto"/>
            </w:tcBorders>
          </w:tcPr>
          <w:p w14:paraId="7830AE69" w14:textId="0E16A4B2"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7E9FEFDF" w14:textId="15B9063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Incomplete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due to time constraints</w:t>
            </w:r>
          </w:p>
        </w:tc>
        <w:tc>
          <w:tcPr>
            <w:tcW w:w="2127" w:type="dxa"/>
            <w:tcBorders>
              <w:top w:val="single" w:sz="4" w:space="0" w:color="auto"/>
              <w:left w:val="nil"/>
              <w:bottom w:val="single" w:sz="4" w:space="0" w:color="auto"/>
              <w:right w:val="single" w:sz="4" w:space="0" w:color="auto"/>
            </w:tcBorders>
          </w:tcPr>
          <w:p w14:paraId="58C241CF" w14:textId="762F9B94"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Large number of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combinations may cause the team to run out of time. </w:t>
            </w:r>
          </w:p>
        </w:tc>
        <w:tc>
          <w:tcPr>
            <w:tcW w:w="1417" w:type="dxa"/>
            <w:tcBorders>
              <w:top w:val="single" w:sz="4" w:space="0" w:color="auto"/>
              <w:left w:val="nil"/>
              <w:bottom w:val="single" w:sz="4" w:space="0" w:color="auto"/>
              <w:right w:val="single" w:sz="4" w:space="0" w:color="auto"/>
            </w:tcBorders>
          </w:tcPr>
          <w:p w14:paraId="2F638F85" w14:textId="1B7080CB"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Schedule </w:t>
            </w:r>
          </w:p>
        </w:tc>
        <w:tc>
          <w:tcPr>
            <w:tcW w:w="1701" w:type="dxa"/>
            <w:tcBorders>
              <w:top w:val="single" w:sz="4" w:space="0" w:color="auto"/>
              <w:left w:val="nil"/>
              <w:bottom w:val="single" w:sz="4" w:space="0" w:color="auto"/>
              <w:right w:val="single" w:sz="4" w:space="0" w:color="auto"/>
            </w:tcBorders>
          </w:tcPr>
          <w:p w14:paraId="1985BBAF" w14:textId="4609A152"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Time-consuming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and set up</w:t>
            </w:r>
          </w:p>
        </w:tc>
        <w:tc>
          <w:tcPr>
            <w:tcW w:w="1843" w:type="dxa"/>
            <w:tcBorders>
              <w:top w:val="single" w:sz="4" w:space="0" w:color="auto"/>
              <w:left w:val="nil"/>
              <w:bottom w:val="single" w:sz="4" w:space="0" w:color="auto"/>
              <w:right w:val="single" w:sz="4" w:space="0" w:color="auto"/>
            </w:tcBorders>
          </w:tcPr>
          <w:p w14:paraId="3A7DDE4C" w14:textId="7A7E9BC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Delay in router configuration, tool issues</w:t>
            </w:r>
          </w:p>
        </w:tc>
        <w:tc>
          <w:tcPr>
            <w:tcW w:w="1843" w:type="dxa"/>
            <w:tcBorders>
              <w:top w:val="single" w:sz="4" w:space="0" w:color="auto"/>
              <w:left w:val="nil"/>
              <w:bottom w:val="single" w:sz="4" w:space="0" w:color="auto"/>
              <w:right w:val="single" w:sz="4" w:space="0" w:color="auto"/>
            </w:tcBorders>
          </w:tcPr>
          <w:p w14:paraId="09C5EC85" w14:textId="662A3A90"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Ensure all tools and configurations are fully evaluated during analysis phase and divide responsibilities.</w:t>
            </w:r>
          </w:p>
        </w:tc>
        <w:tc>
          <w:tcPr>
            <w:tcW w:w="1417" w:type="dxa"/>
            <w:tcBorders>
              <w:top w:val="single" w:sz="4" w:space="0" w:color="auto"/>
              <w:left w:val="nil"/>
              <w:bottom w:val="single" w:sz="4" w:space="0" w:color="auto"/>
              <w:right w:val="single" w:sz="4" w:space="0" w:color="auto"/>
            </w:tcBorders>
          </w:tcPr>
          <w:p w14:paraId="090F54CE" w14:textId="7D15A576"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Project Manager</w:t>
            </w:r>
          </w:p>
        </w:tc>
        <w:tc>
          <w:tcPr>
            <w:tcW w:w="1418" w:type="dxa"/>
            <w:tcBorders>
              <w:top w:val="single" w:sz="4" w:space="0" w:color="auto"/>
              <w:left w:val="nil"/>
              <w:bottom w:val="single" w:sz="4" w:space="0" w:color="auto"/>
              <w:right w:val="single" w:sz="4" w:space="0" w:color="auto"/>
            </w:tcBorders>
            <w:shd w:val="clear" w:color="auto" w:fill="92D050"/>
          </w:tcPr>
          <w:p w14:paraId="2C3515F0" w14:textId="4279A970"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auto" w:fill="FF0000"/>
          </w:tcPr>
          <w:p w14:paraId="0B976D62" w14:textId="5065F40B" w:rsidR="009309B6" w:rsidRPr="00032A5A" w:rsidRDefault="009309B6"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71308A" w:rsidRPr="00032A5A" w14:paraId="6035F94D"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775B8E52" w14:textId="6D241BB5" w:rsidR="009309B6" w:rsidRPr="00032A5A" w:rsidRDefault="009309B6" w:rsidP="009309B6">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11</w:t>
            </w:r>
          </w:p>
        </w:tc>
        <w:tc>
          <w:tcPr>
            <w:tcW w:w="992" w:type="dxa"/>
            <w:tcBorders>
              <w:top w:val="single" w:sz="4" w:space="0" w:color="auto"/>
              <w:left w:val="nil"/>
              <w:bottom w:val="single" w:sz="4" w:space="0" w:color="auto"/>
              <w:right w:val="single" w:sz="4" w:space="0" w:color="auto"/>
            </w:tcBorders>
          </w:tcPr>
          <w:p w14:paraId="0E6FE7DD" w14:textId="1D47EBE3"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tcPr>
          <w:p w14:paraId="761ECE71" w14:textId="6B312420"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Inconsistent evaluation results </w:t>
            </w:r>
          </w:p>
        </w:tc>
        <w:tc>
          <w:tcPr>
            <w:tcW w:w="2127" w:type="dxa"/>
            <w:tcBorders>
              <w:top w:val="single" w:sz="4" w:space="0" w:color="auto"/>
              <w:left w:val="nil"/>
              <w:bottom w:val="single" w:sz="4" w:space="0" w:color="auto"/>
              <w:right w:val="single" w:sz="4" w:space="0" w:color="auto"/>
            </w:tcBorders>
          </w:tcPr>
          <w:p w14:paraId="16E2B7FE" w14:textId="5743D676"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Differing results between operating systems </w:t>
            </w:r>
          </w:p>
        </w:tc>
        <w:tc>
          <w:tcPr>
            <w:tcW w:w="1417" w:type="dxa"/>
            <w:tcBorders>
              <w:top w:val="single" w:sz="4" w:space="0" w:color="auto"/>
              <w:left w:val="nil"/>
              <w:bottom w:val="single" w:sz="4" w:space="0" w:color="auto"/>
              <w:right w:val="single" w:sz="4" w:space="0" w:color="auto"/>
            </w:tcBorders>
          </w:tcPr>
          <w:p w14:paraId="12B95754" w14:textId="60874A00"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B57F300" w14:textId="412ED9BC"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Misconfigured routers, hardware issues </w:t>
            </w:r>
          </w:p>
        </w:tc>
        <w:tc>
          <w:tcPr>
            <w:tcW w:w="1843" w:type="dxa"/>
            <w:tcBorders>
              <w:top w:val="single" w:sz="4" w:space="0" w:color="auto"/>
              <w:left w:val="nil"/>
              <w:bottom w:val="single" w:sz="4" w:space="0" w:color="auto"/>
              <w:right w:val="single" w:sz="4" w:space="0" w:color="auto"/>
            </w:tcBorders>
          </w:tcPr>
          <w:p w14:paraId="28123DC3" w14:textId="3D63E52D"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Differing results for identical evaluations</w:t>
            </w:r>
          </w:p>
        </w:tc>
        <w:tc>
          <w:tcPr>
            <w:tcW w:w="1843" w:type="dxa"/>
            <w:tcBorders>
              <w:top w:val="single" w:sz="4" w:space="0" w:color="auto"/>
              <w:left w:val="nil"/>
              <w:bottom w:val="single" w:sz="4" w:space="0" w:color="auto"/>
              <w:right w:val="single" w:sz="4" w:space="0" w:color="auto"/>
            </w:tcBorders>
          </w:tcPr>
          <w:p w14:paraId="5ED837EE" w14:textId="3C5BCE0F"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Standardise configuration steps, peer review setup. </w:t>
            </w:r>
          </w:p>
        </w:tc>
        <w:tc>
          <w:tcPr>
            <w:tcW w:w="1417" w:type="dxa"/>
            <w:tcBorders>
              <w:top w:val="single" w:sz="4" w:space="0" w:color="auto"/>
              <w:left w:val="nil"/>
              <w:bottom w:val="single" w:sz="4" w:space="0" w:color="auto"/>
              <w:right w:val="single" w:sz="4" w:space="0" w:color="auto"/>
            </w:tcBorders>
          </w:tcPr>
          <w:p w14:paraId="27E69A5A" w14:textId="28FCDFB4"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54BC2FF5" w14:textId="081ED675"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5288ABDC" w14:textId="221606B8" w:rsidR="009309B6" w:rsidRPr="00032A5A" w:rsidRDefault="009309B6" w:rsidP="009309B6">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71308A" w:rsidRPr="00032A5A" w14:paraId="3C656F8A" w14:textId="77777777" w:rsidTr="00ED5563">
        <w:trPr>
          <w:trHeight w:val="1724"/>
        </w:trPr>
        <w:tc>
          <w:tcPr>
            <w:tcW w:w="709" w:type="dxa"/>
            <w:tcBorders>
              <w:top w:val="single" w:sz="4" w:space="0" w:color="auto"/>
              <w:left w:val="single" w:sz="4" w:space="0" w:color="auto"/>
              <w:bottom w:val="single" w:sz="4" w:space="0" w:color="auto"/>
              <w:right w:val="single" w:sz="4" w:space="0" w:color="auto"/>
            </w:tcBorders>
          </w:tcPr>
          <w:p w14:paraId="31DE4DA4" w14:textId="0EC8F92D" w:rsidR="009309B6" w:rsidRPr="00032A5A" w:rsidRDefault="009309B6" w:rsidP="009309B6">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12</w:t>
            </w:r>
          </w:p>
        </w:tc>
        <w:tc>
          <w:tcPr>
            <w:tcW w:w="992" w:type="dxa"/>
            <w:tcBorders>
              <w:top w:val="single" w:sz="4" w:space="0" w:color="auto"/>
              <w:left w:val="nil"/>
              <w:bottom w:val="single" w:sz="4" w:space="0" w:color="auto"/>
              <w:right w:val="single" w:sz="4" w:space="0" w:color="auto"/>
            </w:tcBorders>
          </w:tcPr>
          <w:p w14:paraId="3855642C" w14:textId="4F0BE686"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3EF0AC6C" w14:textId="16977ED8"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Misinterpretation of data</w:t>
            </w:r>
          </w:p>
        </w:tc>
        <w:tc>
          <w:tcPr>
            <w:tcW w:w="2127" w:type="dxa"/>
            <w:tcBorders>
              <w:top w:val="single" w:sz="4" w:space="0" w:color="auto"/>
              <w:left w:val="nil"/>
              <w:bottom w:val="single" w:sz="4" w:space="0" w:color="auto"/>
              <w:right w:val="single" w:sz="4" w:space="0" w:color="auto"/>
            </w:tcBorders>
          </w:tcPr>
          <w:p w14:paraId="32138D2B" w14:textId="4CE9E7FB"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Team may incorrectly analyse performance data due to unfamiliarity with tools, software, or hardware</w:t>
            </w:r>
          </w:p>
        </w:tc>
        <w:tc>
          <w:tcPr>
            <w:tcW w:w="1417" w:type="dxa"/>
            <w:tcBorders>
              <w:top w:val="single" w:sz="4" w:space="0" w:color="auto"/>
              <w:left w:val="nil"/>
              <w:bottom w:val="single" w:sz="4" w:space="0" w:color="auto"/>
              <w:right w:val="single" w:sz="4" w:space="0" w:color="auto"/>
            </w:tcBorders>
          </w:tcPr>
          <w:p w14:paraId="331B6D9C" w14:textId="447554E9"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3E48BBFC" w14:textId="6447487B"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Lack of network experience</w:t>
            </w:r>
          </w:p>
        </w:tc>
        <w:tc>
          <w:tcPr>
            <w:tcW w:w="1843" w:type="dxa"/>
            <w:tcBorders>
              <w:top w:val="single" w:sz="4" w:space="0" w:color="auto"/>
              <w:left w:val="nil"/>
              <w:bottom w:val="single" w:sz="4" w:space="0" w:color="auto"/>
              <w:right w:val="single" w:sz="4" w:space="0" w:color="auto"/>
            </w:tcBorders>
          </w:tcPr>
          <w:p w14:paraId="076082E0" w14:textId="1DB48EB9"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Unexpected output formats, inconsistent logs</w:t>
            </w:r>
          </w:p>
        </w:tc>
        <w:tc>
          <w:tcPr>
            <w:tcW w:w="1843" w:type="dxa"/>
            <w:tcBorders>
              <w:top w:val="single" w:sz="4" w:space="0" w:color="auto"/>
              <w:left w:val="nil"/>
              <w:bottom w:val="single" w:sz="4" w:space="0" w:color="auto"/>
              <w:right w:val="single" w:sz="4" w:space="0" w:color="auto"/>
            </w:tcBorders>
          </w:tcPr>
          <w:p w14:paraId="1C897410" w14:textId="2E9416A5"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Research tool output structures, consult </w:t>
            </w:r>
            <w:r w:rsidR="00BE60DA" w:rsidRPr="00032A5A">
              <w:rPr>
                <w:rFonts w:ascii="Times New Roman" w:eastAsia="Times New Roman" w:hAnsi="Times New Roman" w:cs="Times New Roman"/>
                <w:lang w:bidi="my-MM"/>
              </w:rPr>
              <w:t>supervisor</w:t>
            </w:r>
            <w:r w:rsidRPr="00032A5A">
              <w:rPr>
                <w:rFonts w:ascii="Times New Roman" w:eastAsia="Times New Roman" w:hAnsi="Times New Roman" w:cs="Times New Roman"/>
                <w:lang w:bidi="my-MM"/>
              </w:rPr>
              <w:t xml:space="preserve"> if unclear, align on analysis methods as a team</w:t>
            </w:r>
          </w:p>
        </w:tc>
        <w:tc>
          <w:tcPr>
            <w:tcW w:w="1417" w:type="dxa"/>
            <w:tcBorders>
              <w:top w:val="single" w:sz="4" w:space="0" w:color="auto"/>
              <w:left w:val="nil"/>
              <w:bottom w:val="single" w:sz="4" w:space="0" w:color="auto"/>
              <w:right w:val="single" w:sz="4" w:space="0" w:color="auto"/>
            </w:tcBorders>
          </w:tcPr>
          <w:p w14:paraId="6036557D" w14:textId="0A668607"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auto" w:fill="92D050"/>
          </w:tcPr>
          <w:p w14:paraId="1F7A87C9" w14:textId="1A305FEF"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AB7E8A9" w14:textId="4CDD1FCD" w:rsidR="009309B6" w:rsidRPr="00032A5A" w:rsidRDefault="009309B6" w:rsidP="009309B6">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r>
    </w:tbl>
    <w:p w14:paraId="4C5BB9DE" w14:textId="77777777" w:rsidR="00721D15" w:rsidRPr="00032A5A" w:rsidRDefault="00721D15">
      <w:pPr>
        <w:spacing w:after="160" w:line="278" w:lineRule="auto"/>
        <w:rPr>
          <w:rFonts w:ascii="Times New Roman" w:hAnsi="Times New Roman" w:cs="Times New Roman"/>
        </w:rPr>
      </w:pPr>
    </w:p>
    <w:p w14:paraId="2A0EEE46" w14:textId="77777777" w:rsidR="00721D15" w:rsidRPr="00032A5A" w:rsidRDefault="00721D15">
      <w:pPr>
        <w:spacing w:after="160" w:line="278" w:lineRule="auto"/>
        <w:rPr>
          <w:rFonts w:ascii="Times New Roman" w:hAnsi="Times New Roman" w:cs="Times New Roman"/>
        </w:rPr>
        <w:sectPr w:rsidR="00721D15" w:rsidRPr="00032A5A" w:rsidSect="007F0963">
          <w:pgSz w:w="16838" w:h="11906" w:orient="landscape"/>
          <w:pgMar w:top="284" w:right="284" w:bottom="57" w:left="284" w:header="709" w:footer="709" w:gutter="0"/>
          <w:cols w:space="708"/>
          <w:docGrid w:linePitch="360"/>
        </w:sectPr>
      </w:pPr>
    </w:p>
    <w:p w14:paraId="352C2A49" w14:textId="7DD95926" w:rsidR="006206BF" w:rsidRPr="00032A5A" w:rsidRDefault="006206BF" w:rsidP="006206BF">
      <w:pPr>
        <w:pStyle w:val="Heading2"/>
        <w:rPr>
          <w:rFonts w:cs="Times New Roman"/>
        </w:rPr>
      </w:pPr>
      <w:bookmarkStart w:id="404" w:name="_Ref194875362"/>
      <w:bookmarkStart w:id="405" w:name="_Toc195128369"/>
      <w:bookmarkStart w:id="406" w:name="_Ref194807462"/>
      <w:bookmarkStart w:id="407" w:name="_Toc195128886"/>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Q</w:t>
      </w:r>
      <w:r w:rsidRPr="00032A5A">
        <w:rPr>
          <w:rFonts w:cs="Times New Roman"/>
        </w:rPr>
        <w:fldChar w:fldCharType="end"/>
      </w:r>
      <w:bookmarkEnd w:id="404"/>
      <w:r w:rsidRPr="00032A5A">
        <w:rPr>
          <w:rFonts w:cs="Times New Roman"/>
        </w:rPr>
        <w:t xml:space="preserve"> – Risk Management Plan</w:t>
      </w:r>
      <w:bookmarkEnd w:id="405"/>
      <w:bookmarkEnd w:id="407"/>
    </w:p>
    <w:p w14:paraId="7A5F0011" w14:textId="77777777" w:rsidR="006206BF" w:rsidRPr="00032A5A" w:rsidRDefault="006206BF" w:rsidP="006206BF">
      <w:pPr>
        <w:spacing w:after="160" w:line="278" w:lineRule="auto"/>
        <w:rPr>
          <w:rFonts w:ascii="Times New Roman" w:hAnsi="Times New Roman" w:cs="Times New Roman"/>
        </w:rPr>
      </w:pPr>
      <w:r w:rsidRPr="00032A5A">
        <w:rPr>
          <w:rFonts w:ascii="Times New Roman" w:hAnsi="Times New Roman" w:cs="Times New Roman"/>
        </w:rPr>
        <w:t>Our project follows the Software Testing Life Cycle (STLC) methodology, where risk and issue management are handled through structured planning and continuous review. Risks are identified and documented during the planning phase through past experiences, client input, and technical research.</w:t>
      </w:r>
    </w:p>
    <w:p w14:paraId="29928C4E" w14:textId="77777777" w:rsidR="006206BF" w:rsidRPr="00032A5A" w:rsidRDefault="006206BF" w:rsidP="006206BF">
      <w:pPr>
        <w:spacing w:after="160" w:line="278" w:lineRule="auto"/>
        <w:rPr>
          <w:rFonts w:ascii="Times New Roman" w:hAnsi="Times New Roman" w:cs="Times New Roman"/>
        </w:rPr>
      </w:pPr>
      <w:r w:rsidRPr="00032A5A">
        <w:rPr>
          <w:rFonts w:ascii="Times New Roman" w:hAnsi="Times New Roman" w:cs="Times New Roman"/>
        </w:rPr>
        <w:t>This involves reviewing:</w:t>
      </w:r>
    </w:p>
    <w:p w14:paraId="761D5730" w14:textId="77777777" w:rsidR="006206BF" w:rsidRPr="00032A5A" w:rsidRDefault="006206BF" w:rsidP="006206BF">
      <w:pPr>
        <w:pStyle w:val="ListParagraph"/>
        <w:numPr>
          <w:ilvl w:val="0"/>
          <w:numId w:val="20"/>
        </w:numPr>
        <w:rPr>
          <w:rFonts w:ascii="Times New Roman" w:hAnsi="Times New Roman" w:cs="Times New Roman"/>
        </w:rPr>
      </w:pPr>
      <w:r w:rsidRPr="00032A5A">
        <w:rPr>
          <w:rFonts w:ascii="Times New Roman" w:hAnsi="Times New Roman" w:cs="Times New Roman"/>
        </w:rPr>
        <w:t>The project scope</w:t>
      </w:r>
    </w:p>
    <w:p w14:paraId="5EA6B7E2" w14:textId="77777777" w:rsidR="006206BF" w:rsidRPr="00032A5A" w:rsidRDefault="006206BF" w:rsidP="006206BF">
      <w:pPr>
        <w:pStyle w:val="ListParagraph"/>
        <w:numPr>
          <w:ilvl w:val="0"/>
          <w:numId w:val="9"/>
        </w:numPr>
        <w:rPr>
          <w:rFonts w:ascii="Times New Roman" w:hAnsi="Times New Roman" w:cs="Times New Roman"/>
        </w:rPr>
      </w:pPr>
      <w:r w:rsidRPr="00032A5A">
        <w:rPr>
          <w:rFonts w:ascii="Times New Roman" w:hAnsi="Times New Roman" w:cs="Times New Roman"/>
        </w:rPr>
        <w:t xml:space="preserve">Objectives </w:t>
      </w:r>
    </w:p>
    <w:p w14:paraId="3CE94539" w14:textId="77777777" w:rsidR="006206BF" w:rsidRPr="00032A5A" w:rsidRDefault="006206BF" w:rsidP="006206BF">
      <w:pPr>
        <w:pStyle w:val="ListParagraph"/>
        <w:numPr>
          <w:ilvl w:val="0"/>
          <w:numId w:val="9"/>
        </w:numPr>
        <w:rPr>
          <w:rFonts w:ascii="Times New Roman" w:hAnsi="Times New Roman" w:cs="Times New Roman"/>
        </w:rPr>
      </w:pPr>
      <w:r w:rsidRPr="00032A5A">
        <w:rPr>
          <w:rFonts w:ascii="Times New Roman" w:hAnsi="Times New Roman" w:cs="Times New Roman"/>
        </w:rPr>
        <w:t>Timeline</w:t>
      </w:r>
    </w:p>
    <w:p w14:paraId="5C1179AA" w14:textId="77777777" w:rsidR="006206BF" w:rsidRPr="00032A5A" w:rsidRDefault="006206BF" w:rsidP="006206BF">
      <w:pPr>
        <w:pStyle w:val="ListParagraph"/>
        <w:numPr>
          <w:ilvl w:val="0"/>
          <w:numId w:val="9"/>
        </w:numPr>
        <w:rPr>
          <w:rFonts w:ascii="Times New Roman" w:hAnsi="Times New Roman" w:cs="Times New Roman"/>
        </w:rPr>
      </w:pPr>
      <w:r w:rsidRPr="00032A5A">
        <w:rPr>
          <w:rFonts w:ascii="Times New Roman" w:hAnsi="Times New Roman" w:cs="Times New Roman"/>
        </w:rPr>
        <w:t xml:space="preserve">Tools </w:t>
      </w:r>
    </w:p>
    <w:p w14:paraId="2575666C" w14:textId="77777777" w:rsidR="006206BF" w:rsidRPr="00032A5A" w:rsidRDefault="006206BF" w:rsidP="006206BF">
      <w:pPr>
        <w:pStyle w:val="ListParagraph"/>
        <w:numPr>
          <w:ilvl w:val="0"/>
          <w:numId w:val="9"/>
        </w:numPr>
        <w:rPr>
          <w:rFonts w:ascii="Times New Roman" w:hAnsi="Times New Roman" w:cs="Times New Roman"/>
        </w:rPr>
      </w:pPr>
      <w:r w:rsidRPr="00032A5A">
        <w:rPr>
          <w:rFonts w:ascii="Times New Roman" w:hAnsi="Times New Roman" w:cs="Times New Roman"/>
        </w:rPr>
        <w:t xml:space="preserve">Costs </w:t>
      </w:r>
    </w:p>
    <w:p w14:paraId="23E6F3C9" w14:textId="77777777" w:rsidR="006206BF" w:rsidRPr="00032A5A" w:rsidRDefault="006206BF" w:rsidP="006206BF">
      <w:pPr>
        <w:pStyle w:val="ListParagraph"/>
        <w:numPr>
          <w:ilvl w:val="0"/>
          <w:numId w:val="9"/>
        </w:numPr>
        <w:rPr>
          <w:rFonts w:ascii="Times New Roman" w:hAnsi="Times New Roman" w:cs="Times New Roman"/>
        </w:rPr>
      </w:pPr>
      <w:r w:rsidRPr="00032A5A">
        <w:rPr>
          <w:rFonts w:ascii="Times New Roman" w:hAnsi="Times New Roman" w:cs="Times New Roman"/>
        </w:rPr>
        <w:t>Team structure</w:t>
      </w:r>
    </w:p>
    <w:p w14:paraId="6E23227C" w14:textId="77777777" w:rsidR="006206BF" w:rsidRPr="00032A5A" w:rsidRDefault="006206BF" w:rsidP="006206BF">
      <w:pPr>
        <w:spacing w:after="160" w:line="278" w:lineRule="auto"/>
        <w:rPr>
          <w:rFonts w:ascii="Times New Roman" w:hAnsi="Times New Roman" w:cs="Times New Roman"/>
        </w:rPr>
      </w:pPr>
      <w:r w:rsidRPr="00032A5A">
        <w:rPr>
          <w:rFonts w:ascii="Times New Roman" w:hAnsi="Times New Roman" w:cs="Times New Roman"/>
        </w:rPr>
        <w:t xml:space="preserve">However, as conditions change throughout a project, especially during the analysis and development phases, the team must be ready to adapt quicky. To manage this, risks will be monitored regularly and escalated to active issues if they occur. </w:t>
      </w:r>
    </w:p>
    <w:p w14:paraId="54EEDF4A" w14:textId="77777777" w:rsidR="006206BF" w:rsidRPr="00032A5A" w:rsidRDefault="006206BF" w:rsidP="006206BF">
      <w:pPr>
        <w:rPr>
          <w:rFonts w:ascii="Times New Roman" w:hAnsi="Times New Roman" w:cs="Times New Roman"/>
        </w:rPr>
      </w:pPr>
    </w:p>
    <w:p w14:paraId="6AF8F79E"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Identify risk</w:t>
      </w:r>
    </w:p>
    <w:p w14:paraId="6C404B27"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Access risk</w:t>
      </w:r>
    </w:p>
    <w:p w14:paraId="79900097" w14:textId="77777777" w:rsidR="006206BF" w:rsidRPr="00032A5A" w:rsidRDefault="006206BF" w:rsidP="006206BF">
      <w:pPr>
        <w:pStyle w:val="ListParagraph"/>
        <w:numPr>
          <w:ilvl w:val="4"/>
          <w:numId w:val="1"/>
        </w:numPr>
        <w:ind w:left="1440"/>
        <w:rPr>
          <w:rFonts w:ascii="Times New Roman" w:hAnsi="Times New Roman" w:cs="Times New Roman"/>
        </w:rPr>
      </w:pPr>
      <w:r w:rsidRPr="00032A5A">
        <w:rPr>
          <w:rFonts w:ascii="Times New Roman" w:hAnsi="Times New Roman" w:cs="Times New Roman"/>
        </w:rPr>
        <w:t>Likelihood</w:t>
      </w:r>
    </w:p>
    <w:p w14:paraId="24739093" w14:textId="77777777" w:rsidR="006206BF" w:rsidRPr="00032A5A" w:rsidRDefault="006206BF" w:rsidP="006206BF">
      <w:pPr>
        <w:pStyle w:val="ListParagraph"/>
        <w:numPr>
          <w:ilvl w:val="4"/>
          <w:numId w:val="1"/>
        </w:numPr>
        <w:ind w:left="1440"/>
        <w:rPr>
          <w:rFonts w:ascii="Times New Roman" w:hAnsi="Times New Roman" w:cs="Times New Roman"/>
        </w:rPr>
      </w:pPr>
      <w:r w:rsidRPr="00032A5A">
        <w:rPr>
          <w:rFonts w:ascii="Times New Roman" w:hAnsi="Times New Roman" w:cs="Times New Roman"/>
        </w:rPr>
        <w:t>Impact</w:t>
      </w:r>
    </w:p>
    <w:p w14:paraId="007E2AA7"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Record in risk register</w:t>
      </w:r>
    </w:p>
    <w:p w14:paraId="0336F494"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Assign owner and plan mitigation</w:t>
      </w:r>
    </w:p>
    <w:p w14:paraId="6E51962C"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Monitor during weekly meetings</w:t>
      </w:r>
    </w:p>
    <w:p w14:paraId="4AFB1B77" w14:textId="77777777" w:rsidR="006206BF" w:rsidRPr="00032A5A" w:rsidRDefault="006206BF" w:rsidP="006206BF">
      <w:pPr>
        <w:pStyle w:val="ListParagraph"/>
        <w:rPr>
          <w:rFonts w:ascii="Times New Roman" w:hAnsi="Times New Roman" w:cs="Times New Roman"/>
          <w:b/>
          <w:bCs/>
        </w:rPr>
      </w:pPr>
      <w:r w:rsidRPr="00032A5A">
        <w:rPr>
          <w:rFonts w:ascii="Times New Roman" w:hAnsi="Times New Roman" w:cs="Times New Roman"/>
          <w:b/>
          <w:bCs/>
        </w:rPr>
        <w:t>If a risk has occurred…</w:t>
      </w:r>
    </w:p>
    <w:p w14:paraId="1E59911B"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Move to issue log</w:t>
      </w:r>
    </w:p>
    <w:p w14:paraId="6D20695C"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Assign owner and track resolution</w:t>
      </w:r>
    </w:p>
    <w:p w14:paraId="0F76E33D"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Resolve or escalate as needed</w:t>
      </w:r>
    </w:p>
    <w:p w14:paraId="5EF85587" w14:textId="77777777" w:rsidR="006206BF" w:rsidRPr="00032A5A" w:rsidRDefault="006206BF" w:rsidP="006206BF">
      <w:pPr>
        <w:pStyle w:val="ListParagraph"/>
        <w:numPr>
          <w:ilvl w:val="3"/>
          <w:numId w:val="1"/>
        </w:numPr>
        <w:ind w:left="720"/>
        <w:rPr>
          <w:rFonts w:ascii="Times New Roman" w:hAnsi="Times New Roman" w:cs="Times New Roman"/>
        </w:rPr>
      </w:pPr>
      <w:r w:rsidRPr="00032A5A">
        <w:rPr>
          <w:rFonts w:ascii="Times New Roman" w:hAnsi="Times New Roman" w:cs="Times New Roman"/>
        </w:rPr>
        <w:t>Continue monitoring risks</w:t>
      </w:r>
    </w:p>
    <w:p w14:paraId="77F608FC" w14:textId="77777777" w:rsidR="006206BF" w:rsidRPr="00032A5A" w:rsidRDefault="006206BF" w:rsidP="006206BF">
      <w:pPr>
        <w:jc w:val="both"/>
        <w:rPr>
          <w:rFonts w:ascii="Times New Roman" w:hAnsi="Times New Roman" w:cs="Times New Roman"/>
        </w:rPr>
      </w:pPr>
    </w:p>
    <w:p w14:paraId="34C3AFCC" w14:textId="77777777" w:rsidR="006206BF" w:rsidRPr="00032A5A" w:rsidRDefault="006206BF" w:rsidP="006206BF">
      <w:pPr>
        <w:jc w:val="both"/>
        <w:rPr>
          <w:rFonts w:ascii="Times New Roman" w:hAnsi="Times New Roman" w:cs="Times New Roman"/>
        </w:rPr>
      </w:pPr>
    </w:p>
    <w:p w14:paraId="523BEF83" w14:textId="77777777" w:rsidR="006206BF" w:rsidRPr="00032A5A" w:rsidRDefault="006206BF" w:rsidP="006206BF">
      <w:pPr>
        <w:jc w:val="both"/>
        <w:rPr>
          <w:rFonts w:ascii="Times New Roman" w:hAnsi="Times New Roman" w:cs="Times New Roman"/>
        </w:rPr>
      </w:pPr>
      <w:r w:rsidRPr="00032A5A">
        <w:rPr>
          <w:rFonts w:ascii="Times New Roman" w:hAnsi="Times New Roman" w:cs="Times New Roman"/>
        </w:rPr>
        <w:t>The team acknowledges that not all problems can be predicted. Unexpected problems that arise will be added directly into the Issue Log. This ensures both anticipated and unexpected challenges are managed effectively.</w:t>
      </w:r>
    </w:p>
    <w:p w14:paraId="60605C97" w14:textId="77777777" w:rsidR="006206BF" w:rsidRPr="00032A5A" w:rsidRDefault="006206BF" w:rsidP="006206BF">
      <w:pPr>
        <w:pStyle w:val="Heading1"/>
        <w:rPr>
          <w:rFonts w:cs="Times New Roman"/>
        </w:rPr>
        <w:sectPr w:rsidR="006206BF" w:rsidRPr="00032A5A" w:rsidSect="006206BF">
          <w:pgSz w:w="11906" w:h="16838"/>
          <w:pgMar w:top="1440" w:right="1440" w:bottom="1440" w:left="1440" w:header="708" w:footer="708" w:gutter="0"/>
          <w:cols w:space="708"/>
          <w:docGrid w:linePitch="360"/>
        </w:sectPr>
      </w:pPr>
    </w:p>
    <w:p w14:paraId="048EA054" w14:textId="76AFFA53" w:rsidR="00E22070" w:rsidRPr="00032A5A" w:rsidRDefault="00F56884" w:rsidP="003C21B9">
      <w:pPr>
        <w:pStyle w:val="Heading2"/>
        <w:rPr>
          <w:rFonts w:cs="Times New Roman"/>
        </w:rPr>
      </w:pPr>
      <w:bookmarkStart w:id="408" w:name="_Toc195128370"/>
      <w:bookmarkStart w:id="409" w:name="_Ref195128664"/>
      <w:bookmarkStart w:id="410" w:name="_Toc195128887"/>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431F8B">
        <w:rPr>
          <w:rFonts w:cs="Times New Roman"/>
          <w:noProof/>
        </w:rPr>
        <w:t>R</w:t>
      </w:r>
      <w:r w:rsidR="000B4F8B" w:rsidRPr="00032A5A">
        <w:rPr>
          <w:rFonts w:cs="Times New Roman"/>
        </w:rPr>
        <w:fldChar w:fldCharType="end"/>
      </w:r>
      <w:bookmarkEnd w:id="406"/>
      <w:bookmarkEnd w:id="409"/>
      <w:r w:rsidR="008862A7" w:rsidRPr="00032A5A">
        <w:rPr>
          <w:rFonts w:cs="Times New Roman"/>
        </w:rPr>
        <w:t xml:space="preserve"> – Issue Log</w:t>
      </w:r>
      <w:bookmarkEnd w:id="408"/>
      <w:bookmarkEnd w:id="410"/>
    </w:p>
    <w:p w14:paraId="75315CFC" w14:textId="77777777" w:rsidR="00E22070" w:rsidRPr="00032A5A" w:rsidRDefault="00E22070" w:rsidP="00E22070">
      <w:pPr>
        <w:rPr>
          <w:rFonts w:ascii="Times New Roman" w:hAnsi="Times New Roman" w:cs="Times New Roman"/>
          <w:lang w:eastAsia="en-US"/>
        </w:rPr>
      </w:pPr>
    </w:p>
    <w:p w14:paraId="2C7DAC4A" w14:textId="77777777" w:rsidR="002C1F60" w:rsidRPr="00032A5A" w:rsidRDefault="002C1F60" w:rsidP="002C1F60">
      <w:pPr>
        <w:rPr>
          <w:rFonts w:ascii="Times New Roman" w:hAnsi="Times New Roman" w:cs="Times New Roman"/>
          <w:b/>
          <w:bCs/>
        </w:rPr>
      </w:pPr>
      <w:r w:rsidRPr="00032A5A">
        <w:rPr>
          <w:rFonts w:ascii="Times New Roman" w:hAnsi="Times New Roman" w:cs="Times New Roman"/>
          <w:b/>
          <w:bCs/>
        </w:rPr>
        <w:t>Prepared by: Larissa</w:t>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b/>
          <w:bCs/>
        </w:rPr>
        <w:t>Date: 19/03/2025</w:t>
      </w:r>
    </w:p>
    <w:p w14:paraId="6C47538B" w14:textId="77777777" w:rsidR="002C1F60" w:rsidRPr="00032A5A" w:rsidRDefault="002C1F60" w:rsidP="002C1F60">
      <w:pPr>
        <w:rPr>
          <w:rFonts w:ascii="Times New Roman" w:hAnsi="Times New Roman" w:cs="Times New Roman"/>
        </w:rPr>
      </w:pPr>
    </w:p>
    <w:tbl>
      <w:tblPr>
        <w:tblStyle w:val="TableGrid"/>
        <w:tblW w:w="15853" w:type="dxa"/>
        <w:tblLayout w:type="fixed"/>
        <w:tblLook w:val="04A0" w:firstRow="1" w:lastRow="0" w:firstColumn="1" w:lastColumn="0" w:noHBand="0" w:noVBand="1"/>
      </w:tblPr>
      <w:tblGrid>
        <w:gridCol w:w="988"/>
        <w:gridCol w:w="1984"/>
        <w:gridCol w:w="3544"/>
        <w:gridCol w:w="1276"/>
        <w:gridCol w:w="1134"/>
        <w:gridCol w:w="1134"/>
        <w:gridCol w:w="992"/>
        <w:gridCol w:w="1276"/>
        <w:gridCol w:w="1284"/>
        <w:gridCol w:w="2241"/>
      </w:tblGrid>
      <w:tr w:rsidR="002C1F60" w:rsidRPr="00032A5A" w14:paraId="36424AAE" w14:textId="77777777" w:rsidTr="00674A38">
        <w:trPr>
          <w:trHeight w:val="745"/>
        </w:trPr>
        <w:tc>
          <w:tcPr>
            <w:tcW w:w="988" w:type="dxa"/>
          </w:tcPr>
          <w:p w14:paraId="075CF256"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Issue #</w:t>
            </w:r>
          </w:p>
        </w:tc>
        <w:tc>
          <w:tcPr>
            <w:tcW w:w="1984" w:type="dxa"/>
          </w:tcPr>
          <w:p w14:paraId="13C98405"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Issue Description</w:t>
            </w:r>
          </w:p>
        </w:tc>
        <w:tc>
          <w:tcPr>
            <w:tcW w:w="3544" w:type="dxa"/>
          </w:tcPr>
          <w:p w14:paraId="34DA5ED4"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Impact on Project</w:t>
            </w:r>
          </w:p>
        </w:tc>
        <w:tc>
          <w:tcPr>
            <w:tcW w:w="1276" w:type="dxa"/>
          </w:tcPr>
          <w:p w14:paraId="3874A888"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Date Reported</w:t>
            </w:r>
          </w:p>
        </w:tc>
        <w:tc>
          <w:tcPr>
            <w:tcW w:w="1134" w:type="dxa"/>
          </w:tcPr>
          <w:p w14:paraId="6E72481D"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Reported By</w:t>
            </w:r>
          </w:p>
        </w:tc>
        <w:tc>
          <w:tcPr>
            <w:tcW w:w="1134" w:type="dxa"/>
          </w:tcPr>
          <w:p w14:paraId="31457127"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Assigned To</w:t>
            </w:r>
          </w:p>
        </w:tc>
        <w:tc>
          <w:tcPr>
            <w:tcW w:w="992" w:type="dxa"/>
          </w:tcPr>
          <w:p w14:paraId="5012BF4E"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Priority M/H/L</w:t>
            </w:r>
          </w:p>
        </w:tc>
        <w:tc>
          <w:tcPr>
            <w:tcW w:w="1276" w:type="dxa"/>
          </w:tcPr>
          <w:p w14:paraId="7A4200E1"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Due Date</w:t>
            </w:r>
          </w:p>
        </w:tc>
        <w:tc>
          <w:tcPr>
            <w:tcW w:w="1284" w:type="dxa"/>
          </w:tcPr>
          <w:p w14:paraId="5128A702"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Status</w:t>
            </w:r>
          </w:p>
        </w:tc>
        <w:tc>
          <w:tcPr>
            <w:tcW w:w="2241" w:type="dxa"/>
          </w:tcPr>
          <w:p w14:paraId="1F9BC787" w14:textId="77777777" w:rsidR="002C1F60" w:rsidRPr="00032A5A" w:rsidRDefault="002C1F60">
            <w:pPr>
              <w:rPr>
                <w:rFonts w:ascii="Times New Roman" w:hAnsi="Times New Roman" w:cs="Times New Roman"/>
                <w:b/>
                <w:bCs/>
              </w:rPr>
            </w:pPr>
            <w:r w:rsidRPr="00032A5A">
              <w:rPr>
                <w:rFonts w:ascii="Times New Roman" w:hAnsi="Times New Roman" w:cs="Times New Roman"/>
                <w:b/>
                <w:bCs/>
              </w:rPr>
              <w:t>Comments</w:t>
            </w:r>
          </w:p>
        </w:tc>
      </w:tr>
      <w:tr w:rsidR="002C1F60" w:rsidRPr="00032A5A" w14:paraId="162CBCFA" w14:textId="77777777" w:rsidTr="00674A38">
        <w:trPr>
          <w:trHeight w:val="537"/>
        </w:trPr>
        <w:tc>
          <w:tcPr>
            <w:tcW w:w="988" w:type="dxa"/>
          </w:tcPr>
          <w:p w14:paraId="2837B760" w14:textId="77777777" w:rsidR="002C1F60" w:rsidRPr="00032A5A" w:rsidRDefault="002C1F60" w:rsidP="00B41055">
            <w:pPr>
              <w:jc w:val="center"/>
              <w:rPr>
                <w:rFonts w:ascii="Times New Roman" w:hAnsi="Times New Roman" w:cs="Times New Roman"/>
              </w:rPr>
            </w:pPr>
            <w:r w:rsidRPr="00032A5A">
              <w:rPr>
                <w:rFonts w:ascii="Times New Roman" w:hAnsi="Times New Roman" w:cs="Times New Roman"/>
              </w:rPr>
              <w:t>01</w:t>
            </w:r>
          </w:p>
        </w:tc>
        <w:tc>
          <w:tcPr>
            <w:tcW w:w="1984" w:type="dxa"/>
          </w:tcPr>
          <w:p w14:paraId="7C82A042" w14:textId="57C569C4" w:rsidR="002C1F60" w:rsidRPr="00032A5A" w:rsidRDefault="002C1F60" w:rsidP="00B41055">
            <w:pPr>
              <w:rPr>
                <w:rFonts w:ascii="Times New Roman" w:hAnsi="Times New Roman" w:cs="Times New Roman"/>
              </w:rPr>
            </w:pPr>
            <w:r w:rsidRPr="00032A5A">
              <w:rPr>
                <w:rFonts w:ascii="Times New Roman" w:hAnsi="Times New Roman" w:cs="Times New Roman"/>
              </w:rPr>
              <w:t xml:space="preserve">Delayed meeting with client and </w:t>
            </w:r>
            <w:r w:rsidR="00BE60DA" w:rsidRPr="00032A5A">
              <w:rPr>
                <w:rFonts w:ascii="Times New Roman" w:hAnsi="Times New Roman" w:cs="Times New Roman"/>
              </w:rPr>
              <w:t>supervisor</w:t>
            </w:r>
          </w:p>
          <w:p w14:paraId="3A4B01A2" w14:textId="77777777" w:rsidR="002C1F60" w:rsidRPr="00032A5A" w:rsidRDefault="002C1F60" w:rsidP="00B41055">
            <w:pPr>
              <w:rPr>
                <w:rFonts w:ascii="Times New Roman" w:hAnsi="Times New Roman" w:cs="Times New Roman"/>
              </w:rPr>
            </w:pPr>
          </w:p>
        </w:tc>
        <w:tc>
          <w:tcPr>
            <w:tcW w:w="3544" w:type="dxa"/>
          </w:tcPr>
          <w:p w14:paraId="6A8A6EDA"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Delayed start on entirety of project as we need more information and details from our client.</w:t>
            </w:r>
          </w:p>
        </w:tc>
        <w:tc>
          <w:tcPr>
            <w:tcW w:w="1276" w:type="dxa"/>
            <w:vAlign w:val="center"/>
          </w:tcPr>
          <w:p w14:paraId="5BCB9A94"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17/03/25</w:t>
            </w:r>
          </w:p>
        </w:tc>
        <w:tc>
          <w:tcPr>
            <w:tcW w:w="1134" w:type="dxa"/>
            <w:vAlign w:val="center"/>
          </w:tcPr>
          <w:p w14:paraId="2CF6037F"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Zafar</w:t>
            </w:r>
          </w:p>
        </w:tc>
        <w:tc>
          <w:tcPr>
            <w:tcW w:w="1134" w:type="dxa"/>
            <w:vAlign w:val="center"/>
          </w:tcPr>
          <w:p w14:paraId="74F0EFE8"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Group</w:t>
            </w:r>
          </w:p>
        </w:tc>
        <w:tc>
          <w:tcPr>
            <w:tcW w:w="992" w:type="dxa"/>
            <w:vAlign w:val="center"/>
          </w:tcPr>
          <w:p w14:paraId="5A309024"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H</w:t>
            </w:r>
          </w:p>
        </w:tc>
        <w:tc>
          <w:tcPr>
            <w:tcW w:w="1276" w:type="dxa"/>
            <w:vAlign w:val="center"/>
          </w:tcPr>
          <w:p w14:paraId="14168E78"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NA</w:t>
            </w:r>
          </w:p>
        </w:tc>
        <w:tc>
          <w:tcPr>
            <w:tcW w:w="1284" w:type="dxa"/>
            <w:vAlign w:val="center"/>
          </w:tcPr>
          <w:p w14:paraId="40645FD2" w14:textId="77777777" w:rsidR="002C1F60" w:rsidRPr="00032A5A" w:rsidRDefault="002C1F60" w:rsidP="00B41055">
            <w:pPr>
              <w:spacing w:line="259" w:lineRule="auto"/>
              <w:rPr>
                <w:rFonts w:ascii="Times New Roman" w:hAnsi="Times New Roman" w:cs="Times New Roman"/>
              </w:rPr>
            </w:pPr>
            <w:r w:rsidRPr="00032A5A">
              <w:rPr>
                <w:rFonts w:ascii="Times New Roman" w:hAnsi="Times New Roman" w:cs="Times New Roman"/>
              </w:rPr>
              <w:t>Closed</w:t>
            </w:r>
          </w:p>
        </w:tc>
        <w:tc>
          <w:tcPr>
            <w:tcW w:w="2241" w:type="dxa"/>
          </w:tcPr>
          <w:p w14:paraId="65BCC70A"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First meeting with client has been pushed to 20/03/25</w:t>
            </w:r>
          </w:p>
        </w:tc>
      </w:tr>
      <w:tr w:rsidR="002C1F60" w:rsidRPr="00032A5A" w14:paraId="54033674" w14:textId="77777777" w:rsidTr="00674A38">
        <w:trPr>
          <w:trHeight w:val="1424"/>
        </w:trPr>
        <w:tc>
          <w:tcPr>
            <w:tcW w:w="988" w:type="dxa"/>
          </w:tcPr>
          <w:p w14:paraId="4D5A7D57" w14:textId="77777777" w:rsidR="002C1F60" w:rsidRPr="00032A5A" w:rsidRDefault="002C1F60" w:rsidP="00B41055">
            <w:pPr>
              <w:jc w:val="center"/>
              <w:rPr>
                <w:rFonts w:ascii="Times New Roman" w:hAnsi="Times New Roman" w:cs="Times New Roman"/>
              </w:rPr>
            </w:pPr>
            <w:r w:rsidRPr="00032A5A">
              <w:rPr>
                <w:rFonts w:ascii="Times New Roman" w:hAnsi="Times New Roman" w:cs="Times New Roman"/>
              </w:rPr>
              <w:t>02</w:t>
            </w:r>
          </w:p>
        </w:tc>
        <w:tc>
          <w:tcPr>
            <w:tcW w:w="1984" w:type="dxa"/>
          </w:tcPr>
          <w:p w14:paraId="23874720"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D-ITG isn’t available in Fedora repos; it won’t be compiled from source</w:t>
            </w:r>
          </w:p>
          <w:p w14:paraId="17C06C45" w14:textId="77777777" w:rsidR="002C1F60" w:rsidRPr="00032A5A" w:rsidRDefault="002C1F60" w:rsidP="00B41055">
            <w:pPr>
              <w:rPr>
                <w:rFonts w:ascii="Times New Roman" w:hAnsi="Times New Roman" w:cs="Times New Roman"/>
              </w:rPr>
            </w:pPr>
          </w:p>
        </w:tc>
        <w:tc>
          <w:tcPr>
            <w:tcW w:w="3544" w:type="dxa"/>
          </w:tcPr>
          <w:p w14:paraId="4C065E25" w14:textId="6CDFCA4F" w:rsidR="002C1F60" w:rsidRPr="00032A5A" w:rsidRDefault="002C1F60" w:rsidP="00B41055">
            <w:pPr>
              <w:rPr>
                <w:rFonts w:ascii="Times New Roman" w:hAnsi="Times New Roman" w:cs="Times New Roman"/>
              </w:rPr>
            </w:pPr>
            <w:r w:rsidRPr="00032A5A">
              <w:rPr>
                <w:rFonts w:ascii="Times New Roman" w:hAnsi="Times New Roman" w:cs="Times New Roman"/>
              </w:rPr>
              <w:t xml:space="preserve">If the source code can’t be fixed, another tool will have to be chosen for </w:t>
            </w:r>
            <w:r w:rsidR="00663354" w:rsidRPr="00032A5A">
              <w:rPr>
                <w:rFonts w:ascii="Times New Roman" w:hAnsi="Times New Roman" w:cs="Times New Roman"/>
              </w:rPr>
              <w:t>evaluation</w:t>
            </w:r>
            <w:r w:rsidRPr="00032A5A">
              <w:rPr>
                <w:rFonts w:ascii="Times New Roman" w:hAnsi="Times New Roman" w:cs="Times New Roman"/>
              </w:rPr>
              <w:t>, despite the client’s request.</w:t>
            </w:r>
          </w:p>
        </w:tc>
        <w:tc>
          <w:tcPr>
            <w:tcW w:w="1276" w:type="dxa"/>
            <w:vAlign w:val="center"/>
          </w:tcPr>
          <w:p w14:paraId="2B568B6F"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25/03/25</w:t>
            </w:r>
          </w:p>
        </w:tc>
        <w:tc>
          <w:tcPr>
            <w:tcW w:w="1134" w:type="dxa"/>
            <w:vAlign w:val="center"/>
          </w:tcPr>
          <w:p w14:paraId="322FDA92"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Thomas</w:t>
            </w:r>
          </w:p>
        </w:tc>
        <w:tc>
          <w:tcPr>
            <w:tcW w:w="1134" w:type="dxa"/>
            <w:vAlign w:val="center"/>
          </w:tcPr>
          <w:p w14:paraId="70E0E42F"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Thomas</w:t>
            </w:r>
          </w:p>
        </w:tc>
        <w:tc>
          <w:tcPr>
            <w:tcW w:w="992" w:type="dxa"/>
            <w:vAlign w:val="center"/>
          </w:tcPr>
          <w:p w14:paraId="7E9ED469"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H</w:t>
            </w:r>
          </w:p>
        </w:tc>
        <w:tc>
          <w:tcPr>
            <w:tcW w:w="1276" w:type="dxa"/>
            <w:vAlign w:val="center"/>
          </w:tcPr>
          <w:p w14:paraId="2E47AB5E"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27/03/25</w:t>
            </w:r>
          </w:p>
        </w:tc>
        <w:tc>
          <w:tcPr>
            <w:tcW w:w="1284" w:type="dxa"/>
            <w:vAlign w:val="center"/>
          </w:tcPr>
          <w:p w14:paraId="0E860C4B" w14:textId="5E6C5724" w:rsidR="002C1F60" w:rsidRPr="00032A5A" w:rsidRDefault="001C4E84" w:rsidP="00B41055">
            <w:pPr>
              <w:rPr>
                <w:rFonts w:ascii="Times New Roman" w:hAnsi="Times New Roman" w:cs="Times New Roman"/>
              </w:rPr>
            </w:pPr>
            <w:r w:rsidRPr="00032A5A">
              <w:rPr>
                <w:rFonts w:ascii="Times New Roman" w:hAnsi="Times New Roman" w:cs="Times New Roman"/>
              </w:rPr>
              <w:t>Closed</w:t>
            </w:r>
          </w:p>
        </w:tc>
        <w:tc>
          <w:tcPr>
            <w:tcW w:w="2241" w:type="dxa"/>
          </w:tcPr>
          <w:p w14:paraId="4792563D" w14:textId="291AD59A" w:rsidR="002C1F60" w:rsidRPr="00032A5A" w:rsidRDefault="002C1F60" w:rsidP="00B41055">
            <w:pPr>
              <w:rPr>
                <w:rFonts w:ascii="Times New Roman" w:hAnsi="Times New Roman" w:cs="Times New Roman"/>
              </w:rPr>
            </w:pPr>
            <w:r w:rsidRPr="00032A5A">
              <w:rPr>
                <w:rFonts w:ascii="Times New Roman" w:hAnsi="Times New Roman" w:cs="Times New Roman"/>
              </w:rPr>
              <w:t>Client isn’t aware of this issue yet – it needs to be raised at 27/03 meeting</w:t>
            </w:r>
          </w:p>
        </w:tc>
      </w:tr>
      <w:tr w:rsidR="002C1F60" w:rsidRPr="00032A5A" w14:paraId="6C0017F2" w14:textId="77777777" w:rsidTr="00674A38">
        <w:trPr>
          <w:trHeight w:val="506"/>
        </w:trPr>
        <w:tc>
          <w:tcPr>
            <w:tcW w:w="988" w:type="dxa"/>
          </w:tcPr>
          <w:p w14:paraId="1A4CE73F" w14:textId="77777777" w:rsidR="002C1F60" w:rsidRPr="00032A5A" w:rsidRDefault="002C1F60" w:rsidP="00B41055">
            <w:pPr>
              <w:jc w:val="center"/>
              <w:rPr>
                <w:rFonts w:ascii="Times New Roman" w:hAnsi="Times New Roman" w:cs="Times New Roman"/>
              </w:rPr>
            </w:pPr>
            <w:r w:rsidRPr="00032A5A">
              <w:rPr>
                <w:rFonts w:ascii="Times New Roman" w:hAnsi="Times New Roman" w:cs="Times New Roman"/>
              </w:rPr>
              <w:t>03</w:t>
            </w:r>
          </w:p>
        </w:tc>
        <w:tc>
          <w:tcPr>
            <w:tcW w:w="1984" w:type="dxa"/>
          </w:tcPr>
          <w:p w14:paraId="13500CF8"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Cancelled team meeting</w:t>
            </w:r>
          </w:p>
        </w:tc>
        <w:tc>
          <w:tcPr>
            <w:tcW w:w="3544" w:type="dxa"/>
          </w:tcPr>
          <w:p w14:paraId="010E3899" w14:textId="5B45E7F4" w:rsidR="002C1F60" w:rsidRPr="00032A5A" w:rsidRDefault="002C1F60" w:rsidP="00B41055">
            <w:pPr>
              <w:rPr>
                <w:rFonts w:ascii="Times New Roman" w:hAnsi="Times New Roman" w:cs="Times New Roman"/>
              </w:rPr>
            </w:pPr>
            <w:r w:rsidRPr="00032A5A">
              <w:rPr>
                <w:rFonts w:ascii="Times New Roman" w:hAnsi="Times New Roman" w:cs="Times New Roman"/>
              </w:rPr>
              <w:t>Due to multiple members facing unfor</w:t>
            </w:r>
            <w:r w:rsidR="002058A4" w:rsidRPr="00032A5A">
              <w:rPr>
                <w:rFonts w:ascii="Times New Roman" w:hAnsi="Times New Roman" w:cs="Times New Roman"/>
              </w:rPr>
              <w:t>e</w:t>
            </w:r>
            <w:r w:rsidRPr="00032A5A">
              <w:rPr>
                <w:rFonts w:ascii="Times New Roman" w:hAnsi="Times New Roman" w:cs="Times New Roman"/>
              </w:rPr>
              <w:t xml:space="preserve">seen transport issues, our team meeting before our meeting with client and </w:t>
            </w:r>
            <w:r w:rsidR="00BE60DA" w:rsidRPr="00032A5A">
              <w:rPr>
                <w:rFonts w:ascii="Times New Roman" w:hAnsi="Times New Roman" w:cs="Times New Roman"/>
              </w:rPr>
              <w:t>supervisor</w:t>
            </w:r>
            <w:r w:rsidRPr="00032A5A">
              <w:rPr>
                <w:rFonts w:ascii="Times New Roman" w:hAnsi="Times New Roman" w:cs="Times New Roman"/>
              </w:rPr>
              <w:t xml:space="preserve"> had to be cancelled</w:t>
            </w:r>
            <w:r w:rsidR="00AF17CA" w:rsidRPr="00032A5A">
              <w:rPr>
                <w:rFonts w:ascii="Times New Roman" w:hAnsi="Times New Roman" w:cs="Times New Roman"/>
              </w:rPr>
              <w:t>, limiting preparation time</w:t>
            </w:r>
          </w:p>
        </w:tc>
        <w:tc>
          <w:tcPr>
            <w:tcW w:w="1276" w:type="dxa"/>
            <w:vAlign w:val="center"/>
          </w:tcPr>
          <w:p w14:paraId="199E0965"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27/03/25</w:t>
            </w:r>
          </w:p>
        </w:tc>
        <w:tc>
          <w:tcPr>
            <w:tcW w:w="1134" w:type="dxa"/>
            <w:vAlign w:val="center"/>
          </w:tcPr>
          <w:p w14:paraId="5EDB29ED"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Larissa</w:t>
            </w:r>
          </w:p>
        </w:tc>
        <w:tc>
          <w:tcPr>
            <w:tcW w:w="1134" w:type="dxa"/>
            <w:vAlign w:val="center"/>
          </w:tcPr>
          <w:p w14:paraId="18E46452" w14:textId="77777777" w:rsidR="002C1F60" w:rsidRPr="00032A5A" w:rsidRDefault="002C1F60" w:rsidP="00B41055">
            <w:pPr>
              <w:spacing w:line="259" w:lineRule="auto"/>
              <w:rPr>
                <w:rFonts w:ascii="Times New Roman" w:hAnsi="Times New Roman" w:cs="Times New Roman"/>
              </w:rPr>
            </w:pPr>
            <w:r w:rsidRPr="00032A5A">
              <w:rPr>
                <w:rFonts w:ascii="Times New Roman" w:hAnsi="Times New Roman" w:cs="Times New Roman"/>
              </w:rPr>
              <w:t>Thomas</w:t>
            </w:r>
          </w:p>
        </w:tc>
        <w:tc>
          <w:tcPr>
            <w:tcW w:w="992" w:type="dxa"/>
            <w:vAlign w:val="center"/>
          </w:tcPr>
          <w:p w14:paraId="0CE95949"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H</w:t>
            </w:r>
          </w:p>
        </w:tc>
        <w:tc>
          <w:tcPr>
            <w:tcW w:w="1276" w:type="dxa"/>
            <w:vAlign w:val="center"/>
          </w:tcPr>
          <w:p w14:paraId="472ED191" w14:textId="7028701E" w:rsidR="002C1F60" w:rsidRPr="00032A5A" w:rsidRDefault="002C1F60" w:rsidP="00B41055">
            <w:pPr>
              <w:rPr>
                <w:rFonts w:ascii="Times New Roman" w:hAnsi="Times New Roman" w:cs="Times New Roman"/>
              </w:rPr>
            </w:pPr>
            <w:r w:rsidRPr="00032A5A">
              <w:rPr>
                <w:rFonts w:ascii="Times New Roman" w:hAnsi="Times New Roman" w:cs="Times New Roman"/>
              </w:rPr>
              <w:t>29/03/25</w:t>
            </w:r>
          </w:p>
        </w:tc>
        <w:tc>
          <w:tcPr>
            <w:tcW w:w="1284" w:type="dxa"/>
            <w:vAlign w:val="center"/>
          </w:tcPr>
          <w:p w14:paraId="6A2A779F"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Closed</w:t>
            </w:r>
          </w:p>
        </w:tc>
        <w:tc>
          <w:tcPr>
            <w:tcW w:w="2241" w:type="dxa"/>
          </w:tcPr>
          <w:p w14:paraId="7A3C07B1"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Quick overview over Discord and in-depth debrief after to ensure everyone is on the same page</w:t>
            </w:r>
          </w:p>
        </w:tc>
      </w:tr>
      <w:tr w:rsidR="002C1F60" w:rsidRPr="00032A5A" w14:paraId="54707972" w14:textId="77777777" w:rsidTr="00674A38">
        <w:trPr>
          <w:trHeight w:val="1498"/>
        </w:trPr>
        <w:tc>
          <w:tcPr>
            <w:tcW w:w="988" w:type="dxa"/>
          </w:tcPr>
          <w:p w14:paraId="5AA3887D" w14:textId="77777777" w:rsidR="002C1F60" w:rsidRPr="00032A5A" w:rsidRDefault="002C1F60" w:rsidP="00B41055">
            <w:pPr>
              <w:spacing w:line="259" w:lineRule="auto"/>
              <w:jc w:val="center"/>
              <w:rPr>
                <w:rFonts w:ascii="Times New Roman" w:hAnsi="Times New Roman" w:cs="Times New Roman"/>
              </w:rPr>
            </w:pPr>
            <w:r w:rsidRPr="00032A5A">
              <w:rPr>
                <w:rFonts w:ascii="Times New Roman" w:hAnsi="Times New Roman" w:cs="Times New Roman"/>
              </w:rPr>
              <w:t>04</w:t>
            </w:r>
          </w:p>
        </w:tc>
        <w:tc>
          <w:tcPr>
            <w:tcW w:w="1984" w:type="dxa"/>
          </w:tcPr>
          <w:p w14:paraId="4EB7FAB3"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Management methodology didn't align with our project</w:t>
            </w:r>
          </w:p>
          <w:p w14:paraId="03199653" w14:textId="77777777" w:rsidR="002C1F60" w:rsidRPr="00032A5A" w:rsidRDefault="002C1F60" w:rsidP="00B41055">
            <w:pPr>
              <w:rPr>
                <w:rFonts w:ascii="Times New Roman" w:hAnsi="Times New Roman" w:cs="Times New Roman"/>
              </w:rPr>
            </w:pPr>
          </w:p>
        </w:tc>
        <w:tc>
          <w:tcPr>
            <w:tcW w:w="3544" w:type="dxa"/>
          </w:tcPr>
          <w:p w14:paraId="07A893D8"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Team roles and documentation process needed to be reviewed to indicate which protocol we will be following</w:t>
            </w:r>
          </w:p>
          <w:p w14:paraId="693C86F5" w14:textId="77777777" w:rsidR="002C1F60" w:rsidRPr="00032A5A" w:rsidRDefault="002C1F60" w:rsidP="00B41055">
            <w:pPr>
              <w:rPr>
                <w:rFonts w:ascii="Times New Roman" w:hAnsi="Times New Roman" w:cs="Times New Roman"/>
              </w:rPr>
            </w:pPr>
          </w:p>
        </w:tc>
        <w:tc>
          <w:tcPr>
            <w:tcW w:w="1276" w:type="dxa"/>
            <w:vAlign w:val="center"/>
          </w:tcPr>
          <w:p w14:paraId="2309A2B9" w14:textId="37BDB7BF" w:rsidR="002C1F60" w:rsidRPr="00032A5A" w:rsidRDefault="002C1F60" w:rsidP="00B41055">
            <w:pPr>
              <w:rPr>
                <w:rFonts w:ascii="Times New Roman" w:hAnsi="Times New Roman" w:cs="Times New Roman"/>
              </w:rPr>
            </w:pPr>
            <w:r w:rsidRPr="00032A5A">
              <w:rPr>
                <w:rFonts w:ascii="Times New Roman" w:hAnsi="Times New Roman" w:cs="Times New Roman"/>
              </w:rPr>
              <w:t>27/03/35</w:t>
            </w:r>
          </w:p>
        </w:tc>
        <w:tc>
          <w:tcPr>
            <w:tcW w:w="1134" w:type="dxa"/>
            <w:vAlign w:val="center"/>
          </w:tcPr>
          <w:p w14:paraId="78D9F8C8" w14:textId="283D5D12" w:rsidR="002C1F60" w:rsidRPr="00032A5A" w:rsidRDefault="002C1F60" w:rsidP="00B41055">
            <w:pPr>
              <w:rPr>
                <w:rFonts w:ascii="Times New Roman" w:hAnsi="Times New Roman" w:cs="Times New Roman"/>
              </w:rPr>
            </w:pPr>
            <w:r w:rsidRPr="00032A5A">
              <w:rPr>
                <w:rFonts w:ascii="Times New Roman" w:hAnsi="Times New Roman" w:cs="Times New Roman"/>
              </w:rPr>
              <w:t>Zafar</w:t>
            </w:r>
          </w:p>
        </w:tc>
        <w:tc>
          <w:tcPr>
            <w:tcW w:w="1134" w:type="dxa"/>
            <w:vAlign w:val="center"/>
          </w:tcPr>
          <w:p w14:paraId="31FAF7EA" w14:textId="7EA9CB7C" w:rsidR="002C1F60" w:rsidRPr="00032A5A" w:rsidRDefault="002C1F60" w:rsidP="00B41055">
            <w:pPr>
              <w:rPr>
                <w:rFonts w:ascii="Times New Roman" w:hAnsi="Times New Roman" w:cs="Times New Roman"/>
              </w:rPr>
            </w:pPr>
            <w:r w:rsidRPr="00032A5A">
              <w:rPr>
                <w:rFonts w:ascii="Times New Roman" w:hAnsi="Times New Roman" w:cs="Times New Roman"/>
              </w:rPr>
              <w:t>Group</w:t>
            </w:r>
          </w:p>
        </w:tc>
        <w:tc>
          <w:tcPr>
            <w:tcW w:w="992" w:type="dxa"/>
            <w:vAlign w:val="center"/>
          </w:tcPr>
          <w:p w14:paraId="04059631"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H</w:t>
            </w:r>
          </w:p>
        </w:tc>
        <w:tc>
          <w:tcPr>
            <w:tcW w:w="1276" w:type="dxa"/>
            <w:vAlign w:val="center"/>
          </w:tcPr>
          <w:p w14:paraId="1C1F861B" w14:textId="6BB9E7DF" w:rsidR="002C1F60" w:rsidRPr="00032A5A" w:rsidRDefault="002C1F60" w:rsidP="00B41055">
            <w:pPr>
              <w:rPr>
                <w:rFonts w:ascii="Times New Roman" w:hAnsi="Times New Roman" w:cs="Times New Roman"/>
              </w:rPr>
            </w:pPr>
            <w:r w:rsidRPr="00032A5A">
              <w:rPr>
                <w:rFonts w:ascii="Times New Roman" w:hAnsi="Times New Roman" w:cs="Times New Roman"/>
              </w:rPr>
              <w:t>29/03/25</w:t>
            </w:r>
          </w:p>
        </w:tc>
        <w:tc>
          <w:tcPr>
            <w:tcW w:w="1284" w:type="dxa"/>
            <w:vAlign w:val="center"/>
          </w:tcPr>
          <w:p w14:paraId="44FB2FBD" w14:textId="110D2AF4" w:rsidR="002C1F60" w:rsidRPr="00032A5A" w:rsidRDefault="002C1F60" w:rsidP="002426B5">
            <w:pPr>
              <w:spacing w:line="259" w:lineRule="auto"/>
              <w:rPr>
                <w:rFonts w:ascii="Times New Roman" w:hAnsi="Times New Roman" w:cs="Times New Roman"/>
              </w:rPr>
            </w:pPr>
            <w:r w:rsidRPr="00032A5A">
              <w:rPr>
                <w:rFonts w:ascii="Times New Roman" w:hAnsi="Times New Roman" w:cs="Times New Roman"/>
              </w:rPr>
              <w:t>Closed</w:t>
            </w:r>
          </w:p>
        </w:tc>
        <w:tc>
          <w:tcPr>
            <w:tcW w:w="2241" w:type="dxa"/>
          </w:tcPr>
          <w:p w14:paraId="73633B74" w14:textId="77777777" w:rsidR="002C1F60" w:rsidRPr="00032A5A" w:rsidRDefault="002C1F60" w:rsidP="00B41055">
            <w:pPr>
              <w:rPr>
                <w:rFonts w:ascii="Times New Roman" w:hAnsi="Times New Roman" w:cs="Times New Roman"/>
              </w:rPr>
            </w:pPr>
            <w:r w:rsidRPr="00032A5A">
              <w:rPr>
                <w:rFonts w:ascii="Times New Roman" w:hAnsi="Times New Roman" w:cs="Times New Roman"/>
              </w:rPr>
              <w:t>A hybrid model approach has been selected to better suit the project</w:t>
            </w:r>
          </w:p>
          <w:p w14:paraId="40ECB88B" w14:textId="77777777" w:rsidR="002C1F60" w:rsidRPr="00032A5A" w:rsidRDefault="002C1F60" w:rsidP="00B41055">
            <w:pPr>
              <w:rPr>
                <w:rFonts w:ascii="Times New Roman" w:hAnsi="Times New Roman" w:cs="Times New Roman"/>
              </w:rPr>
            </w:pPr>
          </w:p>
        </w:tc>
      </w:tr>
      <w:tr w:rsidR="00696CE3" w:rsidRPr="00032A5A" w14:paraId="15258C2B" w14:textId="77777777" w:rsidTr="00674A38">
        <w:trPr>
          <w:trHeight w:val="1498"/>
        </w:trPr>
        <w:tc>
          <w:tcPr>
            <w:tcW w:w="988" w:type="dxa"/>
          </w:tcPr>
          <w:p w14:paraId="326D793B" w14:textId="11C69B19" w:rsidR="00696CE3" w:rsidRPr="00032A5A" w:rsidRDefault="009329B0" w:rsidP="00B41055">
            <w:pPr>
              <w:spacing w:line="259" w:lineRule="auto"/>
              <w:jc w:val="center"/>
              <w:rPr>
                <w:rFonts w:ascii="Times New Roman" w:hAnsi="Times New Roman" w:cs="Times New Roman"/>
              </w:rPr>
            </w:pPr>
            <w:r w:rsidRPr="00032A5A">
              <w:rPr>
                <w:rFonts w:ascii="Times New Roman" w:hAnsi="Times New Roman" w:cs="Times New Roman"/>
              </w:rPr>
              <w:t>05</w:t>
            </w:r>
          </w:p>
        </w:tc>
        <w:tc>
          <w:tcPr>
            <w:tcW w:w="1984" w:type="dxa"/>
          </w:tcPr>
          <w:p w14:paraId="2CD0947B" w14:textId="5D092413" w:rsidR="00696CE3" w:rsidRPr="00032A5A" w:rsidRDefault="00720C19" w:rsidP="00B41055">
            <w:pPr>
              <w:rPr>
                <w:rFonts w:ascii="Times New Roman" w:hAnsi="Times New Roman" w:cs="Times New Roman"/>
              </w:rPr>
            </w:pPr>
            <w:r w:rsidRPr="00032A5A">
              <w:rPr>
                <w:rFonts w:ascii="Times New Roman" w:hAnsi="Times New Roman" w:cs="Times New Roman"/>
              </w:rPr>
              <w:t xml:space="preserve">Team members </w:t>
            </w:r>
            <w:r w:rsidR="0030094E" w:rsidRPr="00032A5A">
              <w:rPr>
                <w:rFonts w:ascii="Times New Roman" w:hAnsi="Times New Roman" w:cs="Times New Roman"/>
              </w:rPr>
              <w:t xml:space="preserve">absent </w:t>
            </w:r>
            <w:r w:rsidR="009D7CFD" w:rsidRPr="00032A5A">
              <w:rPr>
                <w:rFonts w:ascii="Times New Roman" w:hAnsi="Times New Roman" w:cs="Times New Roman"/>
              </w:rPr>
              <w:t>due to illness and unforeseen circumstances</w:t>
            </w:r>
          </w:p>
        </w:tc>
        <w:tc>
          <w:tcPr>
            <w:tcW w:w="3544" w:type="dxa"/>
          </w:tcPr>
          <w:p w14:paraId="257DBB8C" w14:textId="77777777" w:rsidR="009D7CFD" w:rsidRPr="00032A5A" w:rsidRDefault="009D7CFD" w:rsidP="009D7CFD">
            <w:pPr>
              <w:rPr>
                <w:rFonts w:ascii="Times New Roman" w:hAnsi="Times New Roman" w:cs="Times New Roman"/>
              </w:rPr>
            </w:pPr>
            <w:r w:rsidRPr="00032A5A">
              <w:rPr>
                <w:rFonts w:ascii="Times New Roman" w:hAnsi="Times New Roman" w:cs="Times New Roman"/>
              </w:rPr>
              <w:t>Two members were unable to attend the scheduled meeting with the client and supervisor, which affected team presence and contribution.</w:t>
            </w:r>
          </w:p>
          <w:p w14:paraId="58DCEBD1" w14:textId="0B5A6267" w:rsidR="00696CE3" w:rsidRPr="00032A5A" w:rsidRDefault="00696CE3" w:rsidP="00B41055">
            <w:pPr>
              <w:rPr>
                <w:rFonts w:ascii="Times New Roman" w:hAnsi="Times New Roman" w:cs="Times New Roman"/>
              </w:rPr>
            </w:pPr>
          </w:p>
        </w:tc>
        <w:tc>
          <w:tcPr>
            <w:tcW w:w="1276" w:type="dxa"/>
            <w:vAlign w:val="center"/>
          </w:tcPr>
          <w:p w14:paraId="2E4F8ACE" w14:textId="54C6EEFB" w:rsidR="00696CE3" w:rsidRPr="00032A5A" w:rsidRDefault="007629E2" w:rsidP="00B41055">
            <w:pPr>
              <w:rPr>
                <w:rFonts w:ascii="Times New Roman" w:hAnsi="Times New Roman" w:cs="Times New Roman"/>
              </w:rPr>
            </w:pPr>
            <w:r w:rsidRPr="00032A5A">
              <w:rPr>
                <w:rFonts w:ascii="Times New Roman" w:hAnsi="Times New Roman" w:cs="Times New Roman"/>
              </w:rPr>
              <w:t>03/04/25</w:t>
            </w:r>
          </w:p>
        </w:tc>
        <w:tc>
          <w:tcPr>
            <w:tcW w:w="1134" w:type="dxa"/>
            <w:vAlign w:val="center"/>
          </w:tcPr>
          <w:p w14:paraId="3C8CC2C6" w14:textId="0DD49534" w:rsidR="00696CE3" w:rsidRPr="00032A5A" w:rsidRDefault="007629E2" w:rsidP="00B41055">
            <w:pPr>
              <w:rPr>
                <w:rFonts w:ascii="Times New Roman" w:hAnsi="Times New Roman" w:cs="Times New Roman"/>
              </w:rPr>
            </w:pPr>
            <w:r w:rsidRPr="00032A5A">
              <w:rPr>
                <w:rFonts w:ascii="Times New Roman" w:hAnsi="Times New Roman" w:cs="Times New Roman"/>
              </w:rPr>
              <w:t>Larissa</w:t>
            </w:r>
          </w:p>
        </w:tc>
        <w:tc>
          <w:tcPr>
            <w:tcW w:w="1134" w:type="dxa"/>
            <w:vAlign w:val="center"/>
          </w:tcPr>
          <w:p w14:paraId="7F18F9C5" w14:textId="2A147B6C" w:rsidR="00696CE3" w:rsidRPr="00032A5A" w:rsidRDefault="00C802C5" w:rsidP="00B41055">
            <w:pPr>
              <w:rPr>
                <w:rFonts w:ascii="Times New Roman" w:hAnsi="Times New Roman" w:cs="Times New Roman"/>
              </w:rPr>
            </w:pPr>
            <w:r w:rsidRPr="00032A5A">
              <w:rPr>
                <w:rFonts w:ascii="Times New Roman" w:hAnsi="Times New Roman" w:cs="Times New Roman"/>
              </w:rPr>
              <w:t>Group</w:t>
            </w:r>
          </w:p>
        </w:tc>
        <w:tc>
          <w:tcPr>
            <w:tcW w:w="992" w:type="dxa"/>
            <w:vAlign w:val="center"/>
          </w:tcPr>
          <w:p w14:paraId="7C330495" w14:textId="3148C386" w:rsidR="00696CE3" w:rsidRPr="00032A5A" w:rsidRDefault="00337400" w:rsidP="00B41055">
            <w:pPr>
              <w:rPr>
                <w:rFonts w:ascii="Times New Roman" w:hAnsi="Times New Roman" w:cs="Times New Roman"/>
              </w:rPr>
            </w:pPr>
            <w:r w:rsidRPr="00032A5A">
              <w:rPr>
                <w:rFonts w:ascii="Times New Roman" w:hAnsi="Times New Roman" w:cs="Times New Roman"/>
              </w:rPr>
              <w:t>M</w:t>
            </w:r>
          </w:p>
        </w:tc>
        <w:tc>
          <w:tcPr>
            <w:tcW w:w="1276" w:type="dxa"/>
            <w:vAlign w:val="center"/>
          </w:tcPr>
          <w:p w14:paraId="4C43B872" w14:textId="241AECE4" w:rsidR="00696CE3" w:rsidRPr="00032A5A" w:rsidRDefault="00C802C5" w:rsidP="00B41055">
            <w:pPr>
              <w:rPr>
                <w:rFonts w:ascii="Times New Roman" w:hAnsi="Times New Roman" w:cs="Times New Roman"/>
              </w:rPr>
            </w:pPr>
            <w:r w:rsidRPr="00032A5A">
              <w:rPr>
                <w:rFonts w:ascii="Times New Roman" w:hAnsi="Times New Roman" w:cs="Times New Roman"/>
              </w:rPr>
              <w:t>03/04/25</w:t>
            </w:r>
          </w:p>
        </w:tc>
        <w:tc>
          <w:tcPr>
            <w:tcW w:w="1284" w:type="dxa"/>
            <w:vAlign w:val="center"/>
          </w:tcPr>
          <w:p w14:paraId="5D07D20B" w14:textId="3970AACE" w:rsidR="00696CE3" w:rsidRPr="00032A5A" w:rsidRDefault="00C802C5" w:rsidP="002426B5">
            <w:pPr>
              <w:spacing w:line="259" w:lineRule="auto"/>
              <w:rPr>
                <w:rFonts w:ascii="Times New Roman" w:hAnsi="Times New Roman" w:cs="Times New Roman"/>
              </w:rPr>
            </w:pPr>
            <w:r w:rsidRPr="00032A5A">
              <w:rPr>
                <w:rFonts w:ascii="Times New Roman" w:hAnsi="Times New Roman" w:cs="Times New Roman"/>
              </w:rPr>
              <w:t>Closed</w:t>
            </w:r>
          </w:p>
        </w:tc>
        <w:tc>
          <w:tcPr>
            <w:tcW w:w="2241" w:type="dxa"/>
          </w:tcPr>
          <w:p w14:paraId="3D323699" w14:textId="77777777" w:rsidR="002E121D" w:rsidRPr="00032A5A" w:rsidRDefault="002E121D" w:rsidP="002E121D">
            <w:pPr>
              <w:rPr>
                <w:rFonts w:ascii="Times New Roman" w:hAnsi="Times New Roman" w:cs="Times New Roman"/>
              </w:rPr>
            </w:pPr>
            <w:r w:rsidRPr="00032A5A">
              <w:rPr>
                <w:rFonts w:ascii="Times New Roman" w:hAnsi="Times New Roman" w:cs="Times New Roman"/>
              </w:rPr>
              <w:t>Presentation tasks were reassigned, and absent members were updated via Discord to ensure they were informed of all meeting outcomes.</w:t>
            </w:r>
          </w:p>
          <w:p w14:paraId="1011C7AA" w14:textId="5FAE4FA4" w:rsidR="00696CE3" w:rsidRPr="00032A5A" w:rsidRDefault="00696CE3" w:rsidP="00B41055">
            <w:pPr>
              <w:rPr>
                <w:rFonts w:ascii="Times New Roman" w:hAnsi="Times New Roman" w:cs="Times New Roman"/>
              </w:rPr>
            </w:pPr>
          </w:p>
        </w:tc>
      </w:tr>
      <w:tr w:rsidR="009329B0" w:rsidRPr="00032A5A" w14:paraId="06FF96BD" w14:textId="77777777" w:rsidTr="00674A38">
        <w:trPr>
          <w:trHeight w:val="1498"/>
        </w:trPr>
        <w:tc>
          <w:tcPr>
            <w:tcW w:w="988" w:type="dxa"/>
          </w:tcPr>
          <w:p w14:paraId="558962D5" w14:textId="0723A53D" w:rsidR="009329B0" w:rsidRPr="00032A5A" w:rsidRDefault="0055454A" w:rsidP="00B41055">
            <w:pPr>
              <w:spacing w:line="259" w:lineRule="auto"/>
              <w:jc w:val="center"/>
              <w:rPr>
                <w:rFonts w:ascii="Times New Roman" w:hAnsi="Times New Roman" w:cs="Times New Roman"/>
              </w:rPr>
            </w:pPr>
            <w:r w:rsidRPr="00032A5A">
              <w:rPr>
                <w:rFonts w:ascii="Times New Roman" w:hAnsi="Times New Roman" w:cs="Times New Roman"/>
              </w:rPr>
              <w:lastRenderedPageBreak/>
              <w:t>06</w:t>
            </w:r>
          </w:p>
        </w:tc>
        <w:tc>
          <w:tcPr>
            <w:tcW w:w="1984" w:type="dxa"/>
          </w:tcPr>
          <w:p w14:paraId="12A17566" w14:textId="6C17A7F8" w:rsidR="009329B0" w:rsidRPr="00032A5A" w:rsidRDefault="00E31DC2" w:rsidP="00B41055">
            <w:pPr>
              <w:rPr>
                <w:rFonts w:ascii="Times New Roman" w:hAnsi="Times New Roman" w:cs="Times New Roman"/>
              </w:rPr>
            </w:pPr>
            <w:r w:rsidRPr="00032A5A">
              <w:rPr>
                <w:rFonts w:ascii="Times New Roman" w:hAnsi="Times New Roman" w:cs="Times New Roman"/>
              </w:rPr>
              <w:t xml:space="preserve">Methodology </w:t>
            </w:r>
            <w:r w:rsidR="007B640F" w:rsidRPr="00032A5A">
              <w:rPr>
                <w:rFonts w:ascii="Times New Roman" w:hAnsi="Times New Roman" w:cs="Times New Roman"/>
              </w:rPr>
              <w:t>still does not align with our project</w:t>
            </w:r>
            <w:r w:rsidR="00233D3E" w:rsidRPr="00032A5A">
              <w:rPr>
                <w:rFonts w:ascii="Times New Roman" w:hAnsi="Times New Roman" w:cs="Times New Roman"/>
              </w:rPr>
              <w:t xml:space="preserve"> scope</w:t>
            </w:r>
            <w:r w:rsidR="007B640F" w:rsidRPr="00032A5A">
              <w:rPr>
                <w:rFonts w:ascii="Times New Roman" w:hAnsi="Times New Roman" w:cs="Times New Roman"/>
              </w:rPr>
              <w:t xml:space="preserve"> </w:t>
            </w:r>
          </w:p>
        </w:tc>
        <w:tc>
          <w:tcPr>
            <w:tcW w:w="3544" w:type="dxa"/>
          </w:tcPr>
          <w:p w14:paraId="572192BC" w14:textId="31F9FE0D" w:rsidR="009329B0" w:rsidRPr="00032A5A" w:rsidRDefault="00C2617C" w:rsidP="00B41055">
            <w:pPr>
              <w:rPr>
                <w:rFonts w:ascii="Times New Roman" w:hAnsi="Times New Roman" w:cs="Times New Roman"/>
              </w:rPr>
            </w:pPr>
            <w:r w:rsidRPr="00032A5A">
              <w:rPr>
                <w:rFonts w:ascii="Times New Roman" w:hAnsi="Times New Roman" w:cs="Times New Roman"/>
              </w:rPr>
              <w:t xml:space="preserve">Feedback </w:t>
            </w:r>
            <w:r w:rsidR="007B640F" w:rsidRPr="00032A5A">
              <w:rPr>
                <w:rFonts w:ascii="Times New Roman" w:hAnsi="Times New Roman" w:cs="Times New Roman"/>
              </w:rPr>
              <w:t>from our client and supervisor</w:t>
            </w:r>
            <w:r w:rsidRPr="00032A5A">
              <w:rPr>
                <w:rFonts w:ascii="Times New Roman" w:hAnsi="Times New Roman" w:cs="Times New Roman"/>
              </w:rPr>
              <w:t xml:space="preserve"> indicated that</w:t>
            </w:r>
            <w:r w:rsidR="007B640F" w:rsidRPr="00032A5A">
              <w:rPr>
                <w:rFonts w:ascii="Times New Roman" w:hAnsi="Times New Roman" w:cs="Times New Roman"/>
              </w:rPr>
              <w:t xml:space="preserve"> </w:t>
            </w:r>
            <w:r w:rsidR="00B0099B" w:rsidRPr="00032A5A">
              <w:rPr>
                <w:rFonts w:ascii="Times New Roman" w:hAnsi="Times New Roman" w:cs="Times New Roman"/>
              </w:rPr>
              <w:t xml:space="preserve">our hybrid methodology </w:t>
            </w:r>
            <w:r w:rsidR="00AA1DEF" w:rsidRPr="00032A5A">
              <w:rPr>
                <w:rFonts w:ascii="Times New Roman" w:hAnsi="Times New Roman" w:cs="Times New Roman"/>
              </w:rPr>
              <w:t xml:space="preserve">was </w:t>
            </w:r>
            <w:r w:rsidRPr="00032A5A">
              <w:rPr>
                <w:rFonts w:ascii="Times New Roman" w:hAnsi="Times New Roman" w:cs="Times New Roman"/>
              </w:rPr>
              <w:t>still not suitable for our project</w:t>
            </w:r>
            <w:r w:rsidR="008B18C6" w:rsidRPr="00032A5A">
              <w:rPr>
                <w:rFonts w:ascii="Times New Roman" w:hAnsi="Times New Roman" w:cs="Times New Roman"/>
              </w:rPr>
              <w:t xml:space="preserve">. </w:t>
            </w:r>
          </w:p>
        </w:tc>
        <w:tc>
          <w:tcPr>
            <w:tcW w:w="1276" w:type="dxa"/>
            <w:vAlign w:val="center"/>
          </w:tcPr>
          <w:p w14:paraId="3E07177B" w14:textId="62D60964" w:rsidR="009329B0" w:rsidRPr="00032A5A" w:rsidRDefault="008B18C6" w:rsidP="00B41055">
            <w:pPr>
              <w:rPr>
                <w:rFonts w:ascii="Times New Roman" w:hAnsi="Times New Roman" w:cs="Times New Roman"/>
              </w:rPr>
            </w:pPr>
            <w:r w:rsidRPr="00032A5A">
              <w:rPr>
                <w:rFonts w:ascii="Times New Roman" w:hAnsi="Times New Roman" w:cs="Times New Roman"/>
              </w:rPr>
              <w:t>03/04/25</w:t>
            </w:r>
          </w:p>
        </w:tc>
        <w:tc>
          <w:tcPr>
            <w:tcW w:w="1134" w:type="dxa"/>
            <w:vAlign w:val="center"/>
          </w:tcPr>
          <w:p w14:paraId="311C93B7" w14:textId="2EE98A71" w:rsidR="009329B0" w:rsidRPr="00032A5A" w:rsidRDefault="008B18C6" w:rsidP="00B41055">
            <w:pPr>
              <w:rPr>
                <w:rFonts w:ascii="Times New Roman" w:hAnsi="Times New Roman" w:cs="Times New Roman"/>
              </w:rPr>
            </w:pPr>
            <w:r w:rsidRPr="00032A5A">
              <w:rPr>
                <w:rFonts w:ascii="Times New Roman" w:hAnsi="Times New Roman" w:cs="Times New Roman"/>
              </w:rPr>
              <w:t>Larissa</w:t>
            </w:r>
          </w:p>
        </w:tc>
        <w:tc>
          <w:tcPr>
            <w:tcW w:w="1134" w:type="dxa"/>
            <w:vAlign w:val="center"/>
          </w:tcPr>
          <w:p w14:paraId="305B98A4" w14:textId="1C7C85CE" w:rsidR="009329B0" w:rsidRPr="00032A5A" w:rsidRDefault="008B18C6" w:rsidP="00B41055">
            <w:pPr>
              <w:rPr>
                <w:rFonts w:ascii="Times New Roman" w:hAnsi="Times New Roman" w:cs="Times New Roman"/>
              </w:rPr>
            </w:pPr>
            <w:r w:rsidRPr="00032A5A">
              <w:rPr>
                <w:rFonts w:ascii="Times New Roman" w:hAnsi="Times New Roman" w:cs="Times New Roman"/>
              </w:rPr>
              <w:t>Group</w:t>
            </w:r>
          </w:p>
        </w:tc>
        <w:tc>
          <w:tcPr>
            <w:tcW w:w="992" w:type="dxa"/>
            <w:vAlign w:val="center"/>
          </w:tcPr>
          <w:p w14:paraId="44FB9828" w14:textId="7025E88E" w:rsidR="009329B0" w:rsidRPr="00032A5A" w:rsidRDefault="008B18C6" w:rsidP="00B41055">
            <w:pPr>
              <w:rPr>
                <w:rFonts w:ascii="Times New Roman" w:hAnsi="Times New Roman" w:cs="Times New Roman"/>
              </w:rPr>
            </w:pPr>
            <w:r w:rsidRPr="00032A5A">
              <w:rPr>
                <w:rFonts w:ascii="Times New Roman" w:hAnsi="Times New Roman" w:cs="Times New Roman"/>
              </w:rPr>
              <w:t>H</w:t>
            </w:r>
          </w:p>
        </w:tc>
        <w:tc>
          <w:tcPr>
            <w:tcW w:w="1276" w:type="dxa"/>
            <w:vAlign w:val="center"/>
          </w:tcPr>
          <w:p w14:paraId="03090270" w14:textId="059C7F72" w:rsidR="009329B0" w:rsidRPr="00032A5A" w:rsidRDefault="008B18C6" w:rsidP="00B41055">
            <w:pPr>
              <w:rPr>
                <w:rFonts w:ascii="Times New Roman" w:hAnsi="Times New Roman" w:cs="Times New Roman"/>
              </w:rPr>
            </w:pPr>
            <w:r w:rsidRPr="00032A5A">
              <w:rPr>
                <w:rFonts w:ascii="Times New Roman" w:hAnsi="Times New Roman" w:cs="Times New Roman"/>
              </w:rPr>
              <w:t>06/04/25</w:t>
            </w:r>
          </w:p>
        </w:tc>
        <w:tc>
          <w:tcPr>
            <w:tcW w:w="1284" w:type="dxa"/>
            <w:vAlign w:val="center"/>
          </w:tcPr>
          <w:p w14:paraId="0BAF363E" w14:textId="46F97EB7" w:rsidR="009329B0" w:rsidRPr="00032A5A" w:rsidRDefault="008B18C6" w:rsidP="002426B5">
            <w:pPr>
              <w:spacing w:line="259" w:lineRule="auto"/>
              <w:rPr>
                <w:rFonts w:ascii="Times New Roman" w:hAnsi="Times New Roman" w:cs="Times New Roman"/>
              </w:rPr>
            </w:pPr>
            <w:r w:rsidRPr="00032A5A">
              <w:rPr>
                <w:rFonts w:ascii="Times New Roman" w:hAnsi="Times New Roman" w:cs="Times New Roman"/>
              </w:rPr>
              <w:t>Closed</w:t>
            </w:r>
          </w:p>
        </w:tc>
        <w:tc>
          <w:tcPr>
            <w:tcW w:w="2241" w:type="dxa"/>
          </w:tcPr>
          <w:p w14:paraId="5BC09ACD" w14:textId="755CBBAE" w:rsidR="009329B0" w:rsidRPr="00032A5A" w:rsidRDefault="000363C3" w:rsidP="00B41055">
            <w:pPr>
              <w:rPr>
                <w:rFonts w:ascii="Times New Roman" w:hAnsi="Times New Roman" w:cs="Times New Roman"/>
              </w:rPr>
            </w:pPr>
            <w:r w:rsidRPr="00032A5A">
              <w:rPr>
                <w:rFonts w:ascii="Times New Roman" w:hAnsi="Times New Roman" w:cs="Times New Roman"/>
              </w:rPr>
              <w:t>The team adopted the</w:t>
            </w:r>
            <w:r w:rsidR="008B18C6" w:rsidRPr="00032A5A">
              <w:rPr>
                <w:rFonts w:ascii="Times New Roman" w:hAnsi="Times New Roman" w:cs="Times New Roman"/>
              </w:rPr>
              <w:t xml:space="preserve"> STLC methodology and </w:t>
            </w:r>
            <w:r w:rsidRPr="00032A5A">
              <w:rPr>
                <w:rFonts w:ascii="Times New Roman" w:hAnsi="Times New Roman" w:cs="Times New Roman"/>
              </w:rPr>
              <w:t>updated all</w:t>
            </w:r>
            <w:r w:rsidR="008B18C6" w:rsidRPr="00032A5A">
              <w:rPr>
                <w:rFonts w:ascii="Times New Roman" w:hAnsi="Times New Roman" w:cs="Times New Roman"/>
              </w:rPr>
              <w:t xml:space="preserve"> </w:t>
            </w:r>
            <w:r w:rsidRPr="00032A5A">
              <w:rPr>
                <w:rFonts w:ascii="Times New Roman" w:hAnsi="Times New Roman" w:cs="Times New Roman"/>
              </w:rPr>
              <w:t xml:space="preserve">necessary </w:t>
            </w:r>
            <w:r w:rsidR="008B18C6" w:rsidRPr="00032A5A">
              <w:rPr>
                <w:rFonts w:ascii="Times New Roman" w:hAnsi="Times New Roman" w:cs="Times New Roman"/>
              </w:rPr>
              <w:t>documentation</w:t>
            </w:r>
            <w:r w:rsidRPr="00032A5A">
              <w:rPr>
                <w:rFonts w:ascii="Times New Roman" w:hAnsi="Times New Roman" w:cs="Times New Roman"/>
              </w:rPr>
              <w:t>.</w:t>
            </w:r>
          </w:p>
        </w:tc>
      </w:tr>
    </w:tbl>
    <w:p w14:paraId="4573D149" w14:textId="759D7792" w:rsidR="00E22070" w:rsidRPr="00032A5A" w:rsidRDefault="00E22070" w:rsidP="00E22070">
      <w:pPr>
        <w:rPr>
          <w:rFonts w:ascii="Times New Roman" w:hAnsi="Times New Roman" w:cs="Times New Roman"/>
          <w:lang w:eastAsia="en-US"/>
        </w:rPr>
        <w:sectPr w:rsidR="00E22070" w:rsidRPr="00032A5A" w:rsidSect="004B72D9">
          <w:pgSz w:w="16838" w:h="11906" w:orient="landscape"/>
          <w:pgMar w:top="720" w:right="567" w:bottom="720" w:left="567" w:header="709" w:footer="709" w:gutter="0"/>
          <w:cols w:space="708"/>
          <w:docGrid w:linePitch="360"/>
        </w:sectPr>
      </w:pPr>
    </w:p>
    <w:p w14:paraId="63656664" w14:textId="1012B207" w:rsidR="00A10F3D" w:rsidRPr="00032A5A" w:rsidRDefault="00A10F3D" w:rsidP="00A10F3D">
      <w:pPr>
        <w:pStyle w:val="Heading2"/>
        <w:rPr>
          <w:rFonts w:cs="Times New Roman"/>
        </w:rPr>
      </w:pPr>
      <w:bookmarkStart w:id="411" w:name="_Ref194813664"/>
      <w:bookmarkStart w:id="412" w:name="_Toc195128371"/>
      <w:bookmarkStart w:id="413" w:name="_Ref194807519"/>
      <w:bookmarkStart w:id="414" w:name="_Toc195128888"/>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431F8B">
        <w:rPr>
          <w:rFonts w:cs="Times New Roman"/>
          <w:noProof/>
        </w:rPr>
        <w:t>S</w:t>
      </w:r>
      <w:r w:rsidRPr="00032A5A">
        <w:rPr>
          <w:rFonts w:cs="Times New Roman"/>
        </w:rPr>
        <w:fldChar w:fldCharType="end"/>
      </w:r>
      <w:bookmarkEnd w:id="411"/>
      <w:r w:rsidRPr="00032A5A">
        <w:rPr>
          <w:rFonts w:cs="Times New Roman"/>
        </w:rPr>
        <w:t xml:space="preserve"> – Change Management Plan</w:t>
      </w:r>
      <w:bookmarkEnd w:id="412"/>
      <w:bookmarkEnd w:id="414"/>
    </w:p>
    <w:p w14:paraId="3DDD9448" w14:textId="77777777" w:rsidR="00253C52" w:rsidRPr="00032A5A" w:rsidRDefault="00253C52" w:rsidP="00253C52">
      <w:pPr>
        <w:rPr>
          <w:rFonts w:ascii="Times New Roman" w:hAnsi="Times New Roman" w:cs="Times New Roman"/>
          <w:lang w:eastAsia="en-US"/>
        </w:rPr>
      </w:pPr>
    </w:p>
    <w:p w14:paraId="2086279A" w14:textId="77777777" w:rsidR="00B137D6" w:rsidRPr="00032A5A" w:rsidRDefault="00B137D6" w:rsidP="00886868">
      <w:pPr>
        <w:spacing w:line="278" w:lineRule="auto"/>
        <w:rPr>
          <w:rFonts w:ascii="Times New Roman" w:hAnsi="Times New Roman" w:cs="Times New Roman"/>
          <w:b/>
        </w:rPr>
      </w:pPr>
      <w:bookmarkStart w:id="415" w:name="_Ref194813681"/>
      <w:r w:rsidRPr="00032A5A">
        <w:rPr>
          <w:rFonts w:ascii="Times New Roman" w:hAnsi="Times New Roman" w:cs="Times New Roman"/>
          <w:b/>
        </w:rPr>
        <w:t>Date: 02/04/2025</w:t>
      </w:r>
      <w:r w:rsidRPr="00032A5A">
        <w:rPr>
          <w:rFonts w:ascii="Times New Roman" w:hAnsi="Times New Roman" w:cs="Times New Roman"/>
          <w:b/>
        </w:rPr>
        <w:tab/>
      </w:r>
      <w:r w:rsidRPr="00032A5A">
        <w:rPr>
          <w:rFonts w:ascii="Times New Roman" w:hAnsi="Times New Roman" w:cs="Times New Roman"/>
          <w:b/>
        </w:rPr>
        <w:tab/>
      </w:r>
    </w:p>
    <w:p w14:paraId="55AA041A" w14:textId="77777777" w:rsidR="00B137D6" w:rsidRPr="00032A5A" w:rsidRDefault="00B137D6" w:rsidP="00886868">
      <w:pPr>
        <w:spacing w:line="278" w:lineRule="auto"/>
        <w:rPr>
          <w:rFonts w:ascii="Times New Roman" w:hAnsi="Times New Roman" w:cs="Times New Roman"/>
          <w:b/>
        </w:rPr>
      </w:pPr>
      <w:r w:rsidRPr="00032A5A">
        <w:rPr>
          <w:rFonts w:ascii="Times New Roman" w:hAnsi="Times New Roman" w:cs="Times New Roman"/>
          <w:b/>
        </w:rPr>
        <w:t>Author: Win Phyo</w:t>
      </w:r>
    </w:p>
    <w:p w14:paraId="766C4C62" w14:textId="77777777" w:rsidR="00564D39" w:rsidRPr="00032A5A" w:rsidRDefault="00564D39" w:rsidP="00886868">
      <w:pPr>
        <w:spacing w:line="278" w:lineRule="auto"/>
        <w:rPr>
          <w:rFonts w:ascii="Times New Roman" w:hAnsi="Times New Roman" w:cs="Times New Roman"/>
          <w:b/>
        </w:rPr>
      </w:pPr>
      <w:r w:rsidRPr="00032A5A">
        <w:rPr>
          <w:rFonts w:ascii="Times New Roman" w:hAnsi="Times New Roman" w:cs="Times New Roman"/>
          <w:b/>
        </w:rPr>
        <w:t>Version: 1.0</w:t>
      </w:r>
    </w:p>
    <w:p w14:paraId="33BB3DDE" w14:textId="77777777" w:rsidR="00B137D6" w:rsidRPr="00032A5A" w:rsidRDefault="00B137D6" w:rsidP="00886868">
      <w:pPr>
        <w:spacing w:line="278" w:lineRule="auto"/>
        <w:rPr>
          <w:rFonts w:ascii="Times New Roman" w:hAnsi="Times New Roman" w:cs="Times New Roman"/>
          <w:b/>
        </w:rPr>
      </w:pPr>
      <w:r w:rsidRPr="00032A5A">
        <w:rPr>
          <w:rFonts w:ascii="Times New Roman" w:hAnsi="Times New Roman" w:cs="Times New Roman"/>
          <w:b/>
        </w:rPr>
        <w:t>Project Name: Network Performance Evaluation of Linux Based Operating Systems in a Physical Environment</w:t>
      </w:r>
    </w:p>
    <w:p w14:paraId="314147A3" w14:textId="77777777" w:rsidR="00B137D6" w:rsidRPr="00032A5A" w:rsidRDefault="00B137D6" w:rsidP="00886868">
      <w:pPr>
        <w:spacing w:line="278" w:lineRule="auto"/>
        <w:rPr>
          <w:rFonts w:ascii="Times New Roman" w:hAnsi="Times New Roman" w:cs="Times New Roman"/>
        </w:rPr>
      </w:pPr>
    </w:p>
    <w:p w14:paraId="306617D3"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Background</w:t>
      </w:r>
    </w:p>
    <w:p w14:paraId="57ACCACC" w14:textId="3173C6E6"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 xml:space="preserve">Be sure to plan for change at the beginning of the project. All projects will require some sort of changes during their lifetime. Plan by having the process already defined and clearly documented. Change management is critical to completing your projects on schedule and on budget. </w:t>
      </w:r>
    </w:p>
    <w:p w14:paraId="1AECE973"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Introduction</w:t>
      </w:r>
    </w:p>
    <w:p w14:paraId="4C0D758A" w14:textId="2BC05C5A"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Change Management is an important part of any project. Changes must be vetted and managed to ensure that they are within the scope of the project and are communicated to all stakeholders if they are approved. The process for submitting, reviewing, and approving changes must also be communicated to all stakeholders to properly set expectations. If changes are allowed to be submitted or are implemented in and unorgani</w:t>
      </w:r>
      <w:r w:rsidR="0027060A" w:rsidRPr="00032A5A">
        <w:rPr>
          <w:rFonts w:ascii="Times New Roman" w:hAnsi="Times New Roman" w:cs="Times New Roman"/>
        </w:rPr>
        <w:t>s</w:t>
      </w:r>
      <w:r w:rsidRPr="00032A5A">
        <w:rPr>
          <w:rFonts w:ascii="Times New Roman" w:hAnsi="Times New Roman" w:cs="Times New Roman"/>
        </w:rPr>
        <w:t>ed way, any project is sure to fail. All projects must include a Change Management Plan as part of the overall Project Plan, it can either be included as a section in the Project Plan or as an appendix as a subsidiary management plan.</w:t>
      </w:r>
    </w:p>
    <w:p w14:paraId="3B6313C3"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Change Management Plan sets expectations on how the approach to changes will be managed, what defines a change, the purpose and role of the change control board, and the overall change management process. All stakeholders will be expected to submit or request changes to in accordance with this Change Management Plan and all requests and submissions will follow the process detailed herein.</w:t>
      </w:r>
    </w:p>
    <w:p w14:paraId="62F9F781"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Change Management Approach</w:t>
      </w:r>
    </w:p>
    <w:p w14:paraId="2A98FDA3" w14:textId="5E035818"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section of the Change Management Plan describes the approach the organi</w:t>
      </w:r>
      <w:r w:rsidR="0027060A" w:rsidRPr="00032A5A">
        <w:rPr>
          <w:rFonts w:ascii="Times New Roman" w:hAnsi="Times New Roman" w:cs="Times New Roman"/>
        </w:rPr>
        <w:t>s</w:t>
      </w:r>
      <w:r w:rsidRPr="00032A5A">
        <w:rPr>
          <w:rFonts w:ascii="Times New Roman" w:hAnsi="Times New Roman" w:cs="Times New Roman"/>
        </w:rPr>
        <w:t>ation will use for managing change throughout the project. Throughout a project’s lifecycle there may only be a few or many changes submitted. The approach taken to manage these changes must be consistent and repeatable to provide a quality change management plan and process.</w:t>
      </w:r>
    </w:p>
    <w:p w14:paraId="4A470DA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Change Management approach ensures that all proposed changes are defined, reviewed, and agreed upon so they can be properly implemented and communicated to all stakeholders - and importantly that the implications of the change on the scope, budget and timeline are accounted for. This approach will also ensure that only changes within the scope of the project are approved and implemented or are clearly agreed to by those responsible for the timeline and budget for the overall project.</w:t>
      </w:r>
    </w:p>
    <w:p w14:paraId="1314FDC4" w14:textId="77777777" w:rsidR="00886868" w:rsidRPr="00032A5A" w:rsidRDefault="00886868" w:rsidP="00886868">
      <w:pPr>
        <w:spacing w:line="278" w:lineRule="auto"/>
        <w:rPr>
          <w:rFonts w:ascii="Times New Roman" w:hAnsi="Times New Roman" w:cs="Times New Roman"/>
        </w:rPr>
      </w:pPr>
    </w:p>
    <w:p w14:paraId="22E3F61F" w14:textId="17B4EDD7" w:rsidR="00B137D6" w:rsidRPr="00032A5A" w:rsidRDefault="00B137D6" w:rsidP="00886868">
      <w:pPr>
        <w:spacing w:line="278" w:lineRule="auto"/>
        <w:rPr>
          <w:rFonts w:ascii="Times New Roman" w:hAnsi="Times New Roman" w:cs="Times New Roman"/>
        </w:rPr>
      </w:pPr>
      <w:r w:rsidRPr="00032A5A">
        <w:rPr>
          <w:rFonts w:ascii="Times New Roman" w:hAnsi="Times New Roman" w:cs="Times New Roman"/>
        </w:rPr>
        <w:t>The Change Management approach is not to be confused with the Change Management Process which should be detailed later in this plan. The Change Management approach consists of three areas:</w:t>
      </w:r>
    </w:p>
    <w:p w14:paraId="1E65C20E" w14:textId="77777777" w:rsidR="00B137D6" w:rsidRPr="00032A5A" w:rsidRDefault="00B137D6" w:rsidP="0071765A">
      <w:pPr>
        <w:numPr>
          <w:ilvl w:val="0"/>
          <w:numId w:val="31"/>
        </w:numPr>
        <w:spacing w:line="278" w:lineRule="auto"/>
        <w:rPr>
          <w:rFonts w:ascii="Times New Roman" w:hAnsi="Times New Roman" w:cs="Times New Roman"/>
        </w:rPr>
      </w:pPr>
      <w:r w:rsidRPr="00032A5A">
        <w:rPr>
          <w:rFonts w:ascii="Times New Roman" w:hAnsi="Times New Roman" w:cs="Times New Roman"/>
        </w:rPr>
        <w:t>Ensure changes are within scope and beneficial to the project</w:t>
      </w:r>
    </w:p>
    <w:p w14:paraId="40D24ECE" w14:textId="77777777" w:rsidR="00B137D6" w:rsidRPr="00032A5A" w:rsidRDefault="00B137D6" w:rsidP="0071765A">
      <w:pPr>
        <w:numPr>
          <w:ilvl w:val="0"/>
          <w:numId w:val="31"/>
        </w:numPr>
        <w:spacing w:line="278" w:lineRule="auto"/>
        <w:rPr>
          <w:rFonts w:ascii="Times New Roman" w:hAnsi="Times New Roman" w:cs="Times New Roman"/>
        </w:rPr>
      </w:pPr>
      <w:r w:rsidRPr="00032A5A">
        <w:rPr>
          <w:rFonts w:ascii="Times New Roman" w:hAnsi="Times New Roman" w:cs="Times New Roman"/>
        </w:rPr>
        <w:t>Determine how the change will be implemented</w:t>
      </w:r>
    </w:p>
    <w:p w14:paraId="5F2605C2" w14:textId="77777777" w:rsidR="00B137D6" w:rsidRPr="00032A5A" w:rsidRDefault="00B137D6" w:rsidP="0071765A">
      <w:pPr>
        <w:numPr>
          <w:ilvl w:val="0"/>
          <w:numId w:val="31"/>
        </w:numPr>
        <w:spacing w:after="160" w:line="278" w:lineRule="auto"/>
        <w:rPr>
          <w:rFonts w:ascii="Times New Roman" w:hAnsi="Times New Roman" w:cs="Times New Roman"/>
        </w:rPr>
      </w:pPr>
      <w:r w:rsidRPr="00032A5A">
        <w:rPr>
          <w:rFonts w:ascii="Times New Roman" w:hAnsi="Times New Roman" w:cs="Times New Roman"/>
        </w:rPr>
        <w:t>Manage the change as it is implemented</w:t>
      </w:r>
    </w:p>
    <w:p w14:paraId="50B7C3E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lastRenderedPageBreak/>
        <w:t>The Change Management process has been designed to make sure this approach is followed for all changes. By using this approach, the team will prevent unnecessary change from occurring and focus its time and resources only on beneficial changes within the project scope.</w:t>
      </w:r>
    </w:p>
    <w:p w14:paraId="34E392B8"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Definitions of Change</w:t>
      </w:r>
    </w:p>
    <w:p w14:paraId="198064DA"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section of the Change Management Plan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14:paraId="6DA9C806"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There are several types of changes which may be requested and considered for a project. Depending on the extent and type of proposed changes, changes to project documentation and the communication of these changes will be required to include any approved changes into the project plan and ensure all stakeholders are notified. Types of changes include:</w:t>
      </w:r>
    </w:p>
    <w:p w14:paraId="256B7D4D"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b/>
          <w:bCs/>
        </w:rPr>
        <w:t>Scheduling Changes</w:t>
      </w:r>
      <w:r w:rsidRPr="00032A5A">
        <w:rPr>
          <w:rFonts w:ascii="Times New Roman" w:hAnsi="Times New Roman" w:cs="Times New Roman"/>
        </w:rPr>
        <w:t>: changes which will impact the previously approved project schedule. These changes may require fast tracking, crashing, or re-baselining the schedule depending on the significance of the impact.</w:t>
      </w:r>
    </w:p>
    <w:p w14:paraId="27B2B4D6"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b/>
          <w:bCs/>
        </w:rPr>
        <w:t>Budget Changes</w:t>
      </w:r>
      <w:r w:rsidRPr="00032A5A">
        <w:rPr>
          <w:rFonts w:ascii="Times New Roman" w:hAnsi="Times New Roman" w:cs="Times New Roman"/>
        </w:rPr>
        <w:t>: changes which will impact the approved project budget. These changes may require requesting additional funding, releasing funding which would no longer be required, or adding to project or management reserves. These may require changes to the cost baseline.</w:t>
      </w:r>
    </w:p>
    <w:p w14:paraId="0DD0429F"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b/>
          <w:bCs/>
        </w:rPr>
        <w:t>Scope Changes</w:t>
      </w:r>
      <w:r w:rsidRPr="00032A5A">
        <w:rPr>
          <w:rFonts w:ascii="Times New Roman" w:hAnsi="Times New Roman" w:cs="Times New Roman"/>
        </w:rPr>
        <w:t>: changes which are necessary and impact the project’s scope which may be the result of unforeseen requirements which were not initially planned for. These changes may also impact budget and schedule. These changes may require revision to the WBS, the project scope statement, and other project documentation as necessary.</w:t>
      </w:r>
    </w:p>
    <w:p w14:paraId="09988F2E"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project manager typically ensures that any approved changes are communicated to the project stakeholders. Additionally, as changes are approved, the project manager will ensure that the changes are captured in the project documentation where necessary. These document updates must then be communicated to the wider project team and potentially the stakeholders as well.</w:t>
      </w:r>
    </w:p>
    <w:p w14:paraId="3CB97AC7"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Change Control Board</w:t>
      </w:r>
    </w:p>
    <w:p w14:paraId="32A7FE6F" w14:textId="568AC8FA"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Here the Change Management Plan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w:t>
      </w:r>
      <w:r w:rsidR="0027060A" w:rsidRPr="00032A5A">
        <w:rPr>
          <w:rFonts w:ascii="Times New Roman" w:hAnsi="Times New Roman" w:cs="Times New Roman"/>
        </w:rPr>
        <w:t>s</w:t>
      </w:r>
      <w:r w:rsidRPr="00032A5A">
        <w:rPr>
          <w:rFonts w:ascii="Times New Roman" w:hAnsi="Times New Roman" w:cs="Times New Roman"/>
        </w:rPr>
        <w:t>ation, but their purpose and the roles and responsibilities are typically consistent.</w:t>
      </w:r>
    </w:p>
    <w:p w14:paraId="089D65CE" w14:textId="2E6D2F6E" w:rsidR="00253C52"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 xml:space="preserve">The Change Control Board is the approval authority for all proposed change requests pertaining to a Project. The purpose of the Change Control Board is to review all change requests, determine their impacts on the project risk, scope, cost, and schedule, and to approve or deny each change request. </w:t>
      </w:r>
    </w:p>
    <w:p w14:paraId="6FFD7769" w14:textId="77777777" w:rsidR="00997066" w:rsidRPr="00032A5A" w:rsidRDefault="00997066" w:rsidP="00B137D6">
      <w:pPr>
        <w:spacing w:after="160" w:line="278" w:lineRule="auto"/>
        <w:rPr>
          <w:rFonts w:ascii="Times New Roman" w:hAnsi="Times New Roman" w:cs="Times New Roman"/>
        </w:rPr>
      </w:pPr>
    </w:p>
    <w:p w14:paraId="0EC334EE" w14:textId="77777777" w:rsidR="00997066" w:rsidRPr="00032A5A" w:rsidRDefault="00997066" w:rsidP="00B137D6">
      <w:pPr>
        <w:spacing w:after="160" w:line="278" w:lineRule="auto"/>
        <w:rPr>
          <w:rFonts w:ascii="Times New Roman" w:hAnsi="Times New Roman" w:cs="Times New Roman"/>
        </w:rPr>
      </w:pPr>
    </w:p>
    <w:p w14:paraId="2A2FC640" w14:textId="77777777" w:rsidR="00997066" w:rsidRPr="00032A5A" w:rsidRDefault="00997066" w:rsidP="00B137D6">
      <w:pPr>
        <w:spacing w:after="160" w:line="278" w:lineRule="auto"/>
        <w:rPr>
          <w:rFonts w:ascii="Times New Roman" w:hAnsi="Times New Roman" w:cs="Times New Roman"/>
        </w:rPr>
      </w:pPr>
    </w:p>
    <w:p w14:paraId="61B9F48C" w14:textId="77777777" w:rsidR="00997066" w:rsidRPr="00032A5A" w:rsidRDefault="00997066" w:rsidP="00B137D6">
      <w:pPr>
        <w:spacing w:after="160" w:line="278" w:lineRule="auto"/>
        <w:rPr>
          <w:rFonts w:ascii="Times New Roman" w:hAnsi="Times New Roman" w:cs="Times New Roman"/>
        </w:rPr>
      </w:pPr>
    </w:p>
    <w:p w14:paraId="71D8AF81" w14:textId="788E5D4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lastRenderedPageBreak/>
        <w:t>The following chart provides a list of the Change Control Board members for a typical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28"/>
        <w:gridCol w:w="3129"/>
        <w:gridCol w:w="2693"/>
      </w:tblGrid>
      <w:tr w:rsidR="00B137D6" w:rsidRPr="00032A5A" w14:paraId="0E7EA800" w14:textId="77777777">
        <w:trPr>
          <w:trHeight w:val="405"/>
        </w:trPr>
        <w:tc>
          <w:tcPr>
            <w:tcW w:w="1828" w:type="dxa"/>
            <w:shd w:val="clear" w:color="auto" w:fill="D9D9D9"/>
            <w:hideMark/>
          </w:tcPr>
          <w:p w14:paraId="20D1D722" w14:textId="77777777" w:rsidR="00B137D6" w:rsidRPr="00032A5A" w:rsidRDefault="00B137D6" w:rsidP="00B137D6">
            <w:pPr>
              <w:spacing w:after="160" w:line="278" w:lineRule="auto"/>
              <w:rPr>
                <w:rFonts w:ascii="Times New Roman" w:hAnsi="Times New Roman" w:cs="Times New Roman"/>
                <w:b/>
                <w:bCs/>
              </w:rPr>
            </w:pPr>
            <w:r w:rsidRPr="00032A5A">
              <w:rPr>
                <w:rFonts w:ascii="Times New Roman" w:hAnsi="Times New Roman" w:cs="Times New Roman"/>
                <w:b/>
                <w:bCs/>
              </w:rPr>
              <w:t>Name</w:t>
            </w:r>
          </w:p>
        </w:tc>
        <w:tc>
          <w:tcPr>
            <w:tcW w:w="3129" w:type="dxa"/>
            <w:shd w:val="clear" w:color="auto" w:fill="D9D9D9"/>
            <w:hideMark/>
          </w:tcPr>
          <w:p w14:paraId="2D370327" w14:textId="77777777" w:rsidR="00B137D6" w:rsidRPr="00032A5A" w:rsidRDefault="00B137D6" w:rsidP="00B137D6">
            <w:pPr>
              <w:spacing w:after="160" w:line="278" w:lineRule="auto"/>
              <w:rPr>
                <w:rFonts w:ascii="Times New Roman" w:hAnsi="Times New Roman" w:cs="Times New Roman"/>
                <w:b/>
                <w:bCs/>
              </w:rPr>
            </w:pPr>
            <w:r w:rsidRPr="00032A5A">
              <w:rPr>
                <w:rFonts w:ascii="Times New Roman" w:hAnsi="Times New Roman" w:cs="Times New Roman"/>
                <w:b/>
                <w:bCs/>
              </w:rPr>
              <w:t>Position</w:t>
            </w:r>
          </w:p>
        </w:tc>
        <w:tc>
          <w:tcPr>
            <w:tcW w:w="2693" w:type="dxa"/>
            <w:shd w:val="clear" w:color="auto" w:fill="D9D9D9"/>
            <w:hideMark/>
          </w:tcPr>
          <w:p w14:paraId="3280B3CE" w14:textId="77777777" w:rsidR="00B137D6" w:rsidRPr="00032A5A" w:rsidRDefault="00B137D6" w:rsidP="00B137D6">
            <w:pPr>
              <w:spacing w:after="160" w:line="278" w:lineRule="auto"/>
              <w:rPr>
                <w:rFonts w:ascii="Times New Roman" w:hAnsi="Times New Roman" w:cs="Times New Roman"/>
                <w:b/>
                <w:bCs/>
              </w:rPr>
            </w:pPr>
            <w:r w:rsidRPr="00032A5A">
              <w:rPr>
                <w:rFonts w:ascii="Times New Roman" w:hAnsi="Times New Roman" w:cs="Times New Roman"/>
                <w:b/>
                <w:bCs/>
              </w:rPr>
              <w:t>Role</w:t>
            </w:r>
          </w:p>
        </w:tc>
      </w:tr>
      <w:tr w:rsidR="00B137D6" w:rsidRPr="00032A5A" w14:paraId="4A838D55" w14:textId="77777777">
        <w:trPr>
          <w:trHeight w:val="405"/>
        </w:trPr>
        <w:tc>
          <w:tcPr>
            <w:tcW w:w="1828" w:type="dxa"/>
          </w:tcPr>
          <w:p w14:paraId="2BFFCA63"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Raymond Lutui</w:t>
            </w:r>
          </w:p>
        </w:tc>
        <w:tc>
          <w:tcPr>
            <w:tcW w:w="3129" w:type="dxa"/>
          </w:tcPr>
          <w:p w14:paraId="0F040F42"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Client</w:t>
            </w:r>
          </w:p>
        </w:tc>
        <w:tc>
          <w:tcPr>
            <w:tcW w:w="2693" w:type="dxa"/>
          </w:tcPr>
          <w:p w14:paraId="29CA21E8"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Client</w:t>
            </w:r>
          </w:p>
        </w:tc>
      </w:tr>
      <w:tr w:rsidR="00B137D6" w:rsidRPr="00032A5A" w14:paraId="00F4A01E" w14:textId="77777777">
        <w:trPr>
          <w:trHeight w:val="405"/>
        </w:trPr>
        <w:tc>
          <w:tcPr>
            <w:tcW w:w="1828" w:type="dxa"/>
          </w:tcPr>
          <w:p w14:paraId="33D1DDBB"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Daniel Vaipulu</w:t>
            </w:r>
          </w:p>
        </w:tc>
        <w:tc>
          <w:tcPr>
            <w:tcW w:w="3129" w:type="dxa"/>
          </w:tcPr>
          <w:p w14:paraId="15341F56" w14:textId="5BA9B427" w:rsidR="00B137D6" w:rsidRPr="00032A5A" w:rsidRDefault="00BE60DA" w:rsidP="00B137D6">
            <w:pPr>
              <w:spacing w:after="160" w:line="278" w:lineRule="auto"/>
              <w:rPr>
                <w:rFonts w:ascii="Times New Roman" w:hAnsi="Times New Roman" w:cs="Times New Roman"/>
              </w:rPr>
            </w:pPr>
            <w:r w:rsidRPr="00032A5A">
              <w:rPr>
                <w:rFonts w:ascii="Times New Roman" w:hAnsi="Times New Roman" w:cs="Times New Roman"/>
              </w:rPr>
              <w:t>Supervisor</w:t>
            </w:r>
          </w:p>
        </w:tc>
        <w:tc>
          <w:tcPr>
            <w:tcW w:w="2693" w:type="dxa"/>
          </w:tcPr>
          <w:p w14:paraId="0BA2D5E6" w14:textId="492ED0D1" w:rsidR="00B137D6" w:rsidRPr="00032A5A" w:rsidRDefault="00BE60DA" w:rsidP="00B137D6">
            <w:pPr>
              <w:spacing w:after="160" w:line="278" w:lineRule="auto"/>
              <w:rPr>
                <w:rFonts w:ascii="Times New Roman" w:hAnsi="Times New Roman" w:cs="Times New Roman"/>
              </w:rPr>
            </w:pPr>
            <w:r w:rsidRPr="00032A5A">
              <w:rPr>
                <w:rFonts w:ascii="Times New Roman" w:hAnsi="Times New Roman" w:cs="Times New Roman"/>
              </w:rPr>
              <w:t>Supervisor</w:t>
            </w:r>
          </w:p>
        </w:tc>
      </w:tr>
      <w:tr w:rsidR="00B137D6" w:rsidRPr="00032A5A" w14:paraId="036B1C56" w14:textId="77777777">
        <w:trPr>
          <w:trHeight w:val="394"/>
        </w:trPr>
        <w:tc>
          <w:tcPr>
            <w:tcW w:w="1828" w:type="dxa"/>
          </w:tcPr>
          <w:p w14:paraId="43AF3DEB"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Thomas Robinson</w:t>
            </w:r>
          </w:p>
        </w:tc>
        <w:tc>
          <w:tcPr>
            <w:tcW w:w="3129" w:type="dxa"/>
          </w:tcPr>
          <w:p w14:paraId="34E741DB"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Project Manager</w:t>
            </w:r>
          </w:p>
        </w:tc>
        <w:tc>
          <w:tcPr>
            <w:tcW w:w="2693" w:type="dxa"/>
          </w:tcPr>
          <w:p w14:paraId="26D63990"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Team Leader</w:t>
            </w:r>
          </w:p>
        </w:tc>
      </w:tr>
      <w:tr w:rsidR="00B137D6" w:rsidRPr="00032A5A" w14:paraId="4B2423F5" w14:textId="77777777">
        <w:trPr>
          <w:trHeight w:val="405"/>
        </w:trPr>
        <w:tc>
          <w:tcPr>
            <w:tcW w:w="1828" w:type="dxa"/>
          </w:tcPr>
          <w:p w14:paraId="3F2ACC9C"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Ramon Lewis</w:t>
            </w:r>
          </w:p>
        </w:tc>
        <w:tc>
          <w:tcPr>
            <w:tcW w:w="3129" w:type="dxa"/>
          </w:tcPr>
          <w:p w14:paraId="67F84D71"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IT Support</w:t>
            </w:r>
          </w:p>
        </w:tc>
        <w:tc>
          <w:tcPr>
            <w:tcW w:w="2693" w:type="dxa"/>
          </w:tcPr>
          <w:p w14:paraId="3BBFE0E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IT Support</w:t>
            </w:r>
          </w:p>
        </w:tc>
      </w:tr>
      <w:tr w:rsidR="00B137D6" w:rsidRPr="00032A5A" w14:paraId="429E1859" w14:textId="77777777">
        <w:trPr>
          <w:trHeight w:val="381"/>
        </w:trPr>
        <w:tc>
          <w:tcPr>
            <w:tcW w:w="1828" w:type="dxa"/>
          </w:tcPr>
          <w:p w14:paraId="44845BA0" w14:textId="77777777" w:rsidR="00B137D6" w:rsidRPr="00032A5A" w:rsidRDefault="00B137D6" w:rsidP="00B137D6">
            <w:pPr>
              <w:spacing w:after="160" w:line="278" w:lineRule="auto"/>
              <w:rPr>
                <w:rFonts w:ascii="Times New Roman" w:hAnsi="Times New Roman" w:cs="Times New Roman"/>
                <w:bCs/>
              </w:rPr>
            </w:pPr>
            <w:r w:rsidRPr="00032A5A">
              <w:rPr>
                <w:rFonts w:ascii="Times New Roman" w:hAnsi="Times New Roman" w:cs="Times New Roman"/>
                <w:bCs/>
              </w:rPr>
              <w:t>Dr. Ramesh Lal</w:t>
            </w:r>
          </w:p>
        </w:tc>
        <w:tc>
          <w:tcPr>
            <w:tcW w:w="3129" w:type="dxa"/>
          </w:tcPr>
          <w:p w14:paraId="24BBD900"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c>
          <w:tcPr>
            <w:tcW w:w="2693" w:type="dxa"/>
          </w:tcPr>
          <w:p w14:paraId="5580A09A"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r>
      <w:tr w:rsidR="00B137D6" w:rsidRPr="00032A5A" w14:paraId="37200DD3" w14:textId="77777777">
        <w:trPr>
          <w:trHeight w:val="381"/>
        </w:trPr>
        <w:tc>
          <w:tcPr>
            <w:tcW w:w="1828" w:type="dxa"/>
          </w:tcPr>
          <w:p w14:paraId="4618F775" w14:textId="77777777" w:rsidR="00B137D6" w:rsidRPr="00032A5A" w:rsidRDefault="00B137D6" w:rsidP="00B137D6">
            <w:pPr>
              <w:spacing w:after="160" w:line="278" w:lineRule="auto"/>
              <w:rPr>
                <w:rFonts w:ascii="Times New Roman" w:hAnsi="Times New Roman" w:cs="Times New Roman"/>
                <w:bCs/>
              </w:rPr>
            </w:pPr>
            <w:r w:rsidRPr="00032A5A">
              <w:rPr>
                <w:rFonts w:ascii="Times New Roman" w:hAnsi="Times New Roman" w:cs="Times New Roman"/>
                <w:bCs/>
              </w:rPr>
              <w:t>Prof. Catherine Shi</w:t>
            </w:r>
          </w:p>
        </w:tc>
        <w:tc>
          <w:tcPr>
            <w:tcW w:w="3129" w:type="dxa"/>
          </w:tcPr>
          <w:p w14:paraId="46DA1746"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c>
          <w:tcPr>
            <w:tcW w:w="2693" w:type="dxa"/>
          </w:tcPr>
          <w:p w14:paraId="37BBB51E"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r>
      <w:tr w:rsidR="00B137D6" w:rsidRPr="00032A5A" w14:paraId="3C1E9954" w14:textId="77777777">
        <w:trPr>
          <w:trHeight w:val="381"/>
        </w:trPr>
        <w:tc>
          <w:tcPr>
            <w:tcW w:w="1828" w:type="dxa"/>
          </w:tcPr>
          <w:p w14:paraId="63BF2DE5" w14:textId="77777777" w:rsidR="00B137D6" w:rsidRPr="00032A5A" w:rsidRDefault="00B137D6" w:rsidP="00B137D6">
            <w:pPr>
              <w:spacing w:after="160" w:line="278" w:lineRule="auto"/>
              <w:rPr>
                <w:rFonts w:ascii="Times New Roman" w:hAnsi="Times New Roman" w:cs="Times New Roman"/>
                <w:bCs/>
              </w:rPr>
            </w:pPr>
            <w:r w:rsidRPr="00032A5A">
              <w:rPr>
                <w:rFonts w:ascii="Times New Roman" w:hAnsi="Times New Roman" w:cs="Times New Roman"/>
                <w:bCs/>
              </w:rPr>
              <w:t>Olivia Tang</w:t>
            </w:r>
          </w:p>
        </w:tc>
        <w:tc>
          <w:tcPr>
            <w:tcW w:w="3129" w:type="dxa"/>
          </w:tcPr>
          <w:p w14:paraId="385086A7"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c>
          <w:tcPr>
            <w:tcW w:w="2693" w:type="dxa"/>
          </w:tcPr>
          <w:p w14:paraId="044A940E"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r>
    </w:tbl>
    <w:p w14:paraId="7CED06DA"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br/>
        <w:t>As change requests are submitted using a Change Request Form to the Project Manager by the project team or via stakeholders, the Project Manager will log the requests in a Change Log and the Change Control Board will convene frequently to review all change requests. For a change request to be approved, all Change Control Board members must vote in favour. In the event more information is needed for a particular change request, the request will be deferred and sent back to the requestor for more information or clarification. If a change is deemed critical, an ad hoc Change Control Board meeting may be called to review the change prior to the next scheduled Change Control Board meeting.</w:t>
      </w:r>
    </w:p>
    <w:p w14:paraId="2C2CC325"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Roles and Responsibilities</w:t>
      </w:r>
    </w:p>
    <w:p w14:paraId="4C47364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section of the Change Management Plan describes the roles and responsibilities of project team members regarding the change management process. It is important that everyone understands these roles and responsibilities as they work through the change management process. These roles and responsibilities must be communicated as part of the change management plan to all project stakeholders.</w:t>
      </w:r>
    </w:p>
    <w:p w14:paraId="62FA722C"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following are roles and responsibilities for all change management efforts related to a typical project:</w:t>
      </w:r>
    </w:p>
    <w:p w14:paraId="3CFAF227" w14:textId="77777777" w:rsidR="00B137D6" w:rsidRPr="00032A5A" w:rsidRDefault="00B137D6" w:rsidP="00733F01">
      <w:pPr>
        <w:spacing w:line="278" w:lineRule="auto"/>
        <w:rPr>
          <w:rFonts w:ascii="Times New Roman" w:hAnsi="Times New Roman" w:cs="Times New Roman"/>
        </w:rPr>
      </w:pPr>
      <w:r w:rsidRPr="00032A5A">
        <w:rPr>
          <w:rFonts w:ascii="Times New Roman" w:hAnsi="Times New Roman" w:cs="Times New Roman"/>
        </w:rPr>
        <w:t xml:space="preserve">Project Sponsor: </w:t>
      </w:r>
    </w:p>
    <w:p w14:paraId="022898CA" w14:textId="77777777" w:rsidR="00B137D6" w:rsidRPr="00032A5A" w:rsidRDefault="00B137D6" w:rsidP="0071765A">
      <w:pPr>
        <w:numPr>
          <w:ilvl w:val="0"/>
          <w:numId w:val="32"/>
        </w:numPr>
        <w:spacing w:line="278" w:lineRule="auto"/>
        <w:rPr>
          <w:rFonts w:ascii="Times New Roman" w:hAnsi="Times New Roman" w:cs="Times New Roman"/>
        </w:rPr>
      </w:pPr>
      <w:r w:rsidRPr="00032A5A">
        <w:rPr>
          <w:rFonts w:ascii="Times New Roman" w:hAnsi="Times New Roman" w:cs="Times New Roman"/>
        </w:rPr>
        <w:t>Approve all changes to budget/funding allocations</w:t>
      </w:r>
    </w:p>
    <w:p w14:paraId="6A7A2FF5" w14:textId="77777777" w:rsidR="00B137D6" w:rsidRPr="00032A5A" w:rsidRDefault="00B137D6" w:rsidP="0071765A">
      <w:pPr>
        <w:numPr>
          <w:ilvl w:val="0"/>
          <w:numId w:val="32"/>
        </w:numPr>
        <w:spacing w:line="278" w:lineRule="auto"/>
        <w:rPr>
          <w:rFonts w:ascii="Times New Roman" w:hAnsi="Times New Roman" w:cs="Times New Roman"/>
        </w:rPr>
      </w:pPr>
      <w:r w:rsidRPr="00032A5A">
        <w:rPr>
          <w:rFonts w:ascii="Times New Roman" w:hAnsi="Times New Roman" w:cs="Times New Roman"/>
        </w:rPr>
        <w:t>Approve all changes to schedule baseline</w:t>
      </w:r>
    </w:p>
    <w:p w14:paraId="6C8EBB25" w14:textId="77777777" w:rsidR="00B137D6" w:rsidRPr="00032A5A" w:rsidRDefault="00B137D6" w:rsidP="0071765A">
      <w:pPr>
        <w:numPr>
          <w:ilvl w:val="0"/>
          <w:numId w:val="32"/>
        </w:numPr>
        <w:spacing w:line="278" w:lineRule="auto"/>
        <w:rPr>
          <w:rFonts w:ascii="Times New Roman" w:hAnsi="Times New Roman" w:cs="Times New Roman"/>
        </w:rPr>
      </w:pPr>
      <w:r w:rsidRPr="00032A5A">
        <w:rPr>
          <w:rFonts w:ascii="Times New Roman" w:hAnsi="Times New Roman" w:cs="Times New Roman"/>
        </w:rPr>
        <w:t>Approve any changes in project scope</w:t>
      </w:r>
    </w:p>
    <w:p w14:paraId="3AAE75ED" w14:textId="77777777" w:rsidR="00B137D6" w:rsidRPr="00032A5A" w:rsidRDefault="00B137D6" w:rsidP="0071765A">
      <w:pPr>
        <w:numPr>
          <w:ilvl w:val="0"/>
          <w:numId w:val="32"/>
        </w:numPr>
        <w:spacing w:after="160" w:line="278" w:lineRule="auto"/>
        <w:rPr>
          <w:rFonts w:ascii="Times New Roman" w:hAnsi="Times New Roman" w:cs="Times New Roman"/>
        </w:rPr>
      </w:pPr>
      <w:r w:rsidRPr="00032A5A">
        <w:rPr>
          <w:rFonts w:ascii="Times New Roman" w:hAnsi="Times New Roman" w:cs="Times New Roman"/>
        </w:rPr>
        <w:t>Chair the Change Control Board</w:t>
      </w:r>
    </w:p>
    <w:p w14:paraId="51EEC5C3" w14:textId="77777777" w:rsidR="00B137D6" w:rsidRPr="00032A5A" w:rsidRDefault="00B137D6" w:rsidP="00733F01">
      <w:pPr>
        <w:spacing w:line="278" w:lineRule="auto"/>
        <w:rPr>
          <w:rFonts w:ascii="Times New Roman" w:hAnsi="Times New Roman" w:cs="Times New Roman"/>
        </w:rPr>
      </w:pPr>
      <w:r w:rsidRPr="00032A5A">
        <w:rPr>
          <w:rFonts w:ascii="Times New Roman" w:hAnsi="Times New Roman" w:cs="Times New Roman"/>
        </w:rPr>
        <w:t>Project Manager:</w:t>
      </w:r>
    </w:p>
    <w:p w14:paraId="50259A50" w14:textId="77777777" w:rsidR="00B137D6" w:rsidRPr="00032A5A" w:rsidRDefault="00B137D6" w:rsidP="0071765A">
      <w:pPr>
        <w:numPr>
          <w:ilvl w:val="0"/>
          <w:numId w:val="33"/>
        </w:numPr>
        <w:spacing w:line="278" w:lineRule="auto"/>
        <w:rPr>
          <w:rFonts w:ascii="Times New Roman" w:hAnsi="Times New Roman" w:cs="Times New Roman"/>
        </w:rPr>
      </w:pPr>
      <w:r w:rsidRPr="00032A5A">
        <w:rPr>
          <w:rFonts w:ascii="Times New Roman" w:hAnsi="Times New Roman" w:cs="Times New Roman"/>
        </w:rPr>
        <w:t>Receive and log all change requests from project stakeholders</w:t>
      </w:r>
    </w:p>
    <w:p w14:paraId="4D9DCC0C" w14:textId="77777777" w:rsidR="00B137D6" w:rsidRPr="00032A5A" w:rsidRDefault="00B137D6" w:rsidP="0071765A">
      <w:pPr>
        <w:numPr>
          <w:ilvl w:val="0"/>
          <w:numId w:val="33"/>
        </w:numPr>
        <w:spacing w:line="278" w:lineRule="auto"/>
        <w:rPr>
          <w:rFonts w:ascii="Times New Roman" w:hAnsi="Times New Roman" w:cs="Times New Roman"/>
        </w:rPr>
      </w:pPr>
      <w:r w:rsidRPr="00032A5A">
        <w:rPr>
          <w:rFonts w:ascii="Times New Roman" w:hAnsi="Times New Roman" w:cs="Times New Roman"/>
        </w:rPr>
        <w:t>Conduct preliminary risk, cost, schedule, scope analysis of change prior to Change Control Board</w:t>
      </w:r>
    </w:p>
    <w:p w14:paraId="39A9D229" w14:textId="77777777" w:rsidR="00B137D6" w:rsidRPr="00032A5A" w:rsidRDefault="00B137D6" w:rsidP="0071765A">
      <w:pPr>
        <w:numPr>
          <w:ilvl w:val="0"/>
          <w:numId w:val="33"/>
        </w:numPr>
        <w:spacing w:line="278" w:lineRule="auto"/>
        <w:rPr>
          <w:rFonts w:ascii="Times New Roman" w:hAnsi="Times New Roman" w:cs="Times New Roman"/>
        </w:rPr>
      </w:pPr>
      <w:r w:rsidRPr="00032A5A">
        <w:rPr>
          <w:rFonts w:ascii="Times New Roman" w:hAnsi="Times New Roman" w:cs="Times New Roman"/>
        </w:rPr>
        <w:t>Seek clarification from change requestors on any open issues or concerns</w:t>
      </w:r>
    </w:p>
    <w:p w14:paraId="42F034A7" w14:textId="77777777" w:rsidR="00B137D6" w:rsidRPr="00032A5A" w:rsidRDefault="00B137D6" w:rsidP="0071765A">
      <w:pPr>
        <w:numPr>
          <w:ilvl w:val="0"/>
          <w:numId w:val="33"/>
        </w:numPr>
        <w:spacing w:line="278" w:lineRule="auto"/>
        <w:rPr>
          <w:rFonts w:ascii="Times New Roman" w:hAnsi="Times New Roman" w:cs="Times New Roman"/>
        </w:rPr>
      </w:pPr>
      <w:r w:rsidRPr="00032A5A">
        <w:rPr>
          <w:rFonts w:ascii="Times New Roman" w:hAnsi="Times New Roman" w:cs="Times New Roman"/>
        </w:rPr>
        <w:t>Make documentation revisions/edits as necessary for all approved changes</w:t>
      </w:r>
    </w:p>
    <w:p w14:paraId="1420C8A2" w14:textId="77777777" w:rsidR="00B137D6" w:rsidRPr="00032A5A" w:rsidRDefault="00B137D6" w:rsidP="0071765A">
      <w:pPr>
        <w:numPr>
          <w:ilvl w:val="0"/>
          <w:numId w:val="33"/>
        </w:numPr>
        <w:spacing w:after="160" w:line="278" w:lineRule="auto"/>
        <w:rPr>
          <w:rFonts w:ascii="Times New Roman" w:hAnsi="Times New Roman" w:cs="Times New Roman"/>
        </w:rPr>
      </w:pPr>
      <w:r w:rsidRPr="00032A5A">
        <w:rPr>
          <w:rFonts w:ascii="Times New Roman" w:hAnsi="Times New Roman" w:cs="Times New Roman"/>
        </w:rPr>
        <w:t>Participate on Change Control Board</w:t>
      </w:r>
    </w:p>
    <w:p w14:paraId="48BD99C9" w14:textId="77777777" w:rsidR="00B137D6" w:rsidRPr="00032A5A" w:rsidRDefault="00B137D6" w:rsidP="00733F01">
      <w:pPr>
        <w:spacing w:line="278" w:lineRule="auto"/>
        <w:rPr>
          <w:rFonts w:ascii="Times New Roman" w:hAnsi="Times New Roman" w:cs="Times New Roman"/>
        </w:rPr>
      </w:pPr>
      <w:r w:rsidRPr="00032A5A">
        <w:rPr>
          <w:rFonts w:ascii="Times New Roman" w:hAnsi="Times New Roman" w:cs="Times New Roman"/>
        </w:rPr>
        <w:lastRenderedPageBreak/>
        <w:t>Project Team / Stakeholders:</w:t>
      </w:r>
    </w:p>
    <w:p w14:paraId="2CC190EF" w14:textId="14904135" w:rsidR="00B137D6" w:rsidRPr="00032A5A" w:rsidRDefault="00B137D6" w:rsidP="0071765A">
      <w:pPr>
        <w:numPr>
          <w:ilvl w:val="0"/>
          <w:numId w:val="34"/>
        </w:numPr>
        <w:spacing w:line="278" w:lineRule="auto"/>
        <w:rPr>
          <w:rFonts w:ascii="Times New Roman" w:hAnsi="Times New Roman" w:cs="Times New Roman"/>
        </w:rPr>
      </w:pPr>
      <w:r w:rsidRPr="00032A5A">
        <w:rPr>
          <w:rFonts w:ascii="Times New Roman" w:hAnsi="Times New Roman" w:cs="Times New Roman"/>
        </w:rPr>
        <w:t>Submit all change requests on standard organi</w:t>
      </w:r>
      <w:r w:rsidR="0027060A" w:rsidRPr="00032A5A">
        <w:rPr>
          <w:rFonts w:ascii="Times New Roman" w:hAnsi="Times New Roman" w:cs="Times New Roman"/>
        </w:rPr>
        <w:t>s</w:t>
      </w:r>
      <w:r w:rsidRPr="00032A5A">
        <w:rPr>
          <w:rFonts w:ascii="Times New Roman" w:hAnsi="Times New Roman" w:cs="Times New Roman"/>
        </w:rPr>
        <w:t>ational change request forms</w:t>
      </w:r>
    </w:p>
    <w:p w14:paraId="18E1DD4B" w14:textId="77777777" w:rsidR="00B137D6" w:rsidRPr="00032A5A" w:rsidRDefault="00B137D6" w:rsidP="0071765A">
      <w:pPr>
        <w:numPr>
          <w:ilvl w:val="0"/>
          <w:numId w:val="34"/>
        </w:numPr>
        <w:spacing w:line="278" w:lineRule="auto"/>
        <w:rPr>
          <w:rFonts w:ascii="Times New Roman" w:hAnsi="Times New Roman" w:cs="Times New Roman"/>
        </w:rPr>
      </w:pPr>
      <w:r w:rsidRPr="00032A5A">
        <w:rPr>
          <w:rFonts w:ascii="Times New Roman" w:hAnsi="Times New Roman" w:cs="Times New Roman"/>
        </w:rPr>
        <w:t>Provide all applicable information and detail on change request forms</w:t>
      </w:r>
    </w:p>
    <w:p w14:paraId="2BF35020" w14:textId="77777777" w:rsidR="00B137D6" w:rsidRPr="00032A5A" w:rsidRDefault="00B137D6" w:rsidP="0071765A">
      <w:pPr>
        <w:numPr>
          <w:ilvl w:val="0"/>
          <w:numId w:val="34"/>
        </w:numPr>
        <w:spacing w:line="278" w:lineRule="auto"/>
        <w:rPr>
          <w:rFonts w:ascii="Times New Roman" w:hAnsi="Times New Roman" w:cs="Times New Roman"/>
        </w:rPr>
      </w:pPr>
      <w:r w:rsidRPr="00032A5A">
        <w:rPr>
          <w:rFonts w:ascii="Times New Roman" w:hAnsi="Times New Roman" w:cs="Times New Roman"/>
        </w:rPr>
        <w:t>Be prepared to address questions regarding any submitted change requests</w:t>
      </w:r>
    </w:p>
    <w:p w14:paraId="3055B936" w14:textId="77777777" w:rsidR="00B137D6" w:rsidRPr="00032A5A" w:rsidRDefault="00B137D6" w:rsidP="0071765A">
      <w:pPr>
        <w:numPr>
          <w:ilvl w:val="0"/>
          <w:numId w:val="34"/>
        </w:numPr>
        <w:spacing w:after="160" w:line="278" w:lineRule="auto"/>
        <w:rPr>
          <w:rFonts w:ascii="Times New Roman" w:hAnsi="Times New Roman" w:cs="Times New Roman"/>
        </w:rPr>
      </w:pPr>
      <w:r w:rsidRPr="00032A5A">
        <w:rPr>
          <w:rFonts w:ascii="Times New Roman" w:hAnsi="Times New Roman" w:cs="Times New Roman"/>
        </w:rPr>
        <w:t>Provide feedback as necessary on impact of proposed changes</w:t>
      </w:r>
    </w:p>
    <w:p w14:paraId="63AF216F"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Change Control Process</w:t>
      </w:r>
    </w:p>
    <w:p w14:paraId="50A290D7"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part of the Change Management Plan should describe the change control process from beginning to end. Typically, a change control process would be an organisational standard and repeatable. This process is the tool which is used to ensure adherence to the organisation’s change management approach. By following all the steps, the project team can successfully incorporate approved changes, communicate the changes, and update project documentation.</w:t>
      </w:r>
    </w:p>
    <w:p w14:paraId="079B6911"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Change Control Process for the project will follow the organisational standard change process for all projects. The project manager has overall responsibility for executing the change management process for each change request.</w:t>
      </w:r>
    </w:p>
    <w:p w14:paraId="701A664C" w14:textId="77777777" w:rsidR="00B137D6" w:rsidRPr="00032A5A" w:rsidRDefault="00B137D6" w:rsidP="0071765A">
      <w:pPr>
        <w:numPr>
          <w:ilvl w:val="0"/>
          <w:numId w:val="35"/>
        </w:numPr>
        <w:spacing w:after="160" w:line="278" w:lineRule="auto"/>
        <w:rPr>
          <w:rFonts w:ascii="Times New Roman" w:hAnsi="Times New Roman" w:cs="Times New Roman"/>
        </w:rPr>
      </w:pPr>
      <w:r w:rsidRPr="00032A5A">
        <w:rPr>
          <w:rFonts w:ascii="Times New Roman" w:hAnsi="Times New Roman" w:cs="Times New Roman"/>
        </w:rPr>
        <w:t>Identify the need for a change (Stakeholders) – Change requestor will submit a completed change request form to the project manager.</w:t>
      </w:r>
    </w:p>
    <w:p w14:paraId="3FD3697F" w14:textId="77777777" w:rsidR="00B137D6" w:rsidRPr="00032A5A" w:rsidRDefault="00B137D6" w:rsidP="0071765A">
      <w:pPr>
        <w:numPr>
          <w:ilvl w:val="0"/>
          <w:numId w:val="35"/>
        </w:numPr>
        <w:spacing w:after="160" w:line="278" w:lineRule="auto"/>
        <w:rPr>
          <w:rFonts w:ascii="Times New Roman" w:hAnsi="Times New Roman" w:cs="Times New Roman"/>
        </w:rPr>
      </w:pPr>
      <w:r w:rsidRPr="00032A5A">
        <w:rPr>
          <w:rFonts w:ascii="Times New Roman" w:hAnsi="Times New Roman" w:cs="Times New Roman"/>
        </w:rPr>
        <w:t>Log change in the change request register (Project Manager) – The project manager will keep a log of all submitted change requests throughout the project’s lifecycle.</w:t>
      </w:r>
    </w:p>
    <w:p w14:paraId="2C82F897" w14:textId="77777777" w:rsidR="00B137D6" w:rsidRPr="00032A5A" w:rsidRDefault="00B137D6" w:rsidP="0071765A">
      <w:pPr>
        <w:numPr>
          <w:ilvl w:val="0"/>
          <w:numId w:val="35"/>
        </w:numPr>
        <w:spacing w:after="160" w:line="278" w:lineRule="auto"/>
        <w:rPr>
          <w:rFonts w:ascii="Times New Roman" w:hAnsi="Times New Roman" w:cs="Times New Roman"/>
        </w:rPr>
      </w:pPr>
      <w:r w:rsidRPr="00032A5A">
        <w:rPr>
          <w:rFonts w:ascii="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37878F53" w14:textId="77777777" w:rsidR="00B137D6" w:rsidRPr="00032A5A" w:rsidRDefault="00B137D6" w:rsidP="0071765A">
      <w:pPr>
        <w:numPr>
          <w:ilvl w:val="0"/>
          <w:numId w:val="35"/>
        </w:numPr>
        <w:spacing w:after="160" w:line="278" w:lineRule="auto"/>
        <w:rPr>
          <w:rFonts w:ascii="Times New Roman" w:hAnsi="Times New Roman" w:cs="Times New Roman"/>
        </w:rPr>
      </w:pPr>
      <w:r w:rsidRPr="00032A5A">
        <w:rPr>
          <w:rFonts w:ascii="Times New Roman" w:hAnsi="Times New Roman" w:cs="Times New Roman"/>
        </w:rPr>
        <w:t>Submit change request to Change Control Board (Project Manager) – The project manager will submit the change request, as well as the preliminary analysis, to the Change Control Board for review.</w:t>
      </w:r>
    </w:p>
    <w:p w14:paraId="66922E27" w14:textId="77777777" w:rsidR="00B137D6" w:rsidRPr="00032A5A" w:rsidRDefault="00B137D6" w:rsidP="0071765A">
      <w:pPr>
        <w:numPr>
          <w:ilvl w:val="0"/>
          <w:numId w:val="35"/>
        </w:numPr>
        <w:spacing w:after="160" w:line="278" w:lineRule="auto"/>
        <w:rPr>
          <w:rFonts w:ascii="Times New Roman" w:hAnsi="Times New Roman" w:cs="Times New Roman"/>
        </w:rPr>
      </w:pPr>
      <w:r w:rsidRPr="00032A5A">
        <w:rPr>
          <w:rFonts w:ascii="Times New Roman" w:hAnsi="Times New Roman" w:cs="Times New Roman"/>
        </w:rPr>
        <w:t>Obtain Decision on change request (Change Control Board) – The Change Control Board will discuss the proposed change and decide whether it will be approved based on all submitted information.</w:t>
      </w:r>
    </w:p>
    <w:p w14:paraId="1101878E" w14:textId="77777777" w:rsidR="00B137D6" w:rsidRPr="00032A5A" w:rsidRDefault="00B137D6" w:rsidP="0071765A">
      <w:pPr>
        <w:numPr>
          <w:ilvl w:val="0"/>
          <w:numId w:val="35"/>
        </w:numPr>
        <w:spacing w:after="160" w:line="278" w:lineRule="auto"/>
        <w:rPr>
          <w:rFonts w:ascii="Times New Roman" w:hAnsi="Times New Roman" w:cs="Times New Roman"/>
        </w:rPr>
      </w:pPr>
      <w:r w:rsidRPr="00032A5A">
        <w:rPr>
          <w:rFonts w:ascii="Times New Roman" w:hAnsi="Times New Roman" w:cs="Times New Roman"/>
        </w:rPr>
        <w:t>Implement change (Project Manager) – If a change is approved by the Change Control Board, the project manager will update and re-baseline project documentation as necessary.</w:t>
      </w:r>
    </w:p>
    <w:p w14:paraId="224E4940" w14:textId="77777777" w:rsidR="0007515C" w:rsidRPr="00032A5A"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2434865A" w14:textId="77A67C3D" w:rsidR="00F77C43" w:rsidRPr="00032A5A" w:rsidRDefault="00497F16" w:rsidP="00F9270B">
      <w:pPr>
        <w:pStyle w:val="Heading2"/>
        <w:rPr>
          <w:rFonts w:cs="Times New Roman"/>
        </w:rPr>
      </w:pPr>
      <w:bookmarkStart w:id="416" w:name="_Ref194813850"/>
      <w:bookmarkStart w:id="417" w:name="_Toc195128372"/>
      <w:bookmarkStart w:id="418" w:name="_Toc195128889"/>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431F8B">
        <w:rPr>
          <w:rFonts w:cs="Times New Roman"/>
          <w:noProof/>
        </w:rPr>
        <w:t>T</w:t>
      </w:r>
      <w:r w:rsidR="000B4F8B" w:rsidRPr="00032A5A">
        <w:rPr>
          <w:rFonts w:cs="Times New Roman"/>
        </w:rPr>
        <w:fldChar w:fldCharType="end"/>
      </w:r>
      <w:bookmarkEnd w:id="413"/>
      <w:bookmarkEnd w:id="415"/>
      <w:bookmarkEnd w:id="416"/>
      <w:r w:rsidRPr="00032A5A">
        <w:rPr>
          <w:rFonts w:cs="Times New Roman"/>
        </w:rPr>
        <w:t xml:space="preserve"> </w:t>
      </w:r>
      <w:r w:rsidR="003F57C9" w:rsidRPr="00032A5A">
        <w:rPr>
          <w:rFonts w:cs="Times New Roman"/>
        </w:rPr>
        <w:t>– Quality Assurance Plan</w:t>
      </w:r>
      <w:bookmarkEnd w:id="417"/>
      <w:bookmarkEnd w:id="418"/>
    </w:p>
    <w:p w14:paraId="5FF80711" w14:textId="77777777" w:rsidR="00F9270B" w:rsidRPr="00032A5A" w:rsidRDefault="00F9270B" w:rsidP="00F9270B">
      <w:pPr>
        <w:rPr>
          <w:rFonts w:ascii="Times New Roman" w:hAnsi="Times New Roman" w:cs="Times New Roman"/>
          <w:lang w:eastAsia="en-US"/>
        </w:rPr>
      </w:pPr>
    </w:p>
    <w:p w14:paraId="531086C7" w14:textId="77777777"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t>1.0 Introduction</w:t>
      </w:r>
    </w:p>
    <w:p w14:paraId="3C0F7016" w14:textId="77777777" w:rsidR="00F9270B" w:rsidRPr="00032A5A" w:rsidRDefault="00F9270B" w:rsidP="00F9270B">
      <w:pPr>
        <w:spacing w:after="160" w:line="278" w:lineRule="auto"/>
        <w:rPr>
          <w:rFonts w:ascii="Times New Roman" w:hAnsi="Times New Roman" w:cs="Times New Roman"/>
        </w:rPr>
      </w:pPr>
      <w:r w:rsidRPr="00032A5A">
        <w:rPr>
          <w:rFonts w:ascii="Times New Roman" w:hAnsi="Times New Roman" w:cs="Times New Roman"/>
        </w:rPr>
        <w:t xml:space="preserve">This QA Plan outlines how Quality Assurance (QA) will be used across all phases of the </w:t>
      </w:r>
      <w:r w:rsidRPr="00032A5A">
        <w:rPr>
          <w:rFonts w:ascii="Times New Roman" w:hAnsi="Times New Roman" w:cs="Times New Roman"/>
          <w:i/>
        </w:rPr>
        <w:t>Network Performance Evaluation of Linux Based Operating Systems in a Physical Environment</w:t>
      </w:r>
      <w:r w:rsidRPr="00032A5A">
        <w:rPr>
          <w:rFonts w:ascii="Times New Roman" w:hAnsi="Times New Roman" w:cs="Times New Roman"/>
        </w:rPr>
        <w:t xml:space="preserve"> R&amp;D project. The plan details walkthroughs, QA/QC responsibilities, metrics, tools, and templates to maintain confidence in our results. </w:t>
      </w:r>
    </w:p>
    <w:p w14:paraId="374BD622" w14:textId="77777777"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t>2.0 QA Walkthrough Procedures by Project Phase</w:t>
      </w:r>
    </w:p>
    <w:tbl>
      <w:tblPr>
        <w:tblStyle w:val="TableGrid"/>
        <w:tblW w:w="0" w:type="auto"/>
        <w:tblLook w:val="04A0" w:firstRow="1" w:lastRow="0" w:firstColumn="1" w:lastColumn="0" w:noHBand="0" w:noVBand="1"/>
      </w:tblPr>
      <w:tblGrid>
        <w:gridCol w:w="3256"/>
        <w:gridCol w:w="5760"/>
      </w:tblGrid>
      <w:tr w:rsidR="00F9270B" w:rsidRPr="00032A5A" w14:paraId="717711A5" w14:textId="77777777" w:rsidTr="005D43BE">
        <w:tc>
          <w:tcPr>
            <w:tcW w:w="3256" w:type="dxa"/>
          </w:tcPr>
          <w:p w14:paraId="73629D88"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Phase</w:t>
            </w:r>
          </w:p>
        </w:tc>
        <w:tc>
          <w:tcPr>
            <w:tcW w:w="5760" w:type="dxa"/>
          </w:tcPr>
          <w:p w14:paraId="294259AD"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Walkthrough Procedure</w:t>
            </w:r>
          </w:p>
        </w:tc>
      </w:tr>
      <w:tr w:rsidR="00F9270B" w:rsidRPr="00032A5A" w14:paraId="47E40842" w14:textId="77777777" w:rsidTr="005D43BE">
        <w:tc>
          <w:tcPr>
            <w:tcW w:w="3256" w:type="dxa"/>
          </w:tcPr>
          <w:p w14:paraId="7FECD1EF"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Requirement Analysis</w:t>
            </w:r>
          </w:p>
        </w:tc>
        <w:tc>
          <w:tcPr>
            <w:tcW w:w="57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4"/>
            </w:tblGrid>
            <w:tr w:rsidR="00F9270B" w:rsidRPr="00032A5A" w14:paraId="73404AF0" w14:textId="77777777">
              <w:trPr>
                <w:tblCellSpacing w:w="15" w:type="dxa"/>
              </w:trPr>
              <w:tc>
                <w:tcPr>
                  <w:tcW w:w="0" w:type="auto"/>
                  <w:vAlign w:val="center"/>
                  <w:hideMark/>
                </w:tcPr>
                <w:p w14:paraId="3B3ECCB7" w14:textId="77777777" w:rsidR="00F9270B" w:rsidRPr="00032A5A" w:rsidRDefault="00F9270B" w:rsidP="005D43BE">
                  <w:pPr>
                    <w:spacing w:line="278" w:lineRule="auto"/>
                    <w:rPr>
                      <w:rFonts w:ascii="Times New Roman" w:hAnsi="Times New Roman" w:cs="Times New Roman"/>
                      <w:szCs w:val="22"/>
                    </w:rPr>
                  </w:pPr>
                  <w:r w:rsidRPr="00032A5A">
                    <w:rPr>
                      <w:rFonts w:ascii="Times New Roman" w:hAnsi="Times New Roman" w:cs="Times New Roman"/>
                      <w:szCs w:val="22"/>
                    </w:rPr>
                    <w:t>The team reviews all project documentation (proposal, WBS, risk register) to ensure that scope, evaluation metrics (throughput, delay, jitter, loss), and deliverables are clearly defined and feasible.</w:t>
                  </w:r>
                </w:p>
              </w:tc>
            </w:tr>
          </w:tbl>
          <w:p w14:paraId="0487DDD1" w14:textId="77777777" w:rsidR="00F9270B" w:rsidRPr="00032A5A" w:rsidRDefault="00F9270B">
            <w:pPr>
              <w:spacing w:after="160" w:line="278" w:lineRule="auto"/>
              <w:rPr>
                <w:rFonts w:ascii="Times New Roman" w:hAnsi="Times New Roman" w:cs="Times New Roman"/>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270B" w:rsidRPr="00032A5A" w14:paraId="3FD937AE" w14:textId="77777777">
              <w:trPr>
                <w:tblCellSpacing w:w="15" w:type="dxa"/>
              </w:trPr>
              <w:tc>
                <w:tcPr>
                  <w:tcW w:w="0" w:type="auto"/>
                  <w:vAlign w:val="center"/>
                  <w:hideMark/>
                </w:tcPr>
                <w:p w14:paraId="6B553B84" w14:textId="77777777" w:rsidR="00F9270B" w:rsidRPr="00032A5A" w:rsidRDefault="00F9270B">
                  <w:pPr>
                    <w:spacing w:after="160" w:line="278" w:lineRule="auto"/>
                    <w:rPr>
                      <w:rFonts w:ascii="Times New Roman" w:hAnsi="Times New Roman" w:cs="Times New Roman"/>
                      <w:szCs w:val="22"/>
                    </w:rPr>
                  </w:pPr>
                </w:p>
              </w:tc>
            </w:tr>
          </w:tbl>
          <w:p w14:paraId="0B39EA74" w14:textId="77777777" w:rsidR="00F9270B" w:rsidRPr="00032A5A" w:rsidRDefault="00F9270B">
            <w:pPr>
              <w:spacing w:after="160" w:line="278" w:lineRule="auto"/>
              <w:rPr>
                <w:rFonts w:ascii="Times New Roman" w:hAnsi="Times New Roman" w:cs="Times New Roman"/>
                <w:b/>
                <w:szCs w:val="22"/>
              </w:rPr>
            </w:pPr>
          </w:p>
        </w:tc>
      </w:tr>
      <w:tr w:rsidR="00F9270B" w:rsidRPr="00032A5A" w14:paraId="5AFFB20B" w14:textId="77777777" w:rsidTr="005D43BE">
        <w:tc>
          <w:tcPr>
            <w:tcW w:w="3256" w:type="dxa"/>
          </w:tcPr>
          <w:p w14:paraId="121D9496" w14:textId="77777777" w:rsidR="00F9270B" w:rsidRPr="00032A5A" w:rsidRDefault="00F9270B">
            <w:pPr>
              <w:spacing w:after="160" w:line="278" w:lineRule="auto"/>
              <w:rPr>
                <w:rFonts w:ascii="Times New Roman" w:hAnsi="Times New Roman" w:cs="Times New Roman"/>
                <w:b/>
                <w:szCs w:val="22"/>
              </w:rPr>
            </w:pPr>
            <w:r w:rsidRPr="00032A5A">
              <w:rPr>
                <w:rFonts w:ascii="Times New Roman" w:hAnsi="Times New Roman" w:cs="Times New Roman"/>
                <w:b/>
                <w:szCs w:val="22"/>
              </w:rPr>
              <w:t>Evaluation Planning</w:t>
            </w:r>
          </w:p>
          <w:p w14:paraId="13D9F258" w14:textId="77777777" w:rsidR="00F9270B" w:rsidRPr="00032A5A" w:rsidRDefault="00F9270B">
            <w:pPr>
              <w:rPr>
                <w:rFonts w:ascii="Times New Roman" w:hAnsi="Times New Roman" w:cs="Times New Roman"/>
                <w:b/>
                <w:szCs w:val="22"/>
              </w:rPr>
            </w:pPr>
          </w:p>
        </w:tc>
        <w:tc>
          <w:tcPr>
            <w:tcW w:w="5760" w:type="dxa"/>
          </w:tcPr>
          <w:p w14:paraId="2B32E81F" w14:textId="1099DA16" w:rsidR="00F9270B" w:rsidRPr="00032A5A" w:rsidRDefault="00F9270B">
            <w:pPr>
              <w:rPr>
                <w:rFonts w:ascii="Times New Roman" w:hAnsi="Times New Roman" w:cs="Times New Roman"/>
                <w:b/>
                <w:szCs w:val="22"/>
              </w:rPr>
            </w:pPr>
            <w:r w:rsidRPr="00032A5A">
              <w:rPr>
                <w:rFonts w:ascii="Times New Roman" w:hAnsi="Times New Roman" w:cs="Times New Roman"/>
                <w:szCs w:val="22"/>
              </w:rPr>
              <w:t xml:space="preserve">The team confirms tool compatibility (iPerf/D-ITG), defines evaluation scenarios and environments, and ensures planning aligns with upskilling needs. Feedback from the client and supervisor is used to validate planning outcomes. </w:t>
            </w:r>
          </w:p>
        </w:tc>
      </w:tr>
      <w:tr w:rsidR="00F9270B" w:rsidRPr="00032A5A" w14:paraId="24626622" w14:textId="77777777" w:rsidTr="005D43BE">
        <w:tc>
          <w:tcPr>
            <w:tcW w:w="3256" w:type="dxa"/>
          </w:tcPr>
          <w:p w14:paraId="1E5E4676"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Case Development</w:t>
            </w:r>
          </w:p>
        </w:tc>
        <w:tc>
          <w:tcPr>
            <w:tcW w:w="5760" w:type="dxa"/>
          </w:tcPr>
          <w:p w14:paraId="21C1D704" w14:textId="3B44EFFC" w:rsidR="00F9270B" w:rsidRPr="00032A5A" w:rsidRDefault="00F9270B">
            <w:pPr>
              <w:tabs>
                <w:tab w:val="left" w:pos="1290"/>
              </w:tabs>
              <w:rPr>
                <w:rFonts w:ascii="Times New Roman" w:hAnsi="Times New Roman" w:cs="Times New Roman"/>
                <w:b/>
                <w:szCs w:val="22"/>
              </w:rPr>
            </w:pPr>
            <w:r w:rsidRPr="00032A5A">
              <w:rPr>
                <w:rFonts w:ascii="Times New Roman" w:hAnsi="Times New Roman" w:cs="Times New Roman"/>
                <w:szCs w:val="22"/>
              </w:rPr>
              <w:t xml:space="preserve">Evaluation cases are reviewed against project requirements. </w:t>
            </w:r>
            <w:r w:rsidR="001C785D" w:rsidRPr="00032A5A">
              <w:rPr>
                <w:rFonts w:ascii="Times New Roman" w:hAnsi="Times New Roman" w:cs="Times New Roman"/>
                <w:szCs w:val="22"/>
              </w:rPr>
              <w:t>Evaluation</w:t>
            </w:r>
            <w:r w:rsidRPr="00032A5A">
              <w:rPr>
                <w:rFonts w:ascii="Times New Roman" w:hAnsi="Times New Roman" w:cs="Times New Roman"/>
                <w:szCs w:val="22"/>
              </w:rPr>
              <w:t xml:space="preserve"> scripts are peer review</w:t>
            </w:r>
            <w:r w:rsidR="001C785D" w:rsidRPr="00032A5A">
              <w:rPr>
                <w:rFonts w:ascii="Times New Roman" w:hAnsi="Times New Roman" w:cs="Times New Roman"/>
                <w:szCs w:val="22"/>
              </w:rPr>
              <w:t>ed</w:t>
            </w:r>
            <w:r w:rsidRPr="00032A5A">
              <w:rPr>
                <w:rFonts w:ascii="Times New Roman" w:hAnsi="Times New Roman" w:cs="Times New Roman"/>
                <w:szCs w:val="22"/>
              </w:rPr>
              <w:t xml:space="preserve">, and evaluation cases are validated with the client. Templates for logs, bug reports, and scenario documentation are also prepared during this phase. </w:t>
            </w:r>
          </w:p>
        </w:tc>
      </w:tr>
      <w:tr w:rsidR="00F9270B" w:rsidRPr="00032A5A" w14:paraId="6F4DAE74" w14:textId="77777777" w:rsidTr="005D43BE">
        <w:tc>
          <w:tcPr>
            <w:tcW w:w="3256" w:type="dxa"/>
          </w:tcPr>
          <w:p w14:paraId="6DF4EA3C"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Environment Setup</w:t>
            </w:r>
          </w:p>
        </w:tc>
        <w:tc>
          <w:tcPr>
            <w:tcW w:w="5760" w:type="dxa"/>
          </w:tcPr>
          <w:p w14:paraId="67CAEF5D" w14:textId="77777777" w:rsidR="00F9270B" w:rsidRPr="00032A5A" w:rsidRDefault="00F9270B">
            <w:pPr>
              <w:rPr>
                <w:rFonts w:ascii="Times New Roman" w:hAnsi="Times New Roman" w:cs="Times New Roman"/>
                <w:b/>
                <w:szCs w:val="22"/>
              </w:rPr>
            </w:pPr>
            <w:r w:rsidRPr="00032A5A">
              <w:rPr>
                <w:rFonts w:ascii="Times New Roman" w:hAnsi="Times New Roman" w:cs="Times New Roman"/>
                <w:szCs w:val="22"/>
              </w:rPr>
              <w:t>The team sets up the evaluation hardware and software, verifies router configurations and network topology, and ensures a consistent environment for each operating system. Setup is reviewed before any execution begins.</w:t>
            </w:r>
          </w:p>
        </w:tc>
      </w:tr>
      <w:tr w:rsidR="00F9270B" w:rsidRPr="00032A5A" w14:paraId="4DE0DAFC" w14:textId="77777777" w:rsidTr="005D43BE">
        <w:tc>
          <w:tcPr>
            <w:tcW w:w="3256" w:type="dxa"/>
          </w:tcPr>
          <w:p w14:paraId="122A9905" w14:textId="28052B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Execution</w:t>
            </w:r>
          </w:p>
        </w:tc>
        <w:tc>
          <w:tcPr>
            <w:tcW w:w="5760" w:type="dxa"/>
          </w:tcPr>
          <w:p w14:paraId="073D187B" w14:textId="2C177496" w:rsidR="00F9270B" w:rsidRPr="00032A5A" w:rsidRDefault="00F9270B">
            <w:pPr>
              <w:rPr>
                <w:rFonts w:ascii="Times New Roman" w:hAnsi="Times New Roman" w:cs="Times New Roman"/>
                <w:szCs w:val="22"/>
              </w:rPr>
            </w:pPr>
            <w:r w:rsidRPr="00032A5A">
              <w:rPr>
                <w:rFonts w:ascii="Times New Roman" w:hAnsi="Times New Roman" w:cs="Times New Roman"/>
                <w:szCs w:val="22"/>
              </w:rPr>
              <w:t xml:space="preserve">Each scenario (OS × 12 packet sizes × 2 IP versions × 2 protocols) is executed 10 times. Results are logged and reviewed daily. </w:t>
            </w:r>
            <w:r w:rsidR="001C785D" w:rsidRPr="00032A5A">
              <w:rPr>
                <w:rFonts w:ascii="Times New Roman" w:hAnsi="Times New Roman" w:cs="Times New Roman"/>
                <w:szCs w:val="22"/>
              </w:rPr>
              <w:t>Evaluation</w:t>
            </w:r>
            <w:r w:rsidRPr="00032A5A">
              <w:rPr>
                <w:rFonts w:ascii="Times New Roman" w:hAnsi="Times New Roman" w:cs="Times New Roman"/>
                <w:szCs w:val="22"/>
              </w:rPr>
              <w:t>s outside the 95% confidence range are re-run. Issues and bugs are tracked, and regular peer review ensures consistency.</w:t>
            </w:r>
          </w:p>
        </w:tc>
      </w:tr>
      <w:tr w:rsidR="00F9270B" w:rsidRPr="00032A5A" w14:paraId="6613F8A1" w14:textId="77777777" w:rsidTr="005D43BE">
        <w:tc>
          <w:tcPr>
            <w:tcW w:w="3256" w:type="dxa"/>
          </w:tcPr>
          <w:p w14:paraId="463DC725" w14:textId="7A8C750B"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Clos</w:t>
            </w:r>
            <w:r w:rsidR="00D11107" w:rsidRPr="00032A5A">
              <w:rPr>
                <w:rFonts w:ascii="Times New Roman" w:hAnsi="Times New Roman" w:cs="Times New Roman"/>
                <w:b/>
                <w:szCs w:val="22"/>
              </w:rPr>
              <w:t>ur</w:t>
            </w:r>
            <w:r w:rsidRPr="00032A5A">
              <w:rPr>
                <w:rFonts w:ascii="Times New Roman" w:hAnsi="Times New Roman" w:cs="Times New Roman"/>
                <w:b/>
                <w:szCs w:val="22"/>
              </w:rPr>
              <w:t>e</w:t>
            </w:r>
          </w:p>
        </w:tc>
        <w:tc>
          <w:tcPr>
            <w:tcW w:w="5760" w:type="dxa"/>
          </w:tcPr>
          <w:p w14:paraId="4B0DA8DD" w14:textId="1552B116" w:rsidR="00F9270B" w:rsidRPr="00032A5A" w:rsidRDefault="00F9270B">
            <w:pPr>
              <w:rPr>
                <w:rFonts w:ascii="Times New Roman" w:hAnsi="Times New Roman" w:cs="Times New Roman"/>
              </w:rPr>
            </w:pPr>
            <w:r w:rsidRPr="00032A5A">
              <w:rPr>
                <w:rFonts w:ascii="Times New Roman" w:hAnsi="Times New Roman" w:cs="Times New Roman"/>
              </w:rPr>
              <w:t>Results and analysis are verified and compared across all operating systems. Reports, graphics, and the final poster are created. Closure documentation is reviewed and submitted with feedback from the client and supervisor.</w:t>
            </w:r>
          </w:p>
        </w:tc>
      </w:tr>
    </w:tbl>
    <w:p w14:paraId="27362A3B" w14:textId="77777777" w:rsidR="00F9270B" w:rsidRPr="00032A5A" w:rsidRDefault="00F9270B" w:rsidP="00C96121">
      <w:pPr>
        <w:spacing w:before="240" w:after="240"/>
        <w:rPr>
          <w:rFonts w:ascii="Times New Roman" w:hAnsi="Times New Roman" w:cs="Times New Roman"/>
          <w:b/>
          <w:szCs w:val="22"/>
        </w:rPr>
      </w:pPr>
      <w:r w:rsidRPr="00032A5A">
        <w:rPr>
          <w:rFonts w:ascii="Times New Roman" w:hAnsi="Times New Roman" w:cs="Times New Roman"/>
          <w:b/>
          <w:szCs w:val="22"/>
        </w:rPr>
        <w:t>3.0 Quality Assurance Metrics</w:t>
      </w:r>
    </w:p>
    <w:tbl>
      <w:tblPr>
        <w:tblStyle w:val="TableGrid"/>
        <w:tblW w:w="0" w:type="auto"/>
        <w:tblLook w:val="04A0" w:firstRow="1" w:lastRow="0" w:firstColumn="1" w:lastColumn="0" w:noHBand="0" w:noVBand="1"/>
      </w:tblPr>
      <w:tblGrid>
        <w:gridCol w:w="3256"/>
        <w:gridCol w:w="5760"/>
      </w:tblGrid>
      <w:tr w:rsidR="00F9270B" w:rsidRPr="00032A5A" w14:paraId="7FE127EB" w14:textId="77777777" w:rsidTr="00C96121">
        <w:tc>
          <w:tcPr>
            <w:tcW w:w="3256" w:type="dxa"/>
          </w:tcPr>
          <w:p w14:paraId="63FEE8EE"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Metric</w:t>
            </w:r>
          </w:p>
        </w:tc>
        <w:tc>
          <w:tcPr>
            <w:tcW w:w="5760" w:type="dxa"/>
          </w:tcPr>
          <w:p w14:paraId="453AE7F3"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Description</w:t>
            </w:r>
          </w:p>
        </w:tc>
      </w:tr>
      <w:tr w:rsidR="00F9270B" w:rsidRPr="00032A5A" w14:paraId="43844389" w14:textId="77777777" w:rsidTr="00C96121">
        <w:tc>
          <w:tcPr>
            <w:tcW w:w="3256" w:type="dxa"/>
          </w:tcPr>
          <w:p w14:paraId="7BC56FFB"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completion rate</w:t>
            </w:r>
          </w:p>
        </w:tc>
        <w:tc>
          <w:tcPr>
            <w:tcW w:w="5760" w:type="dxa"/>
          </w:tcPr>
          <w:p w14:paraId="6065FC13" w14:textId="77777777" w:rsidR="00F9270B" w:rsidRPr="00032A5A" w:rsidRDefault="00F9270B">
            <w:pPr>
              <w:rPr>
                <w:rFonts w:ascii="Times New Roman" w:hAnsi="Times New Roman" w:cs="Times New Roman"/>
                <w:b/>
                <w:szCs w:val="22"/>
              </w:rPr>
            </w:pPr>
            <w:r w:rsidRPr="00032A5A">
              <w:rPr>
                <w:rFonts w:ascii="Times New Roman" w:hAnsi="Times New Roman" w:cs="Times New Roman"/>
                <w:szCs w:val="22"/>
              </w:rPr>
              <w:t>% of all planned evaluations completed</w:t>
            </w:r>
          </w:p>
        </w:tc>
      </w:tr>
      <w:tr w:rsidR="00F9270B" w:rsidRPr="00032A5A" w14:paraId="6A74F249" w14:textId="77777777" w:rsidTr="00C96121">
        <w:tc>
          <w:tcPr>
            <w:tcW w:w="3256" w:type="dxa"/>
          </w:tcPr>
          <w:p w14:paraId="441FC86B"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Re-run frequency</w:t>
            </w:r>
          </w:p>
        </w:tc>
        <w:tc>
          <w:tcPr>
            <w:tcW w:w="5760" w:type="dxa"/>
          </w:tcPr>
          <w:p w14:paraId="12588F0F" w14:textId="4B19B7E6" w:rsidR="00F9270B" w:rsidRPr="00032A5A" w:rsidRDefault="00F9270B">
            <w:pPr>
              <w:rPr>
                <w:rFonts w:ascii="Times New Roman" w:hAnsi="Times New Roman" w:cs="Times New Roman"/>
                <w:b/>
                <w:szCs w:val="22"/>
              </w:rPr>
            </w:pPr>
            <w:r w:rsidRPr="00032A5A">
              <w:rPr>
                <w:rFonts w:ascii="Times New Roman" w:hAnsi="Times New Roman" w:cs="Times New Roman"/>
                <w:szCs w:val="22"/>
              </w:rPr>
              <w:t xml:space="preserve">% of </w:t>
            </w:r>
            <w:r w:rsidR="001C785D" w:rsidRPr="00032A5A">
              <w:rPr>
                <w:rFonts w:ascii="Times New Roman" w:hAnsi="Times New Roman" w:cs="Times New Roman"/>
                <w:szCs w:val="22"/>
              </w:rPr>
              <w:t>evaluations</w:t>
            </w:r>
            <w:r w:rsidRPr="00032A5A">
              <w:rPr>
                <w:rFonts w:ascii="Times New Roman" w:hAnsi="Times New Roman" w:cs="Times New Roman"/>
                <w:szCs w:val="22"/>
              </w:rPr>
              <w:t xml:space="preserve"> outside 95% confidence interval</w:t>
            </w:r>
          </w:p>
        </w:tc>
      </w:tr>
      <w:tr w:rsidR="00F9270B" w:rsidRPr="00032A5A" w14:paraId="7C9D92AF" w14:textId="77777777" w:rsidTr="00C96121">
        <w:tc>
          <w:tcPr>
            <w:tcW w:w="3256" w:type="dxa"/>
          </w:tcPr>
          <w:p w14:paraId="237FD16F"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Setup bug count</w:t>
            </w:r>
          </w:p>
        </w:tc>
        <w:tc>
          <w:tcPr>
            <w:tcW w:w="5760" w:type="dxa"/>
          </w:tcPr>
          <w:p w14:paraId="79924CE9" w14:textId="77777777" w:rsidR="00F9270B" w:rsidRPr="00032A5A" w:rsidRDefault="00F9270B">
            <w:pPr>
              <w:rPr>
                <w:rFonts w:ascii="Times New Roman" w:hAnsi="Times New Roman" w:cs="Times New Roman"/>
                <w:b/>
              </w:rPr>
            </w:pPr>
            <w:r w:rsidRPr="00032A5A">
              <w:rPr>
                <w:rFonts w:ascii="Times New Roman" w:hAnsi="Times New Roman" w:cs="Times New Roman"/>
              </w:rPr>
              <w:t>Number of environment/configuration-related issues encountered per OS</w:t>
            </w:r>
          </w:p>
        </w:tc>
      </w:tr>
      <w:tr w:rsidR="00F9270B" w:rsidRPr="00032A5A" w14:paraId="1ED82FA4" w14:textId="77777777" w:rsidTr="00C96121">
        <w:tc>
          <w:tcPr>
            <w:tcW w:w="3256" w:type="dxa"/>
          </w:tcPr>
          <w:p w14:paraId="44113025"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Execution bug count</w:t>
            </w:r>
          </w:p>
        </w:tc>
        <w:tc>
          <w:tcPr>
            <w:tcW w:w="5760" w:type="dxa"/>
          </w:tcPr>
          <w:p w14:paraId="6270DCEC" w14:textId="33A52EB1" w:rsidR="00F9270B" w:rsidRPr="00032A5A" w:rsidRDefault="00F9270B">
            <w:pPr>
              <w:rPr>
                <w:rFonts w:ascii="Times New Roman" w:hAnsi="Times New Roman" w:cs="Times New Roman"/>
                <w:b/>
                <w:szCs w:val="22"/>
              </w:rPr>
            </w:pPr>
            <w:r w:rsidRPr="00032A5A">
              <w:rPr>
                <w:rFonts w:ascii="Times New Roman" w:hAnsi="Times New Roman" w:cs="Times New Roman"/>
                <w:szCs w:val="22"/>
              </w:rPr>
              <w:t xml:space="preserve">Number of issues during or after </w:t>
            </w:r>
            <w:r w:rsidR="001C785D" w:rsidRPr="00032A5A">
              <w:rPr>
                <w:rFonts w:ascii="Times New Roman" w:hAnsi="Times New Roman" w:cs="Times New Roman"/>
                <w:szCs w:val="22"/>
              </w:rPr>
              <w:t>evaluation</w:t>
            </w:r>
            <w:r w:rsidRPr="00032A5A">
              <w:rPr>
                <w:rFonts w:ascii="Times New Roman" w:hAnsi="Times New Roman" w:cs="Times New Roman"/>
                <w:szCs w:val="22"/>
              </w:rPr>
              <w:t xml:space="preserve"> runs</w:t>
            </w:r>
          </w:p>
        </w:tc>
      </w:tr>
    </w:tbl>
    <w:p w14:paraId="7420F11D" w14:textId="77777777" w:rsidR="00F9270B" w:rsidRPr="00032A5A" w:rsidRDefault="00F9270B" w:rsidP="00F9270B">
      <w:pPr>
        <w:spacing w:after="160" w:line="278" w:lineRule="auto"/>
        <w:rPr>
          <w:rFonts w:ascii="Times New Roman" w:hAnsi="Times New Roman" w:cs="Times New Roman"/>
          <w:b/>
          <w:szCs w:val="22"/>
        </w:rPr>
      </w:pPr>
    </w:p>
    <w:p w14:paraId="553B617F" w14:textId="77777777" w:rsidR="00C96121" w:rsidRPr="00032A5A" w:rsidRDefault="00C96121">
      <w:pPr>
        <w:spacing w:after="160" w:line="278" w:lineRule="auto"/>
        <w:rPr>
          <w:rFonts w:ascii="Times New Roman" w:hAnsi="Times New Roman" w:cs="Times New Roman"/>
          <w:b/>
          <w:bCs/>
          <w:szCs w:val="22"/>
        </w:rPr>
      </w:pPr>
      <w:r w:rsidRPr="00032A5A">
        <w:rPr>
          <w:rFonts w:ascii="Times New Roman" w:hAnsi="Times New Roman" w:cs="Times New Roman"/>
          <w:b/>
          <w:bCs/>
          <w:szCs w:val="22"/>
        </w:rPr>
        <w:br w:type="page"/>
      </w:r>
    </w:p>
    <w:p w14:paraId="2ECEEC08" w14:textId="3FFFD92D" w:rsidR="00F9270B" w:rsidRPr="00032A5A" w:rsidRDefault="00F9270B" w:rsidP="00C96121">
      <w:pPr>
        <w:spacing w:after="240"/>
        <w:rPr>
          <w:rFonts w:ascii="Times New Roman" w:hAnsi="Times New Roman" w:cs="Times New Roman"/>
          <w:b/>
          <w:szCs w:val="22"/>
        </w:rPr>
      </w:pPr>
      <w:r w:rsidRPr="00032A5A">
        <w:rPr>
          <w:rFonts w:ascii="Times New Roman" w:hAnsi="Times New Roman" w:cs="Times New Roman"/>
          <w:b/>
          <w:szCs w:val="22"/>
        </w:rPr>
        <w:lastRenderedPageBreak/>
        <w:t>4.0 Quality Control Activities</w:t>
      </w:r>
    </w:p>
    <w:p w14:paraId="5341CA8B" w14:textId="2FAEB8AC" w:rsidR="00F9270B" w:rsidRPr="00032A5A" w:rsidRDefault="00F9270B" w:rsidP="00C96121">
      <w:pPr>
        <w:spacing w:line="278" w:lineRule="auto"/>
        <w:rPr>
          <w:rFonts w:ascii="Times New Roman" w:hAnsi="Times New Roman" w:cs="Times New Roman"/>
          <w:b/>
          <w:szCs w:val="22"/>
        </w:rPr>
      </w:pPr>
      <w:r w:rsidRPr="00032A5A">
        <w:rPr>
          <w:rFonts w:ascii="Times New Roman" w:hAnsi="Times New Roman" w:cs="Times New Roman"/>
          <w:b/>
          <w:bCs/>
          <w:szCs w:val="22"/>
        </w:rPr>
        <w:t xml:space="preserve">Unit </w:t>
      </w:r>
      <w:r w:rsidR="008F3CDB" w:rsidRPr="00032A5A">
        <w:rPr>
          <w:rFonts w:ascii="Times New Roman" w:hAnsi="Times New Roman" w:cs="Times New Roman"/>
          <w:b/>
          <w:bCs/>
          <w:szCs w:val="22"/>
        </w:rPr>
        <w:t>Evaluation</w:t>
      </w:r>
    </w:p>
    <w:p w14:paraId="1E0415F5" w14:textId="2E7EE053" w:rsidR="00F9270B" w:rsidRPr="00032A5A" w:rsidRDefault="00F9270B" w:rsidP="00C96121">
      <w:pPr>
        <w:numPr>
          <w:ilvl w:val="0"/>
          <w:numId w:val="22"/>
        </w:numPr>
        <w:spacing w:line="278" w:lineRule="auto"/>
        <w:rPr>
          <w:rFonts w:ascii="Times New Roman" w:hAnsi="Times New Roman" w:cs="Times New Roman"/>
          <w:szCs w:val="22"/>
        </w:rPr>
      </w:pPr>
      <w:r w:rsidRPr="00032A5A">
        <w:rPr>
          <w:rFonts w:ascii="Times New Roman" w:hAnsi="Times New Roman" w:cs="Times New Roman"/>
          <w:szCs w:val="22"/>
        </w:rPr>
        <w:t>Verify NIC configurations and IP addresses</w:t>
      </w:r>
      <w:r w:rsidR="00BD67FD" w:rsidRPr="00032A5A">
        <w:rPr>
          <w:rFonts w:ascii="Times New Roman" w:hAnsi="Times New Roman" w:cs="Times New Roman"/>
          <w:szCs w:val="22"/>
        </w:rPr>
        <w:t>.</w:t>
      </w:r>
    </w:p>
    <w:p w14:paraId="1DCB1B38" w14:textId="54709E14" w:rsidR="00F9270B" w:rsidRPr="00032A5A" w:rsidRDefault="00F9270B" w:rsidP="00C96121">
      <w:pPr>
        <w:numPr>
          <w:ilvl w:val="0"/>
          <w:numId w:val="22"/>
        </w:numPr>
        <w:spacing w:line="278" w:lineRule="auto"/>
        <w:rPr>
          <w:rFonts w:ascii="Times New Roman" w:hAnsi="Times New Roman" w:cs="Times New Roman"/>
          <w:szCs w:val="22"/>
        </w:rPr>
      </w:pPr>
      <w:r w:rsidRPr="00032A5A">
        <w:rPr>
          <w:rFonts w:ascii="Times New Roman" w:hAnsi="Times New Roman" w:cs="Times New Roman"/>
          <w:szCs w:val="22"/>
        </w:rPr>
        <w:t>Ensure IP forwarding is enabled and functioning on routers</w:t>
      </w:r>
      <w:r w:rsidR="00BD67FD" w:rsidRPr="00032A5A">
        <w:rPr>
          <w:rFonts w:ascii="Times New Roman" w:hAnsi="Times New Roman" w:cs="Times New Roman"/>
          <w:szCs w:val="22"/>
        </w:rPr>
        <w:t>.</w:t>
      </w:r>
    </w:p>
    <w:p w14:paraId="13DFE433" w14:textId="7F6D3B81" w:rsidR="00F9270B" w:rsidRPr="00032A5A" w:rsidRDefault="00F9270B" w:rsidP="00BF59E8">
      <w:pPr>
        <w:numPr>
          <w:ilvl w:val="0"/>
          <w:numId w:val="22"/>
        </w:numPr>
        <w:spacing w:after="160" w:line="278" w:lineRule="auto"/>
        <w:rPr>
          <w:rFonts w:ascii="Times New Roman" w:hAnsi="Times New Roman" w:cs="Times New Roman"/>
          <w:szCs w:val="22"/>
        </w:rPr>
      </w:pPr>
      <w:r w:rsidRPr="00032A5A">
        <w:rPr>
          <w:rFonts w:ascii="Times New Roman" w:hAnsi="Times New Roman" w:cs="Times New Roman"/>
          <w:szCs w:val="22"/>
        </w:rPr>
        <w:t>Confirm iPerf and D-ITG tools run properly on each OS</w:t>
      </w:r>
      <w:r w:rsidR="00BD67FD" w:rsidRPr="00032A5A">
        <w:rPr>
          <w:rFonts w:ascii="Times New Roman" w:hAnsi="Times New Roman" w:cs="Times New Roman"/>
          <w:szCs w:val="22"/>
        </w:rPr>
        <w:t>.</w:t>
      </w:r>
    </w:p>
    <w:p w14:paraId="0F423C7E" w14:textId="6E34E78E"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b/>
          <w:bCs/>
          <w:szCs w:val="22"/>
        </w:rPr>
        <w:t xml:space="preserve">Integration </w:t>
      </w:r>
      <w:r w:rsidR="008F3CDB" w:rsidRPr="00032A5A">
        <w:rPr>
          <w:rFonts w:ascii="Times New Roman" w:hAnsi="Times New Roman" w:cs="Times New Roman"/>
          <w:b/>
          <w:bCs/>
          <w:szCs w:val="22"/>
        </w:rPr>
        <w:t>Evaluation</w:t>
      </w:r>
    </w:p>
    <w:p w14:paraId="7B175795" w14:textId="1ED69455" w:rsidR="00F9270B" w:rsidRPr="00032A5A" w:rsidRDefault="005205D8" w:rsidP="00C96121">
      <w:pPr>
        <w:numPr>
          <w:ilvl w:val="0"/>
          <w:numId w:val="23"/>
        </w:numPr>
        <w:spacing w:line="278" w:lineRule="auto"/>
        <w:rPr>
          <w:rFonts w:ascii="Times New Roman" w:hAnsi="Times New Roman" w:cs="Times New Roman"/>
          <w:szCs w:val="22"/>
        </w:rPr>
      </w:pPr>
      <w:r w:rsidRPr="00032A5A">
        <w:rPr>
          <w:rFonts w:ascii="Times New Roman" w:hAnsi="Times New Roman" w:cs="Times New Roman"/>
          <w:szCs w:val="22"/>
        </w:rPr>
        <w:t>Evaluate</w:t>
      </w:r>
      <w:r w:rsidR="00F9270B" w:rsidRPr="00032A5A">
        <w:rPr>
          <w:rFonts w:ascii="Times New Roman" w:hAnsi="Times New Roman" w:cs="Times New Roman"/>
          <w:szCs w:val="22"/>
        </w:rPr>
        <w:t xml:space="preserve"> full packet flow across sender → router 1 → router 2 → receiver</w:t>
      </w:r>
    </w:p>
    <w:p w14:paraId="4987D69B" w14:textId="3BA00ABD" w:rsidR="00F9270B" w:rsidRPr="00032A5A" w:rsidRDefault="00F9270B" w:rsidP="00BF59E8">
      <w:pPr>
        <w:numPr>
          <w:ilvl w:val="0"/>
          <w:numId w:val="23"/>
        </w:numPr>
        <w:spacing w:after="160" w:line="278" w:lineRule="auto"/>
        <w:rPr>
          <w:rFonts w:ascii="Times New Roman" w:hAnsi="Times New Roman" w:cs="Times New Roman"/>
          <w:szCs w:val="22"/>
        </w:rPr>
      </w:pPr>
      <w:r w:rsidRPr="00032A5A">
        <w:rPr>
          <w:rFonts w:ascii="Times New Roman" w:hAnsi="Times New Roman" w:cs="Times New Roman"/>
          <w:szCs w:val="22"/>
        </w:rPr>
        <w:t>Validate correct routing and subnet communication between networks</w:t>
      </w:r>
      <w:r w:rsidR="005F132C" w:rsidRPr="00032A5A">
        <w:rPr>
          <w:rFonts w:ascii="Times New Roman" w:hAnsi="Times New Roman" w:cs="Times New Roman"/>
          <w:szCs w:val="22"/>
        </w:rPr>
        <w:t>.</w:t>
      </w:r>
    </w:p>
    <w:p w14:paraId="7B40CC4D" w14:textId="6B49EFF6" w:rsidR="00F9270B" w:rsidRPr="00032A5A" w:rsidRDefault="00F9270B" w:rsidP="00C96121">
      <w:pPr>
        <w:spacing w:line="278" w:lineRule="auto"/>
        <w:rPr>
          <w:rFonts w:ascii="Times New Roman" w:hAnsi="Times New Roman" w:cs="Times New Roman"/>
          <w:b/>
          <w:bCs/>
          <w:szCs w:val="22"/>
        </w:rPr>
      </w:pPr>
      <w:r w:rsidRPr="00032A5A">
        <w:rPr>
          <w:rFonts w:ascii="Times New Roman" w:hAnsi="Times New Roman" w:cs="Times New Roman"/>
          <w:b/>
          <w:bCs/>
          <w:szCs w:val="22"/>
        </w:rPr>
        <w:t xml:space="preserve">System </w:t>
      </w:r>
      <w:r w:rsidR="008F3CDB" w:rsidRPr="00032A5A">
        <w:rPr>
          <w:rFonts w:ascii="Times New Roman" w:hAnsi="Times New Roman" w:cs="Times New Roman"/>
          <w:b/>
          <w:bCs/>
          <w:szCs w:val="22"/>
        </w:rPr>
        <w:t>Evaluation</w:t>
      </w:r>
    </w:p>
    <w:p w14:paraId="7FEA978F" w14:textId="05C8D4F2" w:rsidR="00F9270B" w:rsidRPr="00032A5A" w:rsidRDefault="00F9270B" w:rsidP="00C96121">
      <w:pPr>
        <w:numPr>
          <w:ilvl w:val="0"/>
          <w:numId w:val="24"/>
        </w:numPr>
        <w:spacing w:line="278" w:lineRule="auto"/>
        <w:rPr>
          <w:rFonts w:ascii="Times New Roman" w:hAnsi="Times New Roman" w:cs="Times New Roman"/>
          <w:szCs w:val="22"/>
        </w:rPr>
      </w:pPr>
      <w:r w:rsidRPr="00032A5A">
        <w:rPr>
          <w:rFonts w:ascii="Times New Roman" w:hAnsi="Times New Roman" w:cs="Times New Roman"/>
          <w:szCs w:val="22"/>
        </w:rPr>
        <w:t>Execute full evaluation scenarios with 12 packet sizes per OS</w:t>
      </w:r>
      <w:r w:rsidR="005F132C" w:rsidRPr="00032A5A">
        <w:rPr>
          <w:rFonts w:ascii="Times New Roman" w:hAnsi="Times New Roman" w:cs="Times New Roman"/>
          <w:szCs w:val="22"/>
        </w:rPr>
        <w:t>.</w:t>
      </w:r>
    </w:p>
    <w:p w14:paraId="65C5573C" w14:textId="206BB00B" w:rsidR="00F9270B" w:rsidRPr="00032A5A" w:rsidRDefault="005205D8" w:rsidP="00C96121">
      <w:pPr>
        <w:numPr>
          <w:ilvl w:val="0"/>
          <w:numId w:val="24"/>
        </w:numPr>
        <w:spacing w:line="278" w:lineRule="auto"/>
        <w:rPr>
          <w:rFonts w:ascii="Times New Roman" w:hAnsi="Times New Roman" w:cs="Times New Roman"/>
          <w:szCs w:val="22"/>
        </w:rPr>
      </w:pPr>
      <w:r w:rsidRPr="00032A5A">
        <w:rPr>
          <w:rFonts w:ascii="Times New Roman" w:hAnsi="Times New Roman" w:cs="Times New Roman"/>
          <w:szCs w:val="22"/>
        </w:rPr>
        <w:t xml:space="preserve">Evaluate </w:t>
      </w:r>
      <w:r w:rsidR="00F9270B" w:rsidRPr="00032A5A">
        <w:rPr>
          <w:rFonts w:ascii="Times New Roman" w:hAnsi="Times New Roman" w:cs="Times New Roman"/>
          <w:szCs w:val="22"/>
        </w:rPr>
        <w:t>IPv4 and IPv6 separately across TCP and UDP</w:t>
      </w:r>
      <w:r w:rsidR="005F132C" w:rsidRPr="00032A5A">
        <w:rPr>
          <w:rFonts w:ascii="Times New Roman" w:hAnsi="Times New Roman" w:cs="Times New Roman"/>
          <w:szCs w:val="22"/>
        </w:rPr>
        <w:t>.</w:t>
      </w:r>
    </w:p>
    <w:p w14:paraId="5EB0969A" w14:textId="3E1AC1F9" w:rsidR="00F9270B" w:rsidRPr="00032A5A" w:rsidRDefault="00F9270B" w:rsidP="00BF59E8">
      <w:pPr>
        <w:numPr>
          <w:ilvl w:val="0"/>
          <w:numId w:val="24"/>
        </w:numPr>
        <w:spacing w:after="160" w:line="278" w:lineRule="auto"/>
        <w:rPr>
          <w:rFonts w:ascii="Times New Roman" w:hAnsi="Times New Roman" w:cs="Times New Roman"/>
          <w:szCs w:val="22"/>
        </w:rPr>
      </w:pPr>
      <w:r w:rsidRPr="00032A5A">
        <w:rPr>
          <w:rFonts w:ascii="Times New Roman" w:hAnsi="Times New Roman" w:cs="Times New Roman"/>
          <w:szCs w:val="22"/>
        </w:rPr>
        <w:t>Review logs and verify data consistency across 10 repeated runs</w:t>
      </w:r>
      <w:r w:rsidR="005F132C" w:rsidRPr="00032A5A">
        <w:rPr>
          <w:rFonts w:ascii="Times New Roman" w:hAnsi="Times New Roman" w:cs="Times New Roman"/>
          <w:szCs w:val="22"/>
        </w:rPr>
        <w:t>.</w:t>
      </w:r>
    </w:p>
    <w:p w14:paraId="378E6AD0" w14:textId="1CF223AA" w:rsidR="00F9270B" w:rsidRPr="00032A5A" w:rsidRDefault="00F9270B" w:rsidP="00C96121">
      <w:pPr>
        <w:spacing w:line="278" w:lineRule="auto"/>
        <w:rPr>
          <w:rFonts w:ascii="Times New Roman" w:hAnsi="Times New Roman" w:cs="Times New Roman"/>
          <w:b/>
          <w:bCs/>
          <w:szCs w:val="22"/>
        </w:rPr>
      </w:pPr>
      <w:r w:rsidRPr="00032A5A">
        <w:rPr>
          <w:rFonts w:ascii="Times New Roman" w:hAnsi="Times New Roman" w:cs="Times New Roman"/>
          <w:b/>
          <w:bCs/>
          <w:szCs w:val="22"/>
        </w:rPr>
        <w:t xml:space="preserve">Bug Tracking &amp; </w:t>
      </w:r>
      <w:r w:rsidR="008F3CDB" w:rsidRPr="00032A5A">
        <w:rPr>
          <w:rFonts w:ascii="Times New Roman" w:hAnsi="Times New Roman" w:cs="Times New Roman"/>
          <w:b/>
          <w:bCs/>
          <w:szCs w:val="22"/>
        </w:rPr>
        <w:t>Reevaluating</w:t>
      </w:r>
    </w:p>
    <w:p w14:paraId="6DA4715F" w14:textId="2390358A" w:rsidR="00F9270B" w:rsidRPr="00032A5A" w:rsidRDefault="00F9270B" w:rsidP="00C96121">
      <w:pPr>
        <w:numPr>
          <w:ilvl w:val="0"/>
          <w:numId w:val="25"/>
        </w:numPr>
        <w:spacing w:line="278" w:lineRule="auto"/>
        <w:rPr>
          <w:rFonts w:ascii="Times New Roman" w:hAnsi="Times New Roman" w:cs="Times New Roman"/>
          <w:b/>
          <w:bCs/>
          <w:szCs w:val="22"/>
        </w:rPr>
      </w:pPr>
      <w:r w:rsidRPr="00032A5A">
        <w:rPr>
          <w:rFonts w:ascii="Times New Roman" w:hAnsi="Times New Roman" w:cs="Times New Roman"/>
          <w:szCs w:val="22"/>
        </w:rPr>
        <w:t xml:space="preserve">Log bugs and produce daily and weekly bug reports (on each </w:t>
      </w:r>
      <w:r w:rsidR="00F56A02" w:rsidRPr="00032A5A">
        <w:rPr>
          <w:rFonts w:ascii="Times New Roman" w:hAnsi="Times New Roman" w:cs="Times New Roman"/>
          <w:szCs w:val="22"/>
        </w:rPr>
        <w:t>evaluation</w:t>
      </w:r>
      <w:r w:rsidRPr="00032A5A">
        <w:rPr>
          <w:rFonts w:ascii="Times New Roman" w:hAnsi="Times New Roman" w:cs="Times New Roman"/>
          <w:szCs w:val="22"/>
        </w:rPr>
        <w:t>)</w:t>
      </w:r>
      <w:r w:rsidR="005F132C" w:rsidRPr="00032A5A">
        <w:rPr>
          <w:rFonts w:ascii="Times New Roman" w:hAnsi="Times New Roman" w:cs="Times New Roman"/>
          <w:szCs w:val="22"/>
        </w:rPr>
        <w:t>.</w:t>
      </w:r>
    </w:p>
    <w:p w14:paraId="589E321C" w14:textId="6E62BEEE" w:rsidR="00F9270B" w:rsidRPr="00032A5A" w:rsidRDefault="00F9270B" w:rsidP="00C96121">
      <w:pPr>
        <w:numPr>
          <w:ilvl w:val="0"/>
          <w:numId w:val="25"/>
        </w:numPr>
        <w:spacing w:line="278" w:lineRule="auto"/>
        <w:rPr>
          <w:rFonts w:ascii="Times New Roman" w:hAnsi="Times New Roman" w:cs="Times New Roman"/>
          <w:szCs w:val="22"/>
        </w:rPr>
      </w:pPr>
      <w:r w:rsidRPr="00032A5A">
        <w:rPr>
          <w:rFonts w:ascii="Times New Roman" w:hAnsi="Times New Roman" w:cs="Times New Roman"/>
          <w:szCs w:val="22"/>
        </w:rPr>
        <w:t>Apply 95% confidence interval rule and re-run failed scenarios</w:t>
      </w:r>
      <w:r w:rsidR="005F132C" w:rsidRPr="00032A5A">
        <w:rPr>
          <w:rFonts w:ascii="Times New Roman" w:hAnsi="Times New Roman" w:cs="Times New Roman"/>
          <w:szCs w:val="22"/>
        </w:rPr>
        <w:t>.</w:t>
      </w:r>
    </w:p>
    <w:p w14:paraId="286D3D00" w14:textId="14843200" w:rsidR="00F9270B" w:rsidRPr="00032A5A" w:rsidRDefault="00F9270B" w:rsidP="00F9270B">
      <w:pPr>
        <w:numPr>
          <w:ilvl w:val="0"/>
          <w:numId w:val="25"/>
        </w:numPr>
        <w:spacing w:after="160" w:line="278" w:lineRule="auto"/>
        <w:rPr>
          <w:rFonts w:ascii="Times New Roman" w:hAnsi="Times New Roman" w:cs="Times New Roman"/>
          <w:szCs w:val="22"/>
        </w:rPr>
      </w:pPr>
      <w:r w:rsidRPr="00032A5A">
        <w:rPr>
          <w:rFonts w:ascii="Times New Roman" w:hAnsi="Times New Roman" w:cs="Times New Roman"/>
          <w:szCs w:val="22"/>
        </w:rPr>
        <w:t>Track and document issue resolution</w:t>
      </w:r>
      <w:r w:rsidR="00BD67FD" w:rsidRPr="00032A5A">
        <w:rPr>
          <w:rFonts w:ascii="Times New Roman" w:hAnsi="Times New Roman" w:cs="Times New Roman"/>
          <w:szCs w:val="22"/>
        </w:rPr>
        <w:t>.</w:t>
      </w:r>
    </w:p>
    <w:p w14:paraId="01C9F44F" w14:textId="77777777"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t>5.0 Templates &amp; Checklists (To be developed in phase 3)</w:t>
      </w:r>
    </w:p>
    <w:tbl>
      <w:tblPr>
        <w:tblStyle w:val="TableGrid"/>
        <w:tblW w:w="0" w:type="auto"/>
        <w:tblLook w:val="04A0" w:firstRow="1" w:lastRow="0" w:firstColumn="1" w:lastColumn="0" w:noHBand="0" w:noVBand="1"/>
      </w:tblPr>
      <w:tblGrid>
        <w:gridCol w:w="3114"/>
        <w:gridCol w:w="5526"/>
      </w:tblGrid>
      <w:tr w:rsidR="00211E11" w:rsidRPr="00032A5A" w14:paraId="4F18670D"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0A66D70"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Item</w:t>
            </w:r>
          </w:p>
        </w:tc>
        <w:tc>
          <w:tcPr>
            <w:tcW w:w="5526" w:type="dxa"/>
            <w:tcBorders>
              <w:top w:val="single" w:sz="4" w:space="0" w:color="auto"/>
              <w:left w:val="single" w:sz="4" w:space="0" w:color="auto"/>
              <w:bottom w:val="single" w:sz="4" w:space="0" w:color="auto"/>
              <w:right w:val="single" w:sz="4" w:space="0" w:color="auto"/>
            </w:tcBorders>
            <w:hideMark/>
          </w:tcPr>
          <w:p w14:paraId="4BC13B9A"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Purpose</w:t>
            </w:r>
          </w:p>
        </w:tc>
      </w:tr>
      <w:tr w:rsidR="00211E11" w:rsidRPr="00032A5A" w14:paraId="13A5FF75"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76362AF9"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Evaluation case template</w:t>
            </w:r>
          </w:p>
        </w:tc>
        <w:tc>
          <w:tcPr>
            <w:tcW w:w="5526" w:type="dxa"/>
            <w:tcBorders>
              <w:top w:val="single" w:sz="4" w:space="0" w:color="auto"/>
              <w:left w:val="single" w:sz="4" w:space="0" w:color="auto"/>
              <w:bottom w:val="single" w:sz="4" w:space="0" w:color="auto"/>
              <w:right w:val="single" w:sz="4" w:space="0" w:color="auto"/>
            </w:tcBorders>
            <w:hideMark/>
          </w:tcPr>
          <w:p w14:paraId="171B76B7" w14:textId="06271E85"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Define </w:t>
            </w:r>
            <w:r w:rsidR="005205D8" w:rsidRPr="00032A5A">
              <w:rPr>
                <w:rFonts w:ascii="Times New Roman" w:hAnsi="Times New Roman" w:cs="Times New Roman"/>
                <w:szCs w:val="22"/>
              </w:rPr>
              <w:t xml:space="preserve">evaluate </w:t>
            </w:r>
            <w:r w:rsidRPr="00032A5A">
              <w:rPr>
                <w:rFonts w:ascii="Times New Roman" w:hAnsi="Times New Roman" w:cs="Times New Roman"/>
                <w:szCs w:val="22"/>
              </w:rPr>
              <w:t>setup, packet size, OS, and expected output</w:t>
            </w:r>
          </w:p>
        </w:tc>
      </w:tr>
      <w:tr w:rsidR="00211E11" w:rsidRPr="00032A5A" w14:paraId="75B7DD70"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6245EF16"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Router configuration checklist</w:t>
            </w:r>
          </w:p>
        </w:tc>
        <w:tc>
          <w:tcPr>
            <w:tcW w:w="5526" w:type="dxa"/>
            <w:tcBorders>
              <w:top w:val="single" w:sz="4" w:space="0" w:color="auto"/>
              <w:left w:val="single" w:sz="4" w:space="0" w:color="auto"/>
              <w:bottom w:val="single" w:sz="4" w:space="0" w:color="auto"/>
              <w:right w:val="single" w:sz="4" w:space="0" w:color="auto"/>
            </w:tcBorders>
            <w:hideMark/>
          </w:tcPr>
          <w:p w14:paraId="2FF2190D"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Ensure consistent dual NIC setup, IP forwarding, routing</w:t>
            </w:r>
          </w:p>
        </w:tc>
      </w:tr>
      <w:tr w:rsidR="00211E11" w:rsidRPr="00032A5A" w14:paraId="3F4AC822"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29B70A19" w14:textId="3D0D5189" w:rsidR="00211E11" w:rsidRPr="00032A5A" w:rsidRDefault="005205D8">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Evaluation </w:t>
            </w:r>
            <w:r w:rsidR="00211E11" w:rsidRPr="00032A5A">
              <w:rPr>
                <w:rFonts w:ascii="Times New Roman" w:hAnsi="Times New Roman" w:cs="Times New Roman"/>
                <w:szCs w:val="22"/>
              </w:rPr>
              <w:t>log template</w:t>
            </w:r>
          </w:p>
        </w:tc>
        <w:tc>
          <w:tcPr>
            <w:tcW w:w="5526" w:type="dxa"/>
            <w:tcBorders>
              <w:top w:val="single" w:sz="4" w:space="0" w:color="auto"/>
              <w:left w:val="single" w:sz="4" w:space="0" w:color="auto"/>
              <w:bottom w:val="single" w:sz="4" w:space="0" w:color="auto"/>
              <w:right w:val="single" w:sz="4" w:space="0" w:color="auto"/>
            </w:tcBorders>
            <w:hideMark/>
          </w:tcPr>
          <w:p w14:paraId="6E0B3706" w14:textId="76251E1B"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Record </w:t>
            </w:r>
            <w:r w:rsidR="005205D8" w:rsidRPr="00032A5A">
              <w:rPr>
                <w:rFonts w:ascii="Times New Roman" w:hAnsi="Times New Roman" w:cs="Times New Roman"/>
                <w:szCs w:val="22"/>
              </w:rPr>
              <w:t xml:space="preserve">evaluation </w:t>
            </w:r>
            <w:r w:rsidRPr="00032A5A">
              <w:rPr>
                <w:rFonts w:ascii="Times New Roman" w:hAnsi="Times New Roman" w:cs="Times New Roman"/>
                <w:szCs w:val="22"/>
              </w:rPr>
              <w:t>attempt details, logs, tool used, results</w:t>
            </w:r>
          </w:p>
        </w:tc>
      </w:tr>
      <w:tr w:rsidR="00211E11" w:rsidRPr="00032A5A" w14:paraId="739571F6"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32EC8A02"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Bug report form</w:t>
            </w:r>
          </w:p>
        </w:tc>
        <w:tc>
          <w:tcPr>
            <w:tcW w:w="5526" w:type="dxa"/>
            <w:tcBorders>
              <w:top w:val="single" w:sz="4" w:space="0" w:color="auto"/>
              <w:left w:val="single" w:sz="4" w:space="0" w:color="auto"/>
              <w:bottom w:val="single" w:sz="4" w:space="0" w:color="auto"/>
              <w:right w:val="single" w:sz="4" w:space="0" w:color="auto"/>
            </w:tcBorders>
            <w:hideMark/>
          </w:tcPr>
          <w:p w14:paraId="37773768"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Track defect info, reproduction steps, screenshots</w:t>
            </w:r>
          </w:p>
        </w:tc>
      </w:tr>
      <w:tr w:rsidR="00211E11" w:rsidRPr="00032A5A" w14:paraId="6BA83C93"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741DAC2"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Peer review checklist</w:t>
            </w:r>
          </w:p>
        </w:tc>
        <w:tc>
          <w:tcPr>
            <w:tcW w:w="5526" w:type="dxa"/>
            <w:tcBorders>
              <w:top w:val="single" w:sz="4" w:space="0" w:color="auto"/>
              <w:left w:val="single" w:sz="4" w:space="0" w:color="auto"/>
              <w:bottom w:val="single" w:sz="4" w:space="0" w:color="auto"/>
              <w:right w:val="single" w:sz="4" w:space="0" w:color="auto"/>
            </w:tcBorders>
            <w:hideMark/>
          </w:tcPr>
          <w:p w14:paraId="44723000" w14:textId="35770ED4"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Verify </w:t>
            </w:r>
            <w:r w:rsidR="005205D8" w:rsidRPr="00032A5A">
              <w:rPr>
                <w:rFonts w:ascii="Times New Roman" w:hAnsi="Times New Roman" w:cs="Times New Roman"/>
                <w:szCs w:val="22"/>
              </w:rPr>
              <w:t xml:space="preserve">evaluation </w:t>
            </w:r>
            <w:r w:rsidRPr="00032A5A">
              <w:rPr>
                <w:rFonts w:ascii="Times New Roman" w:hAnsi="Times New Roman" w:cs="Times New Roman"/>
                <w:szCs w:val="22"/>
              </w:rPr>
              <w:t>cases/scripts/configs before execution</w:t>
            </w:r>
          </w:p>
        </w:tc>
      </w:tr>
    </w:tbl>
    <w:p w14:paraId="4091F9A8" w14:textId="77777777" w:rsidR="00F9270B" w:rsidRPr="00032A5A" w:rsidRDefault="00F9270B" w:rsidP="00C96121">
      <w:pPr>
        <w:spacing w:before="240" w:after="160" w:line="278" w:lineRule="auto"/>
        <w:rPr>
          <w:rFonts w:ascii="Times New Roman" w:hAnsi="Times New Roman" w:cs="Times New Roman"/>
          <w:b/>
          <w:szCs w:val="22"/>
        </w:rPr>
      </w:pPr>
      <w:r w:rsidRPr="00032A5A">
        <w:rPr>
          <w:rFonts w:ascii="Times New Roman" w:hAnsi="Times New Roman" w:cs="Times New Roman"/>
          <w:b/>
          <w:szCs w:val="22"/>
        </w:rPr>
        <w:t>6.0 Review &amp; Update Policy</w:t>
      </w:r>
    </w:p>
    <w:p w14:paraId="3A245E65" w14:textId="77777777" w:rsidR="00C96121" w:rsidRPr="00032A5A" w:rsidRDefault="00F9270B" w:rsidP="00F9270B">
      <w:pPr>
        <w:spacing w:after="160" w:line="278" w:lineRule="auto"/>
        <w:rPr>
          <w:rFonts w:ascii="Times New Roman" w:hAnsi="Times New Roman" w:cs="Times New Roman"/>
          <w:szCs w:val="22"/>
        </w:rPr>
      </w:pPr>
      <w:r w:rsidRPr="00032A5A">
        <w:rPr>
          <w:rFonts w:ascii="Times New Roman" w:hAnsi="Times New Roman" w:cs="Times New Roman"/>
          <w:szCs w:val="22"/>
        </w:rPr>
        <w:t>This QA plan is a living document. It will be reviewed:</w:t>
      </w:r>
    </w:p>
    <w:p w14:paraId="6827A1A5" w14:textId="3497AF14" w:rsidR="00C96121" w:rsidRPr="00032A5A" w:rsidRDefault="00F9270B" w:rsidP="00C96121">
      <w:pPr>
        <w:pStyle w:val="ListParagraph"/>
        <w:numPr>
          <w:ilvl w:val="0"/>
          <w:numId w:val="30"/>
        </w:numPr>
        <w:rPr>
          <w:rFonts w:ascii="Times New Roman" w:hAnsi="Times New Roman" w:cs="Times New Roman"/>
          <w:szCs w:val="22"/>
        </w:rPr>
      </w:pPr>
      <w:r w:rsidRPr="00032A5A">
        <w:rPr>
          <w:rFonts w:ascii="Times New Roman" w:hAnsi="Times New Roman" w:cs="Times New Roman"/>
          <w:szCs w:val="22"/>
        </w:rPr>
        <w:t>After Evaluation Planning (Phase 2)</w:t>
      </w:r>
    </w:p>
    <w:p w14:paraId="3F3C7603" w14:textId="3B48851E" w:rsidR="00C96121" w:rsidRPr="00032A5A" w:rsidRDefault="00F9270B" w:rsidP="00C96121">
      <w:pPr>
        <w:pStyle w:val="ListParagraph"/>
        <w:numPr>
          <w:ilvl w:val="0"/>
          <w:numId w:val="30"/>
        </w:numPr>
        <w:rPr>
          <w:rFonts w:ascii="Times New Roman" w:hAnsi="Times New Roman" w:cs="Times New Roman"/>
          <w:szCs w:val="22"/>
        </w:rPr>
      </w:pPr>
      <w:r w:rsidRPr="00032A5A">
        <w:rPr>
          <w:rFonts w:ascii="Times New Roman" w:hAnsi="Times New Roman" w:cs="Times New Roman"/>
          <w:szCs w:val="22"/>
        </w:rPr>
        <w:t>After first full OS evaluation</w:t>
      </w:r>
    </w:p>
    <w:p w14:paraId="630D0B7E" w14:textId="03E68D9B" w:rsidR="00C96121" w:rsidRPr="00032A5A" w:rsidRDefault="00F9270B" w:rsidP="00C96121">
      <w:pPr>
        <w:pStyle w:val="ListParagraph"/>
        <w:numPr>
          <w:ilvl w:val="0"/>
          <w:numId w:val="30"/>
        </w:numPr>
        <w:rPr>
          <w:rFonts w:ascii="Times New Roman" w:hAnsi="Times New Roman" w:cs="Times New Roman"/>
          <w:szCs w:val="22"/>
        </w:rPr>
      </w:pPr>
      <w:r w:rsidRPr="00032A5A">
        <w:rPr>
          <w:rFonts w:ascii="Times New Roman" w:hAnsi="Times New Roman" w:cs="Times New Roman"/>
          <w:szCs w:val="22"/>
        </w:rPr>
        <w:t>After Evaluation Clos</w:t>
      </w:r>
      <w:r w:rsidR="004917AD" w:rsidRPr="00032A5A">
        <w:rPr>
          <w:rFonts w:ascii="Times New Roman" w:hAnsi="Times New Roman" w:cs="Times New Roman"/>
          <w:szCs w:val="22"/>
        </w:rPr>
        <w:t>ur</w:t>
      </w:r>
      <w:r w:rsidRPr="00032A5A">
        <w:rPr>
          <w:rFonts w:ascii="Times New Roman" w:hAnsi="Times New Roman" w:cs="Times New Roman"/>
          <w:szCs w:val="22"/>
        </w:rPr>
        <w:t>e (Phase 6)</w:t>
      </w:r>
    </w:p>
    <w:p w14:paraId="3B2368EA" w14:textId="352CE406" w:rsidR="00F9270B" w:rsidRPr="00032A5A" w:rsidRDefault="007245D1" w:rsidP="00C96121">
      <w:pPr>
        <w:rPr>
          <w:rFonts w:ascii="Times New Roman" w:hAnsi="Times New Roman" w:cs="Times New Roman"/>
          <w:szCs w:val="22"/>
        </w:rPr>
      </w:pPr>
      <w:r w:rsidRPr="00032A5A">
        <w:rPr>
          <w:rFonts w:ascii="Times New Roman" w:hAnsi="Times New Roman" w:cs="Times New Roman"/>
          <w:szCs w:val="22"/>
        </w:rPr>
        <w:t xml:space="preserve">These three review points were chosen to match key moments in the project: once planning is complete, after running the first full evaluation, and at the very end of the project. They give the team a chance to reflect on what’s working, adjust the QA approach as needed, and improve the process as we go. </w:t>
      </w:r>
      <w:r w:rsidR="00F9270B" w:rsidRPr="00032A5A">
        <w:rPr>
          <w:rFonts w:ascii="Times New Roman" w:hAnsi="Times New Roman" w:cs="Times New Roman"/>
          <w:szCs w:val="22"/>
        </w:rPr>
        <w:t>All updates will be version-controlled and documented.</w:t>
      </w:r>
    </w:p>
    <w:p w14:paraId="7ADE5F6D" w14:textId="77777777" w:rsidR="00C96121" w:rsidRPr="00032A5A" w:rsidRDefault="00C96121">
      <w:pPr>
        <w:spacing w:after="160" w:line="278" w:lineRule="auto"/>
        <w:rPr>
          <w:rFonts w:ascii="Times New Roman" w:hAnsi="Times New Roman" w:cs="Times New Roman"/>
          <w:b/>
          <w:bCs/>
          <w:szCs w:val="22"/>
        </w:rPr>
      </w:pPr>
      <w:r w:rsidRPr="00032A5A">
        <w:rPr>
          <w:rFonts w:ascii="Times New Roman" w:hAnsi="Times New Roman" w:cs="Times New Roman"/>
          <w:b/>
          <w:bCs/>
          <w:szCs w:val="22"/>
        </w:rPr>
        <w:br w:type="page"/>
      </w:r>
    </w:p>
    <w:p w14:paraId="587CAC67" w14:textId="1B3C7EEF"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lastRenderedPageBreak/>
        <w:t xml:space="preserve">7.0 Ensuring Quality </w:t>
      </w:r>
    </w:p>
    <w:p w14:paraId="41EECBA0" w14:textId="77777777" w:rsidR="00F9270B" w:rsidRPr="00032A5A" w:rsidRDefault="00F9270B" w:rsidP="00F9270B">
      <w:pPr>
        <w:spacing w:after="160" w:line="278" w:lineRule="auto"/>
        <w:rPr>
          <w:rFonts w:ascii="Times New Roman" w:hAnsi="Times New Roman" w:cs="Times New Roman"/>
        </w:rPr>
      </w:pPr>
      <w:r w:rsidRPr="00032A5A">
        <w:rPr>
          <w:rFonts w:ascii="Times New Roman" w:hAnsi="Times New Roman" w:cs="Times New Roman"/>
        </w:rPr>
        <w:t>The following quality attributes are prioritised in this project:</w:t>
      </w:r>
    </w:p>
    <w:tbl>
      <w:tblPr>
        <w:tblStyle w:val="TableGrid"/>
        <w:tblW w:w="0" w:type="auto"/>
        <w:tblLook w:val="04A0" w:firstRow="1" w:lastRow="0" w:firstColumn="1" w:lastColumn="0" w:noHBand="0" w:noVBand="1"/>
      </w:tblPr>
      <w:tblGrid>
        <w:gridCol w:w="1838"/>
        <w:gridCol w:w="6802"/>
      </w:tblGrid>
      <w:tr w:rsidR="00F9270B" w:rsidRPr="00032A5A" w14:paraId="6FAF471F"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01069BA9" w14:textId="77777777" w:rsidR="00F9270B" w:rsidRPr="00032A5A" w:rsidRDefault="00F9270B">
            <w:pPr>
              <w:spacing w:after="160" w:line="278" w:lineRule="auto"/>
              <w:rPr>
                <w:rFonts w:ascii="Times New Roman" w:hAnsi="Times New Roman" w:cs="Times New Roman"/>
                <w:szCs w:val="22"/>
              </w:rPr>
            </w:pPr>
            <w:r w:rsidRPr="00032A5A">
              <w:rPr>
                <w:rFonts w:ascii="Times New Roman" w:hAnsi="Times New Roman" w:cs="Times New Roman"/>
                <w:szCs w:val="22"/>
              </w:rPr>
              <w:t>Quality Attribute</w:t>
            </w:r>
          </w:p>
        </w:tc>
        <w:tc>
          <w:tcPr>
            <w:tcW w:w="6802" w:type="dxa"/>
            <w:tcBorders>
              <w:top w:val="single" w:sz="4" w:space="0" w:color="auto"/>
              <w:left w:val="single" w:sz="4" w:space="0" w:color="auto"/>
              <w:bottom w:val="single" w:sz="4" w:space="0" w:color="auto"/>
              <w:right w:val="single" w:sz="4" w:space="0" w:color="auto"/>
            </w:tcBorders>
            <w:hideMark/>
          </w:tcPr>
          <w:p w14:paraId="758E5066" w14:textId="77777777" w:rsidR="00F9270B" w:rsidRPr="00032A5A" w:rsidRDefault="00F9270B">
            <w:pPr>
              <w:spacing w:after="160" w:line="278" w:lineRule="auto"/>
              <w:rPr>
                <w:rFonts w:ascii="Times New Roman" w:hAnsi="Times New Roman" w:cs="Times New Roman"/>
                <w:szCs w:val="22"/>
              </w:rPr>
            </w:pPr>
            <w:r w:rsidRPr="00032A5A">
              <w:rPr>
                <w:rFonts w:ascii="Times New Roman" w:hAnsi="Times New Roman" w:cs="Times New Roman"/>
                <w:szCs w:val="22"/>
              </w:rPr>
              <w:t>Applied in project</w:t>
            </w:r>
          </w:p>
        </w:tc>
      </w:tr>
      <w:tr w:rsidR="00F9270B" w:rsidRPr="00032A5A" w14:paraId="523CB5BE"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3248758F"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Understandability</w:t>
            </w:r>
          </w:p>
        </w:tc>
        <w:tc>
          <w:tcPr>
            <w:tcW w:w="6802" w:type="dxa"/>
            <w:tcBorders>
              <w:top w:val="single" w:sz="4" w:space="0" w:color="auto"/>
              <w:left w:val="single" w:sz="4" w:space="0" w:color="auto"/>
              <w:bottom w:val="single" w:sz="4" w:space="0" w:color="auto"/>
              <w:right w:val="single" w:sz="4" w:space="0" w:color="auto"/>
            </w:tcBorders>
            <w:hideMark/>
          </w:tcPr>
          <w:p w14:paraId="20D2CE2F" w14:textId="7416D94D" w:rsidR="00F9270B" w:rsidRPr="00032A5A" w:rsidRDefault="005205D8" w:rsidP="00C96121">
            <w:pPr>
              <w:spacing w:line="278" w:lineRule="auto"/>
              <w:rPr>
                <w:rFonts w:ascii="Times New Roman" w:hAnsi="Times New Roman" w:cs="Times New Roman"/>
                <w:szCs w:val="22"/>
              </w:rPr>
            </w:pPr>
            <w:r w:rsidRPr="00032A5A">
              <w:rPr>
                <w:rFonts w:ascii="Times New Roman" w:hAnsi="Times New Roman" w:cs="Times New Roman"/>
                <w:szCs w:val="22"/>
              </w:rPr>
              <w:t>Evaluate</w:t>
            </w:r>
            <w:r w:rsidR="00F9270B" w:rsidRPr="00032A5A">
              <w:rPr>
                <w:rFonts w:ascii="Times New Roman" w:hAnsi="Times New Roman" w:cs="Times New Roman"/>
                <w:szCs w:val="22"/>
              </w:rPr>
              <w:t xml:space="preserve"> plans, logs, and scripts are clearly documented and reviewed by all team members.</w:t>
            </w:r>
          </w:p>
        </w:tc>
      </w:tr>
      <w:tr w:rsidR="00F9270B" w:rsidRPr="00032A5A" w14:paraId="06B0142F"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7E151D9A"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Correctness</w:t>
            </w:r>
          </w:p>
        </w:tc>
        <w:tc>
          <w:tcPr>
            <w:tcW w:w="6802" w:type="dxa"/>
            <w:tcBorders>
              <w:top w:val="single" w:sz="4" w:space="0" w:color="auto"/>
              <w:left w:val="single" w:sz="4" w:space="0" w:color="auto"/>
              <w:bottom w:val="single" w:sz="4" w:space="0" w:color="auto"/>
              <w:right w:val="single" w:sz="4" w:space="0" w:color="auto"/>
            </w:tcBorders>
            <w:hideMark/>
          </w:tcPr>
          <w:p w14:paraId="0B1D8626" w14:textId="77777777" w:rsidR="00F9270B" w:rsidRPr="00032A5A" w:rsidRDefault="00F9270B" w:rsidP="00C96121">
            <w:pPr>
              <w:spacing w:line="278" w:lineRule="auto"/>
              <w:rPr>
                <w:rFonts w:ascii="Times New Roman" w:hAnsi="Times New Roman" w:cs="Times New Roman"/>
              </w:rPr>
            </w:pPr>
            <w:r w:rsidRPr="00032A5A">
              <w:rPr>
                <w:rFonts w:ascii="Times New Roman" w:hAnsi="Times New Roman" w:cs="Times New Roman"/>
              </w:rPr>
              <w:t>95% confidence threshold and re-run policy ensure that only accurate data is accepted.</w:t>
            </w:r>
          </w:p>
        </w:tc>
      </w:tr>
      <w:tr w:rsidR="00F9270B" w:rsidRPr="00032A5A" w14:paraId="72999E70"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2C030147"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Testability</w:t>
            </w:r>
          </w:p>
        </w:tc>
        <w:tc>
          <w:tcPr>
            <w:tcW w:w="6802" w:type="dxa"/>
            <w:tcBorders>
              <w:top w:val="single" w:sz="4" w:space="0" w:color="auto"/>
              <w:left w:val="single" w:sz="4" w:space="0" w:color="auto"/>
              <w:bottom w:val="single" w:sz="4" w:space="0" w:color="auto"/>
              <w:right w:val="single" w:sz="4" w:space="0" w:color="auto"/>
            </w:tcBorders>
            <w:hideMark/>
          </w:tcPr>
          <w:p w14:paraId="0A54CF19"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Scenarios are repeatable across 3 OSs × 2 protocols × 2 IP versions × 12 packet sizes.</w:t>
            </w:r>
          </w:p>
        </w:tc>
      </w:tr>
      <w:tr w:rsidR="00F9270B" w:rsidRPr="00032A5A" w14:paraId="0C134C01"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0A601CE9"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Learnability</w:t>
            </w:r>
          </w:p>
        </w:tc>
        <w:tc>
          <w:tcPr>
            <w:tcW w:w="6802" w:type="dxa"/>
            <w:tcBorders>
              <w:top w:val="single" w:sz="4" w:space="0" w:color="auto"/>
              <w:left w:val="single" w:sz="4" w:space="0" w:color="auto"/>
              <w:bottom w:val="single" w:sz="4" w:space="0" w:color="auto"/>
              <w:right w:val="single" w:sz="4" w:space="0" w:color="auto"/>
            </w:tcBorders>
            <w:hideMark/>
          </w:tcPr>
          <w:p w14:paraId="2441D19D"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Clear direction, training plan, and step-by-step evaluation to improve accessibility for team members.</w:t>
            </w:r>
          </w:p>
        </w:tc>
      </w:tr>
      <w:tr w:rsidR="00F9270B" w:rsidRPr="00032A5A" w14:paraId="0490EBE9"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5B577F47"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Usability</w:t>
            </w:r>
          </w:p>
        </w:tc>
        <w:tc>
          <w:tcPr>
            <w:tcW w:w="6802" w:type="dxa"/>
            <w:tcBorders>
              <w:top w:val="single" w:sz="4" w:space="0" w:color="auto"/>
              <w:left w:val="single" w:sz="4" w:space="0" w:color="auto"/>
              <w:bottom w:val="single" w:sz="4" w:space="0" w:color="auto"/>
              <w:right w:val="single" w:sz="4" w:space="0" w:color="auto"/>
            </w:tcBorders>
            <w:hideMark/>
          </w:tcPr>
          <w:p w14:paraId="46BABA7B" w14:textId="6E6C5480" w:rsidR="00F9270B" w:rsidRPr="00032A5A" w:rsidRDefault="00396719" w:rsidP="00C96121">
            <w:pPr>
              <w:spacing w:line="278" w:lineRule="auto"/>
              <w:rPr>
                <w:rFonts w:ascii="Times New Roman" w:hAnsi="Times New Roman" w:cs="Times New Roman"/>
              </w:rPr>
            </w:pPr>
            <w:r w:rsidRPr="00032A5A">
              <w:rPr>
                <w:rFonts w:ascii="Times New Roman" w:hAnsi="Times New Roman" w:cs="Times New Roman"/>
              </w:rPr>
              <w:t>Evaluation</w:t>
            </w:r>
            <w:r w:rsidR="00F9270B" w:rsidRPr="00032A5A">
              <w:rPr>
                <w:rFonts w:ascii="Times New Roman" w:hAnsi="Times New Roman" w:cs="Times New Roman"/>
              </w:rPr>
              <w:t xml:space="preserve"> tools (iPerf/D-ITG) are user-friendly for automated </w:t>
            </w:r>
            <w:r w:rsidR="008F3CDB" w:rsidRPr="00032A5A">
              <w:rPr>
                <w:rFonts w:ascii="Times New Roman" w:hAnsi="Times New Roman" w:cs="Times New Roman"/>
              </w:rPr>
              <w:t>evaluating</w:t>
            </w:r>
            <w:r w:rsidR="00F9270B" w:rsidRPr="00032A5A">
              <w:rPr>
                <w:rFonts w:ascii="Times New Roman" w:hAnsi="Times New Roman" w:cs="Times New Roman"/>
              </w:rPr>
              <w:t>.</w:t>
            </w:r>
          </w:p>
        </w:tc>
      </w:tr>
      <w:tr w:rsidR="00F9270B" w:rsidRPr="00032A5A" w14:paraId="7954DF42"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46B6FA59"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Reliability</w:t>
            </w:r>
          </w:p>
        </w:tc>
        <w:tc>
          <w:tcPr>
            <w:tcW w:w="6802" w:type="dxa"/>
            <w:tcBorders>
              <w:top w:val="single" w:sz="4" w:space="0" w:color="auto"/>
              <w:left w:val="single" w:sz="4" w:space="0" w:color="auto"/>
              <w:bottom w:val="single" w:sz="4" w:space="0" w:color="auto"/>
              <w:right w:val="single" w:sz="4" w:space="0" w:color="auto"/>
            </w:tcBorders>
            <w:hideMark/>
          </w:tcPr>
          <w:p w14:paraId="74AF04B7"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Same hardware/software setup used per OS to ensure consistent performance evaluation.</w:t>
            </w:r>
          </w:p>
        </w:tc>
      </w:tr>
      <w:tr w:rsidR="00F9270B" w:rsidRPr="00032A5A" w14:paraId="29F4430A"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4805CDB4"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Portability</w:t>
            </w:r>
          </w:p>
        </w:tc>
        <w:tc>
          <w:tcPr>
            <w:tcW w:w="6802" w:type="dxa"/>
            <w:tcBorders>
              <w:top w:val="single" w:sz="4" w:space="0" w:color="auto"/>
              <w:left w:val="single" w:sz="4" w:space="0" w:color="auto"/>
              <w:bottom w:val="single" w:sz="4" w:space="0" w:color="auto"/>
              <w:right w:val="single" w:sz="4" w:space="0" w:color="auto"/>
            </w:tcBorders>
            <w:hideMark/>
          </w:tcPr>
          <w:p w14:paraId="21B14D6E"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Evaluation cases are designed to run identically across Ubuntu, Fedora, and Kali.</w:t>
            </w:r>
          </w:p>
        </w:tc>
      </w:tr>
      <w:tr w:rsidR="00F9270B" w:rsidRPr="00032A5A" w14:paraId="0EACBDC6"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1ABC9474"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Efficiency</w:t>
            </w:r>
          </w:p>
        </w:tc>
        <w:tc>
          <w:tcPr>
            <w:tcW w:w="6802" w:type="dxa"/>
            <w:tcBorders>
              <w:top w:val="single" w:sz="4" w:space="0" w:color="auto"/>
              <w:left w:val="single" w:sz="4" w:space="0" w:color="auto"/>
              <w:bottom w:val="single" w:sz="4" w:space="0" w:color="auto"/>
              <w:right w:val="single" w:sz="4" w:space="0" w:color="auto"/>
            </w:tcBorders>
            <w:hideMark/>
          </w:tcPr>
          <w:p w14:paraId="4F97D3FF" w14:textId="741E4D3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 xml:space="preserve">Scripts automate </w:t>
            </w:r>
            <w:r w:rsidR="005205D8" w:rsidRPr="00032A5A">
              <w:rPr>
                <w:rFonts w:ascii="Times New Roman" w:hAnsi="Times New Roman" w:cs="Times New Roman"/>
                <w:szCs w:val="22"/>
              </w:rPr>
              <w:t>evaluation</w:t>
            </w:r>
            <w:r w:rsidRPr="00032A5A">
              <w:rPr>
                <w:rFonts w:ascii="Times New Roman" w:hAnsi="Times New Roman" w:cs="Times New Roman"/>
                <w:szCs w:val="22"/>
              </w:rPr>
              <w:t>s and logging, reducing manual effort and execution time.</w:t>
            </w:r>
          </w:p>
        </w:tc>
      </w:tr>
      <w:tr w:rsidR="00F9270B" w:rsidRPr="00032A5A" w14:paraId="157C7205"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13F90A22"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Maintainability</w:t>
            </w:r>
          </w:p>
        </w:tc>
        <w:tc>
          <w:tcPr>
            <w:tcW w:w="6802" w:type="dxa"/>
            <w:tcBorders>
              <w:top w:val="single" w:sz="4" w:space="0" w:color="auto"/>
              <w:left w:val="single" w:sz="4" w:space="0" w:color="auto"/>
              <w:bottom w:val="single" w:sz="4" w:space="0" w:color="auto"/>
              <w:right w:val="single" w:sz="4" w:space="0" w:color="auto"/>
            </w:tcBorders>
            <w:hideMark/>
          </w:tcPr>
          <w:p w14:paraId="54066C7A" w14:textId="198731D3" w:rsidR="00F9270B" w:rsidRPr="00032A5A" w:rsidRDefault="00396719" w:rsidP="00C96121">
            <w:pPr>
              <w:spacing w:line="278" w:lineRule="auto"/>
              <w:rPr>
                <w:rFonts w:ascii="Times New Roman" w:hAnsi="Times New Roman" w:cs="Times New Roman"/>
                <w:szCs w:val="22"/>
              </w:rPr>
            </w:pPr>
            <w:r w:rsidRPr="00032A5A">
              <w:rPr>
                <w:rFonts w:ascii="Times New Roman" w:hAnsi="Times New Roman" w:cs="Times New Roman"/>
                <w:szCs w:val="22"/>
              </w:rPr>
              <w:t>Evaluation</w:t>
            </w:r>
            <w:r w:rsidR="00F9270B" w:rsidRPr="00032A5A">
              <w:rPr>
                <w:rFonts w:ascii="Times New Roman" w:hAnsi="Times New Roman" w:cs="Times New Roman"/>
                <w:szCs w:val="22"/>
              </w:rPr>
              <w:t xml:space="preserve"> scripts and configuration files are version-controlled and peer reviewed.</w:t>
            </w:r>
          </w:p>
        </w:tc>
      </w:tr>
      <w:tr w:rsidR="00F9270B" w:rsidRPr="00032A5A" w14:paraId="5CF52022" w14:textId="77777777" w:rsidTr="00C96121">
        <w:tc>
          <w:tcPr>
            <w:tcW w:w="1838" w:type="dxa"/>
            <w:tcBorders>
              <w:top w:val="single" w:sz="4" w:space="0" w:color="auto"/>
              <w:left w:val="single" w:sz="4" w:space="0" w:color="auto"/>
              <w:bottom w:val="single" w:sz="4" w:space="0" w:color="auto"/>
              <w:right w:val="single" w:sz="4" w:space="0" w:color="auto"/>
            </w:tcBorders>
            <w:hideMark/>
          </w:tcPr>
          <w:p w14:paraId="622EDA4B"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Flexibility</w:t>
            </w:r>
          </w:p>
        </w:tc>
        <w:tc>
          <w:tcPr>
            <w:tcW w:w="6802" w:type="dxa"/>
            <w:tcBorders>
              <w:top w:val="single" w:sz="4" w:space="0" w:color="auto"/>
              <w:left w:val="single" w:sz="4" w:space="0" w:color="auto"/>
              <w:bottom w:val="single" w:sz="4" w:space="0" w:color="auto"/>
              <w:right w:val="single" w:sz="4" w:space="0" w:color="auto"/>
            </w:tcBorders>
            <w:hideMark/>
          </w:tcPr>
          <w:p w14:paraId="3A795D17" w14:textId="7BCC325F" w:rsidR="00F9270B" w:rsidRPr="00032A5A" w:rsidRDefault="00F9270B" w:rsidP="00C96121">
            <w:pPr>
              <w:spacing w:line="278" w:lineRule="auto"/>
              <w:rPr>
                <w:rFonts w:ascii="Times New Roman" w:hAnsi="Times New Roman" w:cs="Times New Roman"/>
              </w:rPr>
            </w:pPr>
            <w:r w:rsidRPr="00032A5A">
              <w:rPr>
                <w:rFonts w:ascii="Times New Roman" w:hAnsi="Times New Roman" w:cs="Times New Roman"/>
              </w:rPr>
              <w:t xml:space="preserve">Fallback </w:t>
            </w:r>
            <w:r w:rsidR="008F3CDB" w:rsidRPr="00032A5A">
              <w:rPr>
                <w:rFonts w:ascii="Times New Roman" w:hAnsi="Times New Roman" w:cs="Times New Roman"/>
              </w:rPr>
              <w:t>evaluating</w:t>
            </w:r>
            <w:r w:rsidRPr="00032A5A">
              <w:rPr>
                <w:rFonts w:ascii="Times New Roman" w:hAnsi="Times New Roman" w:cs="Times New Roman"/>
              </w:rPr>
              <w:t xml:space="preserve"> tools (iPerf if D-ITG fails) are pre-planned.</w:t>
            </w:r>
          </w:p>
        </w:tc>
      </w:tr>
    </w:tbl>
    <w:p w14:paraId="6C91AB81" w14:textId="60B8B052" w:rsidR="00F9270B" w:rsidRPr="00032A5A" w:rsidRDefault="00F9270B" w:rsidP="00F9270B">
      <w:pPr>
        <w:rPr>
          <w:rFonts w:ascii="Times New Roman" w:hAnsi="Times New Roman" w:cs="Times New Roman"/>
          <w:lang w:eastAsia="en-US"/>
        </w:rPr>
      </w:pPr>
    </w:p>
    <w:p w14:paraId="09545C72" w14:textId="77777777" w:rsidR="00F77C43" w:rsidRPr="00032A5A" w:rsidRDefault="00F77C43" w:rsidP="006E6C02">
      <w:pPr>
        <w:rPr>
          <w:rFonts w:ascii="Times New Roman" w:hAnsi="Times New Roman" w:cs="Times New Roman"/>
          <w:lang w:eastAsia="en-US"/>
        </w:rPr>
      </w:pPr>
    </w:p>
    <w:p w14:paraId="226E02C2" w14:textId="77777777" w:rsidR="00F77C43" w:rsidRPr="00032A5A" w:rsidRDefault="00F77C43" w:rsidP="006E6C02">
      <w:pPr>
        <w:rPr>
          <w:rFonts w:ascii="Times New Roman" w:hAnsi="Times New Roman" w:cs="Times New Roman"/>
          <w:lang w:eastAsia="en-US"/>
        </w:rPr>
      </w:pPr>
    </w:p>
    <w:p w14:paraId="6C1372B0" w14:textId="77777777" w:rsidR="00F77C43" w:rsidRPr="00032A5A" w:rsidRDefault="00F77C43" w:rsidP="006E6C02">
      <w:pPr>
        <w:rPr>
          <w:rFonts w:ascii="Times New Roman" w:hAnsi="Times New Roman" w:cs="Times New Roman"/>
          <w:lang w:eastAsia="en-US"/>
        </w:rPr>
      </w:pPr>
    </w:p>
    <w:p w14:paraId="124B78A4" w14:textId="77777777" w:rsidR="00F77C43" w:rsidRPr="00032A5A" w:rsidRDefault="00F77C43" w:rsidP="006E6C02">
      <w:pPr>
        <w:rPr>
          <w:rFonts w:ascii="Times New Roman" w:hAnsi="Times New Roman" w:cs="Times New Roman"/>
          <w:lang w:eastAsia="en-US"/>
        </w:rPr>
      </w:pPr>
    </w:p>
    <w:p w14:paraId="2069A651" w14:textId="4D925CD3" w:rsidR="00F77C43" w:rsidRPr="00032A5A" w:rsidRDefault="00C96121">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bookmarkStart w:id="419" w:name="_Toc195128890" w:displacedByCustomXml="next"/>
    <w:bookmarkStart w:id="420" w:name="_Toc195128373" w:displacedByCustomXml="next"/>
    <w:sdt>
      <w:sdtPr>
        <w:rPr>
          <w:rFonts w:ascii="Aptos" w:eastAsiaTheme="minorEastAsia" w:hAnsi="Aptos" w:cs="Times New Roman"/>
          <w:b w:val="0"/>
          <w:bCs w:val="0"/>
          <w:color w:val="auto"/>
          <w:kern w:val="0"/>
          <w:sz w:val="24"/>
          <w:szCs w:val="24"/>
          <w:lang w:eastAsia="en-NZ"/>
          <w14:ligatures w14:val="none"/>
        </w:rPr>
        <w:id w:val="-14390523"/>
        <w:docPartObj>
          <w:docPartGallery w:val="Bibliographies"/>
          <w:docPartUnique/>
        </w:docPartObj>
      </w:sdtPr>
      <w:sdtEndPr>
        <w:rPr>
          <w:sz w:val="22"/>
          <w:szCs w:val="22"/>
        </w:rPr>
      </w:sdtEndPr>
      <w:sdtContent>
        <w:p w14:paraId="7D8E5891" w14:textId="3B5074F8" w:rsidR="00B56394" w:rsidRPr="00032A5A" w:rsidRDefault="00B56394" w:rsidP="00DC3210">
          <w:pPr>
            <w:pStyle w:val="Heading1"/>
            <w:rPr>
              <w:rFonts w:cs="Times New Roman"/>
            </w:rPr>
          </w:pPr>
          <w:r w:rsidRPr="00032A5A">
            <w:rPr>
              <w:rFonts w:cs="Times New Roman"/>
            </w:rPr>
            <w:t>References</w:t>
          </w:r>
          <w:bookmarkEnd w:id="420"/>
          <w:bookmarkEnd w:id="419"/>
        </w:p>
        <w:sdt>
          <w:sdtPr>
            <w:rPr>
              <w:rFonts w:ascii="Times New Roman" w:hAnsi="Times New Roman" w:cs="Times New Roman"/>
            </w:rPr>
            <w:id w:val="-573587230"/>
            <w:bibliography/>
          </w:sdtPr>
          <w:sdtContent>
            <w:sdt>
              <w:sdtPr>
                <w:rPr>
                  <w:rFonts w:ascii="Times New Roman" w:hAnsi="Times New Roman" w:cs="Times New Roman"/>
                </w:rPr>
                <w:id w:val="1395701388"/>
                <w:bibliography/>
              </w:sdtPr>
              <w:sdtContent>
                <w:p w14:paraId="1A9EA702" w14:textId="66E54F1B" w:rsidR="00BC5965" w:rsidRPr="00032A5A" w:rsidRDefault="1FCD8B0F" w:rsidP="00BC5965">
                  <w:pPr>
                    <w:rPr>
                      <w:rFonts w:ascii="Times New Roman" w:hAnsi="Times New Roman" w:cs="Times New Roman"/>
                    </w:rPr>
                  </w:pPr>
                  <w:r w:rsidRPr="00032A5A">
                    <w:rPr>
                      <w:rFonts w:ascii="Times New Roman" w:hAnsi="Times New Roman" w:cs="Times New Roman"/>
                    </w:rPr>
                    <w:t xml:space="preserve">Atlassian. </w:t>
                  </w:r>
                  <w:r w:rsidR="00A856AD" w:rsidRPr="00032A5A">
                    <w:rPr>
                      <w:rFonts w:ascii="Times New Roman" w:hAnsi="Times New Roman" w:cs="Times New Roman"/>
                    </w:rPr>
                    <w:t>(</w:t>
                  </w:r>
                  <w:r w:rsidR="003320D8" w:rsidRPr="00032A5A">
                    <w:rPr>
                      <w:rFonts w:ascii="Times New Roman" w:hAnsi="Times New Roman" w:cs="Times New Roman"/>
                    </w:rPr>
                    <w:t>n.d.</w:t>
                  </w:r>
                  <w:r w:rsidR="00A856AD" w:rsidRPr="00032A5A">
                    <w:rPr>
                      <w:rFonts w:ascii="Times New Roman" w:hAnsi="Times New Roman" w:cs="Times New Roman"/>
                    </w:rPr>
                    <w:t>). </w:t>
                  </w:r>
                  <w:r w:rsidRPr="00032A5A">
                    <w:rPr>
                      <w:rFonts w:ascii="Times New Roman" w:hAnsi="Times New Roman" w:cs="Times New Roman"/>
                      <w:i/>
                    </w:rPr>
                    <w:t xml:space="preserve">Waterfall </w:t>
                  </w:r>
                  <w:r w:rsidR="00A856AD" w:rsidRPr="00032A5A">
                    <w:rPr>
                      <w:rFonts w:ascii="Times New Roman" w:hAnsi="Times New Roman" w:cs="Times New Roman"/>
                      <w:i/>
                      <w:iCs/>
                    </w:rPr>
                    <w:t>Methodology</w:t>
                  </w:r>
                  <w:r w:rsidR="00432740" w:rsidRPr="00032A5A">
                    <w:rPr>
                      <w:rFonts w:ascii="Times New Roman" w:hAnsi="Times New Roman" w:cs="Times New Roman"/>
                      <w:i/>
                      <w:iCs/>
                    </w:rPr>
                    <w:t>: A Comprehensive Guide</w:t>
                  </w:r>
                  <w:r w:rsidR="00A856AD" w:rsidRPr="00032A5A">
                    <w:rPr>
                      <w:rFonts w:ascii="Times New Roman" w:hAnsi="Times New Roman" w:cs="Times New Roman"/>
                    </w:rPr>
                    <w:t>.</w:t>
                  </w:r>
                  <w:r w:rsidRPr="00032A5A">
                    <w:rPr>
                      <w:rFonts w:ascii="Times New Roman" w:hAnsi="Times New Roman" w:cs="Times New Roman"/>
                    </w:rPr>
                    <w:t xml:space="preserve"> </w:t>
                  </w:r>
                  <w:hyperlink r:id="rId110" w:history="1">
                    <w:r w:rsidR="00A856AD" w:rsidRPr="00032A5A">
                      <w:rPr>
                        <w:rStyle w:val="Hyperlink"/>
                        <w:rFonts w:ascii="Times New Roman" w:hAnsi="Times New Roman" w:cs="Times New Roman"/>
                      </w:rPr>
                      <w:t>https://www.atlassian.com/agile/project-management/waterfall-methodology</w:t>
                    </w:r>
                  </w:hyperlink>
                  <w:r w:rsidR="00A856AD" w:rsidRPr="00032A5A">
                    <w:rPr>
                      <w:rFonts w:ascii="Times New Roman" w:hAnsi="Times New Roman" w:cs="Times New Roman"/>
                    </w:rPr>
                    <w:t xml:space="preserve"> </w:t>
                  </w:r>
                </w:p>
                <w:p w14:paraId="2ACFF12C" w14:textId="77777777" w:rsidR="00A856AD" w:rsidRPr="00032A5A" w:rsidRDefault="00A856AD" w:rsidP="00BC5965">
                  <w:pPr>
                    <w:rPr>
                      <w:rFonts w:ascii="Times New Roman" w:hAnsi="Times New Roman" w:cs="Times New Roman"/>
                    </w:rPr>
                  </w:pPr>
                </w:p>
                <w:p w14:paraId="7A22208F" w14:textId="7A56F672" w:rsidR="00CE57B4" w:rsidRPr="00032A5A" w:rsidRDefault="00CE57B4" w:rsidP="00BC5965">
                  <w:pPr>
                    <w:rPr>
                      <w:rFonts w:ascii="Times New Roman" w:hAnsi="Times New Roman" w:cs="Times New Roman"/>
                    </w:rPr>
                  </w:pPr>
                  <w:r w:rsidRPr="00032A5A">
                    <w:rPr>
                      <w:rFonts w:ascii="Times New Roman" w:hAnsi="Times New Roman" w:cs="Times New Roman"/>
                    </w:rPr>
                    <w:t xml:space="preserve">Botta, A., de Donato, W., Dainotti, A., Avallone, S., &amp; Pescapé, A. (2013, October 28). </w:t>
                  </w:r>
                  <w:r w:rsidRPr="00032A5A">
                    <w:rPr>
                      <w:rFonts w:ascii="Times New Roman" w:hAnsi="Times New Roman" w:cs="Times New Roman"/>
                      <w:i/>
                      <w:iCs/>
                    </w:rPr>
                    <w:t>D-ITG 2.8.1 Manual</w:t>
                  </w:r>
                  <w:r w:rsidRPr="00032A5A">
                    <w:rPr>
                      <w:rFonts w:ascii="Times New Roman" w:hAnsi="Times New Roman" w:cs="Times New Roman"/>
                    </w:rPr>
                    <w:t xml:space="preserve">. COMICS Group. </w:t>
                  </w:r>
                  <w:hyperlink r:id="rId111" w:history="1">
                    <w:r w:rsidRPr="00032A5A">
                      <w:rPr>
                        <w:rStyle w:val="Hyperlink"/>
                        <w:rFonts w:ascii="Times New Roman" w:hAnsi="Times New Roman" w:cs="Times New Roman"/>
                      </w:rPr>
                      <w:t>https://traffic.comics.unina.it/software/ITG/manual/</w:t>
                    </w:r>
                  </w:hyperlink>
                </w:p>
                <w:p w14:paraId="0A5F13D1" w14:textId="77777777" w:rsidR="00CE57B4" w:rsidRPr="00032A5A" w:rsidRDefault="00CE57B4" w:rsidP="00BC5965">
                  <w:pPr>
                    <w:rPr>
                      <w:rFonts w:ascii="Times New Roman" w:hAnsi="Times New Roman" w:cs="Times New Roman"/>
                    </w:rPr>
                  </w:pPr>
                </w:p>
                <w:p w14:paraId="5C1BADD4" w14:textId="36BF3576" w:rsidR="00E67C51" w:rsidRPr="00032A5A" w:rsidRDefault="00E67C51" w:rsidP="00BC5965">
                  <w:pPr>
                    <w:rPr>
                      <w:rFonts w:ascii="Times New Roman" w:hAnsi="Times New Roman" w:cs="Times New Roman"/>
                    </w:rPr>
                  </w:pPr>
                  <w:r w:rsidRPr="00032A5A">
                    <w:rPr>
                      <w:rFonts w:ascii="Times New Roman" w:hAnsi="Times New Roman" w:cs="Times New Roman"/>
                    </w:rPr>
                    <w:t xml:space="preserve">Chandra, D. G., Kathing, M., &amp; Kumar, D. P. (2013). A Comparative Study on IPv4 and IPv6. </w:t>
                  </w:r>
                  <w:r w:rsidRPr="00032A5A">
                    <w:rPr>
                      <w:rFonts w:ascii="Times New Roman" w:hAnsi="Times New Roman" w:cs="Times New Roman"/>
                      <w:i/>
                      <w:iCs/>
                    </w:rPr>
                    <w:t>2013 International Conference on Communication Systems and Network Technologies</w:t>
                  </w:r>
                  <w:r w:rsidRPr="00032A5A">
                    <w:rPr>
                      <w:rFonts w:ascii="Times New Roman" w:hAnsi="Times New Roman" w:cs="Times New Roman"/>
                    </w:rPr>
                    <w:t xml:space="preserve">, 286-289. </w:t>
                  </w:r>
                  <w:hyperlink r:id="rId112" w:history="1">
                    <w:r w:rsidRPr="00032A5A">
                      <w:rPr>
                        <w:rStyle w:val="Hyperlink"/>
                        <w:rFonts w:ascii="Times New Roman" w:hAnsi="Times New Roman" w:cs="Times New Roman"/>
                      </w:rPr>
                      <w:t>http://doi.org/10.1109/CSNT.2013.67</w:t>
                    </w:r>
                  </w:hyperlink>
                </w:p>
                <w:p w14:paraId="6FCEC142" w14:textId="77777777" w:rsidR="00E67C51" w:rsidRPr="00032A5A" w:rsidRDefault="00E67C51" w:rsidP="00BC5965">
                  <w:pPr>
                    <w:rPr>
                      <w:rFonts w:ascii="Times New Roman" w:hAnsi="Times New Roman" w:cs="Times New Roman"/>
                    </w:rPr>
                  </w:pPr>
                </w:p>
                <w:p w14:paraId="40B54105" w14:textId="2D63856E" w:rsidR="00FD4F00" w:rsidRPr="00032A5A" w:rsidRDefault="00FD4F00" w:rsidP="00BC5965">
                  <w:pPr>
                    <w:rPr>
                      <w:rFonts w:ascii="Times New Roman" w:hAnsi="Times New Roman" w:cs="Times New Roman"/>
                    </w:rPr>
                  </w:pPr>
                  <w:r w:rsidRPr="00032A5A">
                    <w:rPr>
                      <w:rFonts w:ascii="Times New Roman" w:hAnsi="Times New Roman" w:cs="Times New Roman"/>
                    </w:rPr>
                    <w:t>CORE Technology Brokers. (</w:t>
                  </w:r>
                  <w:r w:rsidR="00015C65" w:rsidRPr="00032A5A">
                    <w:rPr>
                      <w:rFonts w:ascii="Times New Roman" w:hAnsi="Times New Roman" w:cs="Times New Roman"/>
                    </w:rPr>
                    <w:t>n.d.</w:t>
                  </w:r>
                  <w:r w:rsidRPr="00032A5A">
                    <w:rPr>
                      <w:rFonts w:ascii="Times New Roman" w:hAnsi="Times New Roman" w:cs="Times New Roman"/>
                    </w:rPr>
                    <w:t xml:space="preserve">). </w:t>
                  </w:r>
                  <w:r w:rsidRPr="00032A5A">
                    <w:rPr>
                      <w:rFonts w:ascii="Times New Roman" w:hAnsi="Times New Roman" w:cs="Times New Roman"/>
                      <w:i/>
                      <w:iCs/>
                    </w:rPr>
                    <w:t>HP Z420 Tower Workstation</w:t>
                  </w:r>
                  <w:r w:rsidRPr="00032A5A">
                    <w:rPr>
                      <w:rFonts w:ascii="Times New Roman" w:hAnsi="Times New Roman" w:cs="Times New Roman"/>
                    </w:rPr>
                    <w:t xml:space="preserve">. </w:t>
                  </w:r>
                  <w:hyperlink r:id="rId113" w:history="1">
                    <w:r w:rsidRPr="00032A5A">
                      <w:rPr>
                        <w:rStyle w:val="Hyperlink"/>
                        <w:rFonts w:ascii="Times New Roman" w:hAnsi="Times New Roman" w:cs="Times New Roman"/>
                      </w:rPr>
                      <w:t>https://shop.core.net.nz/products/hp-z420-tower-workstation</w:t>
                    </w:r>
                  </w:hyperlink>
                  <w:r w:rsidRPr="00032A5A">
                    <w:rPr>
                      <w:rFonts w:ascii="Times New Roman" w:hAnsi="Times New Roman" w:cs="Times New Roman"/>
                    </w:rPr>
                    <w:t xml:space="preserve"> </w:t>
                  </w:r>
                </w:p>
                <w:p w14:paraId="7D512864" w14:textId="77777777" w:rsidR="00FD4F00" w:rsidRPr="00032A5A" w:rsidRDefault="00FD4F00" w:rsidP="00BC5965">
                  <w:pPr>
                    <w:rPr>
                      <w:rFonts w:ascii="Times New Roman" w:hAnsi="Times New Roman" w:cs="Times New Roman"/>
                    </w:rPr>
                  </w:pPr>
                </w:p>
                <w:p w14:paraId="049126B6" w14:textId="239B3C9E" w:rsidR="00D87EBE" w:rsidRPr="00032A5A" w:rsidRDefault="00D87EBE" w:rsidP="00BC5965">
                  <w:pPr>
                    <w:rPr>
                      <w:rFonts w:ascii="Times New Roman" w:hAnsi="Times New Roman" w:cs="Times New Roman"/>
                    </w:rPr>
                  </w:pPr>
                  <w:r w:rsidRPr="00032A5A">
                    <w:rPr>
                      <w:rFonts w:ascii="Times New Roman" w:hAnsi="Times New Roman" w:cs="Times New Roman"/>
                    </w:rPr>
                    <w:t xml:space="preserve">Dang, D. (2024, May 31). </w:t>
                  </w:r>
                  <w:r w:rsidRPr="00032A5A">
                    <w:rPr>
                      <w:rFonts w:ascii="Times New Roman" w:hAnsi="Times New Roman" w:cs="Times New Roman"/>
                      <w:i/>
                      <w:iCs/>
                    </w:rPr>
                    <w:t>A comprehensive guide to Software Testing Life Cycle (STLC)</w:t>
                  </w:r>
                  <w:r w:rsidRPr="00032A5A">
                    <w:rPr>
                      <w:rFonts w:ascii="Times New Roman" w:hAnsi="Times New Roman" w:cs="Times New Roman"/>
                    </w:rPr>
                    <w:t xml:space="preserve">. Relia Software. </w:t>
                  </w:r>
                  <w:hyperlink r:id="rId114" w:tgtFrame="_blank" w:tooltip="https://reliasoftware.com/blog/software-testing-life-cycle" w:history="1">
                    <w:r w:rsidRPr="00032A5A">
                      <w:rPr>
                        <w:rStyle w:val="Hyperlink"/>
                        <w:rFonts w:ascii="Times New Roman" w:hAnsi="Times New Roman" w:cs="Times New Roman"/>
                      </w:rPr>
                      <w:t>https://reliasoftware.com/blog/software-testing-life-cycle</w:t>
                    </w:r>
                  </w:hyperlink>
                </w:p>
                <w:p w14:paraId="481F750B" w14:textId="77777777" w:rsidR="00D87EBE" w:rsidRPr="00032A5A" w:rsidRDefault="00D87EBE" w:rsidP="00BC5965">
                  <w:pPr>
                    <w:rPr>
                      <w:rFonts w:ascii="Times New Roman" w:hAnsi="Times New Roman" w:cs="Times New Roman"/>
                    </w:rPr>
                  </w:pPr>
                </w:p>
                <w:p w14:paraId="46B08058" w14:textId="33714C6D" w:rsidR="00102230" w:rsidRPr="00032A5A" w:rsidRDefault="004A75AC" w:rsidP="00243389">
                  <w:pPr>
                    <w:rPr>
                      <w:rFonts w:ascii="Times New Roman" w:hAnsi="Times New Roman" w:cs="Times New Roman"/>
                      <w:i/>
                      <w:iCs/>
                    </w:rPr>
                  </w:pPr>
                  <w:r w:rsidRPr="00032A5A">
                    <w:rPr>
                      <w:rFonts w:ascii="Times New Roman" w:hAnsi="Times New Roman" w:cs="Times New Roman"/>
                    </w:rPr>
                    <w:t>Gamess, E., &amp; Velásquez, K.</w:t>
                  </w:r>
                  <w:r w:rsidR="00102230" w:rsidRPr="00032A5A">
                    <w:rPr>
                      <w:rFonts w:ascii="Times New Roman" w:hAnsi="Times New Roman" w:cs="Times New Roman"/>
                    </w:rPr>
                    <w:t xml:space="preserve"> (2008). </w:t>
                  </w:r>
                  <w:r w:rsidR="00243389" w:rsidRPr="00032A5A">
                    <w:rPr>
                      <w:rFonts w:ascii="Times New Roman" w:hAnsi="Times New Roman" w:cs="Times New Roman"/>
                      <w:i/>
                      <w:iCs/>
                    </w:rPr>
                    <w:t>IPv4 and IPv6 Forwarding Performance Evaluation on Different Operating Systems</w:t>
                  </w:r>
                  <w:r w:rsidR="00102230" w:rsidRPr="00032A5A">
                    <w:rPr>
                      <w:rFonts w:ascii="Times New Roman" w:hAnsi="Times New Roman" w:cs="Times New Roman"/>
                    </w:rPr>
                    <w:t xml:space="preserve">. CLEI.  </w:t>
                  </w:r>
                  <w:hyperlink r:id="rId115" w:tgtFrame="_new" w:history="1">
                    <w:r w:rsidR="00102230" w:rsidRPr="00032A5A">
                      <w:rPr>
                        <w:rStyle w:val="Hyperlink"/>
                        <w:rFonts w:ascii="Times New Roman" w:hAnsi="Times New Roman" w:cs="Times New Roman"/>
                      </w:rPr>
                      <w:t>https://clei.org/proceedings_data/CLEI2008/Anales/pdf/CLEI/CLEI_2008_118.pdf</w:t>
                    </w:r>
                  </w:hyperlink>
                </w:p>
                <w:p w14:paraId="50C8B090" w14:textId="77777777" w:rsidR="00CE689A" w:rsidRPr="00032A5A" w:rsidRDefault="00CE689A" w:rsidP="00BC5965">
                  <w:pPr>
                    <w:rPr>
                      <w:rFonts w:ascii="Times New Roman" w:hAnsi="Times New Roman" w:cs="Times New Roman"/>
                    </w:rPr>
                  </w:pPr>
                </w:p>
                <w:p w14:paraId="76227FFD" w14:textId="03FF392D" w:rsidR="000E38E3" w:rsidRPr="00032A5A" w:rsidRDefault="000E38E3" w:rsidP="00BC5965">
                  <w:pPr>
                    <w:rPr>
                      <w:rFonts w:ascii="Times New Roman" w:hAnsi="Times New Roman" w:cs="Times New Roman"/>
                    </w:rPr>
                  </w:pPr>
                  <w:r w:rsidRPr="00032A5A">
                    <w:rPr>
                      <w:rFonts w:ascii="Times New Roman" w:hAnsi="Times New Roman" w:cs="Times New Roman"/>
                    </w:rPr>
                    <w:t xml:space="preserve">Just Academy. (2024, May 2). </w:t>
                  </w:r>
                  <w:r w:rsidRPr="00032A5A">
                    <w:rPr>
                      <w:rFonts w:ascii="Times New Roman" w:hAnsi="Times New Roman" w:cs="Times New Roman"/>
                      <w:i/>
                      <w:iCs/>
                    </w:rPr>
                    <w:t>Software testing advantages and disadvantages</w:t>
                  </w:r>
                  <w:r w:rsidRPr="00032A5A">
                    <w:rPr>
                      <w:rFonts w:ascii="Times New Roman" w:hAnsi="Times New Roman" w:cs="Times New Roman"/>
                    </w:rPr>
                    <w:t xml:space="preserve">. Just Academy. </w:t>
                  </w:r>
                  <w:hyperlink r:id="rId116" w:tgtFrame="_blank" w:tooltip="https://www.justacademy.co/blog-detail/software-testing-advantages-and-disadvantages" w:history="1">
                    <w:r w:rsidRPr="00032A5A">
                      <w:rPr>
                        <w:rStyle w:val="Hyperlink"/>
                        <w:rFonts w:ascii="Times New Roman" w:hAnsi="Times New Roman" w:cs="Times New Roman"/>
                      </w:rPr>
                      <w:t>https://www.justacademy.co/blog-detail/software-testing-advantages-and-disadvantages</w:t>
                    </w:r>
                  </w:hyperlink>
                </w:p>
                <w:p w14:paraId="06867374" w14:textId="77777777" w:rsidR="000E38E3" w:rsidRPr="00032A5A" w:rsidRDefault="000E38E3" w:rsidP="00BC5965">
                  <w:pPr>
                    <w:rPr>
                      <w:rFonts w:ascii="Times New Roman" w:hAnsi="Times New Roman" w:cs="Times New Roman"/>
                    </w:rPr>
                  </w:pPr>
                </w:p>
                <w:p w14:paraId="2D4854EB" w14:textId="6DDCA2E8" w:rsidR="0097365C" w:rsidRPr="00032A5A" w:rsidRDefault="0097365C" w:rsidP="00BC5965">
                  <w:pPr>
                    <w:rPr>
                      <w:rFonts w:ascii="Times New Roman" w:hAnsi="Times New Roman" w:cs="Times New Roman"/>
                    </w:rPr>
                  </w:pPr>
                  <w:r w:rsidRPr="00032A5A">
                    <w:rPr>
                      <w:rFonts w:ascii="Times New Roman" w:hAnsi="Times New Roman" w:cs="Times New Roman"/>
                    </w:rPr>
                    <w:t xml:space="preserve">Katalon. (n.d.). </w:t>
                  </w:r>
                  <w:r w:rsidRPr="00032A5A">
                    <w:rPr>
                      <w:rFonts w:ascii="Times New Roman" w:hAnsi="Times New Roman" w:cs="Times New Roman"/>
                      <w:i/>
                      <w:iCs/>
                    </w:rPr>
                    <w:t>Software Testing Life Cycle: A Definitive Guide.</w:t>
                  </w:r>
                  <w:r w:rsidRPr="00032A5A">
                    <w:rPr>
                      <w:rFonts w:ascii="Times New Roman" w:hAnsi="Times New Roman" w:cs="Times New Roman"/>
                    </w:rPr>
                    <w:t xml:space="preserve"> Katalon. </w:t>
                  </w:r>
                  <w:hyperlink r:id="rId117" w:tgtFrame="_blank" w:tooltip="https://katalon.com/resources-center/blog/software-testing-life-cycle" w:history="1">
                    <w:r w:rsidRPr="00032A5A">
                      <w:rPr>
                        <w:rStyle w:val="Hyperlink"/>
                        <w:rFonts w:ascii="Times New Roman" w:hAnsi="Times New Roman" w:cs="Times New Roman"/>
                      </w:rPr>
                      <w:t>https://katalon.com/resources-center/blog/software-testing-life-cycle</w:t>
                    </w:r>
                  </w:hyperlink>
                </w:p>
                <w:p w14:paraId="4E95C629" w14:textId="77777777" w:rsidR="0097365C" w:rsidRPr="00032A5A" w:rsidRDefault="0097365C" w:rsidP="00BC5965">
                  <w:pPr>
                    <w:rPr>
                      <w:rFonts w:ascii="Times New Roman" w:hAnsi="Times New Roman" w:cs="Times New Roman"/>
                    </w:rPr>
                  </w:pPr>
                </w:p>
                <w:p w14:paraId="116E360E" w14:textId="11E90087" w:rsidR="00091D2F" w:rsidRPr="00032A5A" w:rsidRDefault="00BF0AF9" w:rsidP="00BC5965">
                  <w:pPr>
                    <w:rPr>
                      <w:rFonts w:ascii="Times New Roman" w:hAnsi="Times New Roman" w:cs="Times New Roman"/>
                    </w:rPr>
                  </w:pPr>
                  <w:r w:rsidRPr="00032A5A">
                    <w:rPr>
                      <w:rFonts w:ascii="Times New Roman" w:hAnsi="Times New Roman" w:cs="Times New Roman"/>
                    </w:rPr>
                    <w:t>Laoyan, S. (2025, February 20). </w:t>
                  </w:r>
                  <w:r w:rsidRPr="00032A5A">
                    <w:rPr>
                      <w:rFonts w:ascii="Times New Roman" w:hAnsi="Times New Roman" w:cs="Times New Roman"/>
                      <w:i/>
                      <w:iCs/>
                    </w:rPr>
                    <w:t>What is agile methodology? (A beginner’s guide)</w:t>
                  </w:r>
                  <w:r w:rsidRPr="00032A5A">
                    <w:rPr>
                      <w:rFonts w:ascii="Times New Roman" w:hAnsi="Times New Roman" w:cs="Times New Roman"/>
                    </w:rPr>
                    <w:t xml:space="preserve">. Asana. </w:t>
                  </w:r>
                  <w:hyperlink r:id="rId118" w:history="1">
                    <w:r w:rsidRPr="00032A5A">
                      <w:rPr>
                        <w:rStyle w:val="Hyperlink"/>
                        <w:rFonts w:ascii="Times New Roman" w:hAnsi="Times New Roman" w:cs="Times New Roman"/>
                      </w:rPr>
                      <w:t>https://asana.com/resources/agile-methodology</w:t>
                    </w:r>
                  </w:hyperlink>
                  <w:r w:rsidRPr="00032A5A">
                    <w:rPr>
                      <w:rFonts w:ascii="Times New Roman" w:hAnsi="Times New Roman" w:cs="Times New Roman"/>
                    </w:rPr>
                    <w:t xml:space="preserve"> </w:t>
                  </w:r>
                </w:p>
                <w:p w14:paraId="24664757" w14:textId="77777777" w:rsidR="00E67C51" w:rsidRPr="00032A5A" w:rsidRDefault="00E67C51" w:rsidP="00BC5965">
                  <w:pPr>
                    <w:rPr>
                      <w:rFonts w:ascii="Times New Roman" w:hAnsi="Times New Roman" w:cs="Times New Roman"/>
                    </w:rPr>
                  </w:pPr>
                </w:p>
                <w:p w14:paraId="5FF0627F" w14:textId="6F284CCE" w:rsidR="00E67C51" w:rsidRPr="00032A5A" w:rsidRDefault="00E67C51" w:rsidP="00BC5965">
                  <w:pPr>
                    <w:rPr>
                      <w:rFonts w:ascii="Times New Roman" w:hAnsi="Times New Roman" w:cs="Times New Roman"/>
                    </w:rPr>
                  </w:pPr>
                  <w:r w:rsidRPr="00032A5A">
                    <w:rPr>
                      <w:rFonts w:ascii="Times New Roman" w:hAnsi="Times New Roman" w:cs="Times New Roman"/>
                    </w:rPr>
                    <w:t xml:space="preserve">Narayan, S., Sodhi, S. S., Lutui, P. R., &amp; Vijayakumar, K. J. (2010). Network performance evaluation of routers in IPv4/IPv6 environment. </w:t>
                  </w:r>
                  <w:r w:rsidRPr="00032A5A">
                    <w:rPr>
                      <w:rFonts w:ascii="Times New Roman" w:hAnsi="Times New Roman" w:cs="Times New Roman"/>
                      <w:i/>
                      <w:iCs/>
                    </w:rPr>
                    <w:t>2010 IEEE International Conference on Wireless Communications, Networking and Information Security</w:t>
                  </w:r>
                  <w:r w:rsidRPr="00032A5A">
                    <w:rPr>
                      <w:rFonts w:ascii="Times New Roman" w:hAnsi="Times New Roman" w:cs="Times New Roman"/>
                    </w:rPr>
                    <w:t xml:space="preserve">, </w:t>
                  </w:r>
                  <w:r w:rsidRPr="00032A5A">
                    <w:rPr>
                      <w:rFonts w:ascii="Times New Roman" w:hAnsi="Times New Roman" w:cs="Times New Roman"/>
                      <w:i/>
                      <w:iCs/>
                    </w:rPr>
                    <w:t>2</w:t>
                  </w:r>
                  <w:r w:rsidRPr="00032A5A">
                    <w:rPr>
                      <w:rFonts w:ascii="Times New Roman" w:hAnsi="Times New Roman" w:cs="Times New Roman"/>
                    </w:rPr>
                    <w:t xml:space="preserve">, 707–710.  </w:t>
                  </w:r>
                  <w:hyperlink r:id="rId119" w:history="1">
                    <w:r w:rsidRPr="00032A5A">
                      <w:rPr>
                        <w:rStyle w:val="Hyperlink"/>
                        <w:rFonts w:ascii="Times New Roman" w:hAnsi="Times New Roman" w:cs="Times New Roman"/>
                      </w:rPr>
                      <w:t>https://doi.org/10.1109/WCINS.2010.5541871</w:t>
                    </w:r>
                  </w:hyperlink>
                  <w:r w:rsidRPr="00032A5A">
                    <w:rPr>
                      <w:rFonts w:ascii="Times New Roman" w:hAnsi="Times New Roman" w:cs="Times New Roman"/>
                    </w:rPr>
                    <w:t xml:space="preserve"> </w:t>
                  </w:r>
                </w:p>
                <w:p w14:paraId="5D28A5F5" w14:textId="77777777" w:rsidR="00BF0AF9" w:rsidRPr="00032A5A" w:rsidRDefault="00BF0AF9" w:rsidP="00BC5965">
                  <w:pPr>
                    <w:rPr>
                      <w:rFonts w:ascii="Times New Roman" w:hAnsi="Times New Roman" w:cs="Times New Roman"/>
                    </w:rPr>
                  </w:pPr>
                </w:p>
                <w:p w14:paraId="7826C56A" w14:textId="342C0A98" w:rsidR="007D5728" w:rsidRPr="00032A5A" w:rsidRDefault="009D130A" w:rsidP="00BC5965">
                  <w:pPr>
                    <w:rPr>
                      <w:rFonts w:ascii="Times New Roman" w:hAnsi="Times New Roman" w:cs="Times New Roman"/>
                    </w:rPr>
                  </w:pPr>
                  <w:r w:rsidRPr="00032A5A">
                    <w:rPr>
                      <w:rFonts w:ascii="Times New Roman" w:hAnsi="Times New Roman" w:cs="Times New Roman"/>
                    </w:rPr>
                    <w:t>Pay</w:t>
                  </w:r>
                  <w:r w:rsidR="00734C54" w:rsidRPr="00032A5A">
                    <w:rPr>
                      <w:rFonts w:ascii="Times New Roman" w:hAnsi="Times New Roman" w:cs="Times New Roman"/>
                    </w:rPr>
                    <w:t>S</w:t>
                  </w:r>
                  <w:r w:rsidRPr="00032A5A">
                    <w:rPr>
                      <w:rFonts w:ascii="Times New Roman" w:hAnsi="Times New Roman" w:cs="Times New Roman"/>
                    </w:rPr>
                    <w:t xml:space="preserve">cale. </w:t>
                  </w:r>
                  <w:r w:rsidR="007D5728" w:rsidRPr="00032A5A">
                    <w:rPr>
                      <w:rFonts w:ascii="Times New Roman" w:hAnsi="Times New Roman" w:cs="Times New Roman"/>
                    </w:rPr>
                    <w:t>(</w:t>
                  </w:r>
                  <w:r w:rsidR="00426CE6" w:rsidRPr="00032A5A">
                    <w:rPr>
                      <w:rFonts w:ascii="Times New Roman" w:hAnsi="Times New Roman" w:cs="Times New Roman"/>
                    </w:rPr>
                    <w:t xml:space="preserve">2024, </w:t>
                  </w:r>
                  <w:r w:rsidRPr="00032A5A">
                    <w:rPr>
                      <w:rFonts w:ascii="Times New Roman" w:hAnsi="Times New Roman" w:cs="Times New Roman"/>
                    </w:rPr>
                    <w:t>May 21</w:t>
                  </w:r>
                  <w:r w:rsidR="007D5728" w:rsidRPr="00032A5A">
                    <w:rPr>
                      <w:rFonts w:ascii="Times New Roman" w:hAnsi="Times New Roman" w:cs="Times New Roman"/>
                    </w:rPr>
                    <w:t xml:space="preserve">). </w:t>
                  </w:r>
                  <w:r w:rsidR="00F2666F" w:rsidRPr="00032A5A">
                    <w:rPr>
                      <w:rFonts w:ascii="Times New Roman" w:hAnsi="Times New Roman" w:cs="Times New Roman"/>
                      <w:i/>
                      <w:iCs/>
                    </w:rPr>
                    <w:t xml:space="preserve">Average </w:t>
                  </w:r>
                  <w:r w:rsidR="007D5728" w:rsidRPr="00032A5A">
                    <w:rPr>
                      <w:rFonts w:ascii="Times New Roman" w:hAnsi="Times New Roman" w:cs="Times New Roman"/>
                      <w:i/>
                      <w:iCs/>
                    </w:rPr>
                    <w:t>Network Engineer</w:t>
                  </w:r>
                  <w:r w:rsidR="00F2666F" w:rsidRPr="00032A5A">
                    <w:rPr>
                      <w:rFonts w:ascii="Times New Roman" w:hAnsi="Times New Roman" w:cs="Times New Roman"/>
                      <w:i/>
                      <w:iCs/>
                    </w:rPr>
                    <w:t xml:space="preserve"> Salary in New Zealand</w:t>
                  </w:r>
                  <w:r w:rsidRPr="00032A5A">
                    <w:rPr>
                      <w:rFonts w:ascii="Times New Roman" w:hAnsi="Times New Roman" w:cs="Times New Roman"/>
                    </w:rPr>
                    <w:t>.</w:t>
                  </w:r>
                  <w:r w:rsidR="007D5728" w:rsidRPr="00032A5A">
                    <w:rPr>
                      <w:rFonts w:ascii="Times New Roman" w:hAnsi="Times New Roman" w:cs="Times New Roman"/>
                    </w:rPr>
                    <w:t xml:space="preserve"> </w:t>
                  </w:r>
                  <w:hyperlink r:id="rId120" w:history="1">
                    <w:r w:rsidR="007D5728" w:rsidRPr="00032A5A">
                      <w:rPr>
                        <w:rStyle w:val="Hyperlink"/>
                        <w:rFonts w:ascii="Times New Roman" w:hAnsi="Times New Roman" w:cs="Times New Roman"/>
                      </w:rPr>
                      <w:t>https://www.pa</w:t>
                    </w:r>
                    <w:bookmarkStart w:id="421" w:name="_Hlt194199606"/>
                    <w:bookmarkStart w:id="422" w:name="_Hlt194199607"/>
                    <w:r w:rsidR="007D5728" w:rsidRPr="00032A5A">
                      <w:rPr>
                        <w:rStyle w:val="Hyperlink"/>
                        <w:rFonts w:ascii="Times New Roman" w:hAnsi="Times New Roman" w:cs="Times New Roman"/>
                      </w:rPr>
                      <w:t>y</w:t>
                    </w:r>
                    <w:bookmarkEnd w:id="421"/>
                    <w:bookmarkEnd w:id="422"/>
                    <w:r w:rsidR="007D5728" w:rsidRPr="00032A5A">
                      <w:rPr>
                        <w:rStyle w:val="Hyperlink"/>
                        <w:rFonts w:ascii="Times New Roman" w:hAnsi="Times New Roman" w:cs="Times New Roman"/>
                      </w:rPr>
                      <w:t>scale.com/research/NZ/Job=Network_Engineer/Salary</w:t>
                    </w:r>
                  </w:hyperlink>
                </w:p>
                <w:p w14:paraId="0170392C" w14:textId="77777777" w:rsidR="005A1196" w:rsidRPr="00032A5A" w:rsidRDefault="005A1196" w:rsidP="00BC5965">
                  <w:pPr>
                    <w:rPr>
                      <w:rFonts w:ascii="Times New Roman" w:hAnsi="Times New Roman" w:cs="Times New Roman"/>
                    </w:rPr>
                  </w:pPr>
                </w:p>
                <w:p w14:paraId="2441DB1E" w14:textId="3188E05D" w:rsidR="005A1196" w:rsidRPr="00032A5A" w:rsidRDefault="005A1196" w:rsidP="005A1196">
                  <w:pPr>
                    <w:rPr>
                      <w:rFonts w:ascii="Times New Roman" w:hAnsi="Times New Roman" w:cs="Times New Roman"/>
                    </w:rPr>
                  </w:pPr>
                  <w:r w:rsidRPr="00032A5A">
                    <w:rPr>
                      <w:rFonts w:ascii="Times New Roman" w:hAnsi="Times New Roman" w:cs="Times New Roman"/>
                    </w:rPr>
                    <w:t>PayScale. (2025</w:t>
                  </w:r>
                  <w:r w:rsidR="006A3B13" w:rsidRPr="00032A5A">
                    <w:rPr>
                      <w:rFonts w:ascii="Times New Roman" w:hAnsi="Times New Roman" w:cs="Times New Roman"/>
                    </w:rPr>
                    <w:t>, Jan</w:t>
                  </w:r>
                  <w:r w:rsidR="00B70E30" w:rsidRPr="00032A5A">
                    <w:rPr>
                      <w:rFonts w:ascii="Times New Roman" w:hAnsi="Times New Roman" w:cs="Times New Roman"/>
                    </w:rPr>
                    <w:t>uary</w:t>
                  </w:r>
                  <w:r w:rsidR="006A3B13" w:rsidRPr="00032A5A">
                    <w:rPr>
                      <w:rFonts w:ascii="Times New Roman" w:hAnsi="Times New Roman" w:cs="Times New Roman"/>
                    </w:rPr>
                    <w:t xml:space="preserve"> 05</w:t>
                  </w:r>
                  <w:r w:rsidRPr="00032A5A">
                    <w:rPr>
                      <w:rFonts w:ascii="Times New Roman" w:hAnsi="Times New Roman" w:cs="Times New Roman"/>
                    </w:rPr>
                    <w:t xml:space="preserve">). </w:t>
                  </w:r>
                  <w:r w:rsidR="00A5657B" w:rsidRPr="00032A5A">
                    <w:rPr>
                      <w:rFonts w:ascii="Times New Roman" w:hAnsi="Times New Roman" w:cs="Times New Roman"/>
                      <w:i/>
                      <w:iCs/>
                    </w:rPr>
                    <w:t>Average</w:t>
                  </w:r>
                  <w:r w:rsidRPr="00032A5A">
                    <w:rPr>
                      <w:rFonts w:ascii="Times New Roman" w:hAnsi="Times New Roman" w:cs="Times New Roman"/>
                      <w:i/>
                    </w:rPr>
                    <w:t xml:space="preserve"> </w:t>
                  </w:r>
                  <w:r w:rsidRPr="00032A5A">
                    <w:rPr>
                      <w:rFonts w:ascii="Times New Roman" w:hAnsi="Times New Roman" w:cs="Times New Roman"/>
                      <w:i/>
                      <w:iCs/>
                    </w:rPr>
                    <w:t>Project Manager, Information Technology (IT</w:t>
                  </w:r>
                  <w:r w:rsidR="00A5657B" w:rsidRPr="00032A5A">
                    <w:rPr>
                      <w:rFonts w:ascii="Times New Roman" w:hAnsi="Times New Roman" w:cs="Times New Roman"/>
                      <w:i/>
                      <w:iCs/>
                    </w:rPr>
                    <w:t>) with Project Management Skills Salary in New Zealand</w:t>
                  </w:r>
                  <w:r w:rsidRPr="00032A5A">
                    <w:rPr>
                      <w:rFonts w:ascii="Times New Roman" w:hAnsi="Times New Roman" w:cs="Times New Roman"/>
                    </w:rPr>
                    <w:t xml:space="preserve">. </w:t>
                  </w:r>
                  <w:hyperlink r:id="rId121" w:history="1">
                    <w:r w:rsidRPr="00032A5A">
                      <w:rPr>
                        <w:rStyle w:val="Hyperlink"/>
                        <w:rFonts w:ascii="Times New Roman" w:hAnsi="Times New Roman" w:cs="Times New Roman"/>
                      </w:rPr>
                      <w:t>https://www.payscale.com/research/NZ/Job=Project_Manager%2C_Information_Technology_(IT)/Salary/ac095581/Project-Management</w:t>
                    </w:r>
                  </w:hyperlink>
                  <w:r w:rsidRPr="00032A5A">
                    <w:rPr>
                      <w:rFonts w:ascii="Times New Roman" w:hAnsi="Times New Roman" w:cs="Times New Roman"/>
                    </w:rPr>
                    <w:t xml:space="preserve"> </w:t>
                  </w:r>
                </w:p>
                <w:p w14:paraId="0D7FC8B8" w14:textId="77777777" w:rsidR="005A1196" w:rsidRPr="00032A5A" w:rsidRDefault="005A1196" w:rsidP="005A1196">
                  <w:pPr>
                    <w:rPr>
                      <w:rFonts w:ascii="Times New Roman" w:hAnsi="Times New Roman" w:cs="Times New Roman"/>
                    </w:rPr>
                  </w:pPr>
                </w:p>
                <w:p w14:paraId="5143773A" w14:textId="7CED0F0E" w:rsidR="005A1196" w:rsidRPr="00032A5A" w:rsidRDefault="005A1196" w:rsidP="00BC5965">
                  <w:pPr>
                    <w:rPr>
                      <w:rFonts w:ascii="Times New Roman" w:hAnsi="Times New Roman" w:cs="Times New Roman"/>
                    </w:rPr>
                  </w:pPr>
                  <w:r w:rsidRPr="00032A5A">
                    <w:rPr>
                      <w:rFonts w:ascii="Times New Roman" w:hAnsi="Times New Roman" w:cs="Times New Roman"/>
                    </w:rPr>
                    <w:t>PayScale. (202</w:t>
                  </w:r>
                  <w:r w:rsidR="00C046D2" w:rsidRPr="00032A5A">
                    <w:rPr>
                      <w:rFonts w:ascii="Times New Roman" w:hAnsi="Times New Roman" w:cs="Times New Roman"/>
                    </w:rPr>
                    <w:t>3, Oct</w:t>
                  </w:r>
                  <w:r w:rsidR="00B70E30" w:rsidRPr="00032A5A">
                    <w:rPr>
                      <w:rFonts w:ascii="Times New Roman" w:hAnsi="Times New Roman" w:cs="Times New Roman"/>
                    </w:rPr>
                    <w:t>ober</w:t>
                  </w:r>
                  <w:r w:rsidR="00C046D2" w:rsidRPr="00032A5A">
                    <w:rPr>
                      <w:rFonts w:ascii="Times New Roman" w:hAnsi="Times New Roman" w:cs="Times New Roman"/>
                    </w:rPr>
                    <w:t xml:space="preserve"> 19</w:t>
                  </w:r>
                  <w:r w:rsidRPr="00032A5A">
                    <w:rPr>
                      <w:rFonts w:ascii="Times New Roman" w:hAnsi="Times New Roman" w:cs="Times New Roman"/>
                    </w:rPr>
                    <w:t xml:space="preserve">). </w:t>
                  </w:r>
                  <w:r w:rsidR="00C046D2" w:rsidRPr="00032A5A">
                    <w:rPr>
                      <w:rFonts w:ascii="Times New Roman" w:hAnsi="Times New Roman" w:cs="Times New Roman"/>
                      <w:i/>
                      <w:iCs/>
                    </w:rPr>
                    <w:t>Average</w:t>
                  </w:r>
                  <w:r w:rsidRPr="00032A5A">
                    <w:rPr>
                      <w:rFonts w:ascii="Times New Roman" w:hAnsi="Times New Roman" w:cs="Times New Roman"/>
                      <w:i/>
                    </w:rPr>
                    <w:t xml:space="preserve"> </w:t>
                  </w:r>
                  <w:r w:rsidRPr="00032A5A">
                    <w:rPr>
                      <w:rFonts w:ascii="Times New Roman" w:hAnsi="Times New Roman" w:cs="Times New Roman"/>
                      <w:i/>
                      <w:iCs/>
                    </w:rPr>
                    <w:t>Systems Architect</w:t>
                  </w:r>
                  <w:r w:rsidR="00C046D2" w:rsidRPr="00032A5A">
                    <w:rPr>
                      <w:rFonts w:ascii="Times New Roman" w:hAnsi="Times New Roman" w:cs="Times New Roman"/>
                      <w:i/>
                      <w:iCs/>
                    </w:rPr>
                    <w:t xml:space="preserve"> Salary in New Zealand</w:t>
                  </w:r>
                  <w:r w:rsidRPr="00032A5A">
                    <w:rPr>
                      <w:rFonts w:ascii="Times New Roman" w:hAnsi="Times New Roman" w:cs="Times New Roman"/>
                    </w:rPr>
                    <w:t xml:space="preserve">. </w:t>
                  </w:r>
                  <w:hyperlink r:id="rId122" w:history="1">
                    <w:r w:rsidRPr="00032A5A">
                      <w:rPr>
                        <w:rStyle w:val="Hyperlink"/>
                        <w:rFonts w:ascii="Times New Roman" w:hAnsi="Times New Roman" w:cs="Times New Roman"/>
                      </w:rPr>
                      <w:t>https://www.payscale.com/research/NZ/Job=Systems_Architect/Salary</w:t>
                    </w:r>
                  </w:hyperlink>
                </w:p>
                <w:p w14:paraId="2853E8A5" w14:textId="77777777" w:rsidR="00831C64" w:rsidRPr="00032A5A" w:rsidRDefault="00831C64" w:rsidP="00BC5965">
                  <w:pPr>
                    <w:rPr>
                      <w:rFonts w:ascii="Times New Roman" w:hAnsi="Times New Roman" w:cs="Times New Roman"/>
                    </w:rPr>
                  </w:pPr>
                </w:p>
                <w:p w14:paraId="5F0458C8" w14:textId="7935BC59" w:rsidR="00831C64" w:rsidRPr="00032A5A" w:rsidRDefault="00831C64" w:rsidP="00BC5965">
                  <w:pPr>
                    <w:rPr>
                      <w:rFonts w:ascii="Times New Roman" w:hAnsi="Times New Roman" w:cs="Times New Roman"/>
                    </w:rPr>
                  </w:pPr>
                  <w:r w:rsidRPr="00032A5A">
                    <w:rPr>
                      <w:rFonts w:ascii="Times New Roman" w:hAnsi="Times New Roman" w:cs="Times New Roman"/>
                    </w:rPr>
                    <w:t xml:space="preserve">PB Technologies. (n.d.). </w:t>
                  </w:r>
                  <w:r w:rsidR="000D2487" w:rsidRPr="00032A5A">
                    <w:rPr>
                      <w:rFonts w:ascii="Times New Roman" w:hAnsi="Times New Roman" w:cs="Times New Roman"/>
                      <w:i/>
                      <w:iCs/>
                    </w:rPr>
                    <w:t>ASUS Vivobook Go 15 L510KA 15.6" FHD Intel Pentium Silver N6000 - 8GB... ( L510KA-EJ599W )</w:t>
                  </w:r>
                  <w:r w:rsidR="000D2487" w:rsidRPr="00032A5A">
                    <w:rPr>
                      <w:rFonts w:ascii="Times New Roman" w:hAnsi="Times New Roman" w:cs="Times New Roman"/>
                    </w:rPr>
                    <w:t xml:space="preserve">. </w:t>
                  </w:r>
                  <w:hyperlink r:id="rId123" w:history="1">
                    <w:r w:rsidR="00753B7C" w:rsidRPr="00032A5A">
                      <w:rPr>
                        <w:rStyle w:val="Hyperlink"/>
                        <w:rFonts w:ascii="Times New Roman" w:hAnsi="Times New Roman" w:cs="Times New Roman"/>
                      </w:rPr>
                      <w:t>https://www.pbtech.co.nz/product/NBKASU510599/ASUS-Vivobook-Go-15-L510KA-156-FHD-Intel-Pentium-S</w:t>
                    </w:r>
                  </w:hyperlink>
                </w:p>
                <w:p w14:paraId="4CD318B3" w14:textId="77777777" w:rsidR="00753B7C" w:rsidRPr="00032A5A" w:rsidRDefault="00753B7C" w:rsidP="00BC5965">
                  <w:pPr>
                    <w:rPr>
                      <w:rFonts w:ascii="Times New Roman" w:hAnsi="Times New Roman" w:cs="Times New Roman"/>
                    </w:rPr>
                  </w:pPr>
                </w:p>
                <w:p w14:paraId="4D2CB0F2" w14:textId="7925400F" w:rsidR="00831C64" w:rsidRPr="00032A5A" w:rsidRDefault="00831C64" w:rsidP="00BC5965">
                  <w:pPr>
                    <w:rPr>
                      <w:rFonts w:ascii="Times New Roman" w:hAnsi="Times New Roman" w:cs="Times New Roman"/>
                    </w:rPr>
                  </w:pPr>
                  <w:r w:rsidRPr="00032A5A">
                    <w:rPr>
                      <w:rFonts w:ascii="Times New Roman" w:hAnsi="Times New Roman" w:cs="Times New Roman"/>
                    </w:rPr>
                    <w:t xml:space="preserve">PB Technologies. (n.d.). </w:t>
                  </w:r>
                  <w:r w:rsidR="0089052B" w:rsidRPr="00032A5A">
                    <w:rPr>
                      <w:rFonts w:ascii="Times New Roman" w:hAnsi="Times New Roman" w:cs="Times New Roman"/>
                      <w:i/>
                      <w:iCs/>
                    </w:rPr>
                    <w:t>Philips 243V7QJAB/79 24" FHD Monitor</w:t>
                  </w:r>
                  <w:r w:rsidR="0089052B" w:rsidRPr="00032A5A">
                    <w:rPr>
                      <w:rFonts w:ascii="Times New Roman" w:hAnsi="Times New Roman" w:cs="Times New Roman"/>
                    </w:rPr>
                    <w:t xml:space="preserve">. </w:t>
                  </w:r>
                  <w:r w:rsidRPr="00032A5A">
                    <w:rPr>
                      <w:rFonts w:ascii="Times New Roman" w:hAnsi="Times New Roman" w:cs="Times New Roman"/>
                    </w:rPr>
                    <w:t xml:space="preserve"> </w:t>
                  </w:r>
                  <w:hyperlink r:id="rId124" w:history="1">
                    <w:r w:rsidR="00A103AC" w:rsidRPr="00032A5A">
                      <w:rPr>
                        <w:rStyle w:val="Hyperlink"/>
                        <w:rFonts w:ascii="Times New Roman" w:hAnsi="Times New Roman" w:cs="Times New Roman"/>
                      </w:rPr>
                      <w:t>https://www.pbtech.co.nz/product/MONPHS2438/Philips-243V7QJAB79-24-FHD-Monitor-1920x1080---IPS</w:t>
                    </w:r>
                  </w:hyperlink>
                </w:p>
                <w:p w14:paraId="38A9F9EC" w14:textId="77777777" w:rsidR="00A103AC" w:rsidRPr="00032A5A" w:rsidRDefault="00A103AC" w:rsidP="00BC5965">
                  <w:pPr>
                    <w:rPr>
                      <w:rFonts w:ascii="Times New Roman" w:hAnsi="Times New Roman" w:cs="Times New Roman"/>
                    </w:rPr>
                  </w:pPr>
                </w:p>
                <w:p w14:paraId="423E3F87" w14:textId="124992D4" w:rsidR="00831C64" w:rsidRPr="00032A5A" w:rsidRDefault="00831C64" w:rsidP="00BC5965">
                  <w:pPr>
                    <w:rPr>
                      <w:rFonts w:ascii="Times New Roman" w:hAnsi="Times New Roman" w:cs="Times New Roman"/>
                    </w:rPr>
                  </w:pPr>
                  <w:r w:rsidRPr="00032A5A">
                    <w:rPr>
                      <w:rFonts w:ascii="Times New Roman" w:hAnsi="Times New Roman" w:cs="Times New Roman"/>
                    </w:rPr>
                    <w:lastRenderedPageBreak/>
                    <w:t xml:space="preserve">PB Technologies. (n.d.). </w:t>
                  </w:r>
                  <w:r w:rsidR="00256EEB" w:rsidRPr="00032A5A">
                    <w:rPr>
                      <w:rFonts w:ascii="Times New Roman" w:hAnsi="Times New Roman" w:cs="Times New Roman"/>
                      <w:i/>
                      <w:iCs/>
                    </w:rPr>
                    <w:t>A4Tech Fstyler F1010 Multimedia Keyboard &amp; Mouse Combo USB Wired -... ( F1010 )</w:t>
                  </w:r>
                  <w:r w:rsidR="00256EEB" w:rsidRPr="00032A5A">
                    <w:rPr>
                      <w:rFonts w:ascii="Times New Roman" w:hAnsi="Times New Roman" w:cs="Times New Roman"/>
                    </w:rPr>
                    <w:t>.</w:t>
                  </w:r>
                  <w:r w:rsidRPr="00032A5A">
                    <w:rPr>
                      <w:rFonts w:ascii="Times New Roman" w:hAnsi="Times New Roman" w:cs="Times New Roman"/>
                    </w:rPr>
                    <w:t xml:space="preserve"> </w:t>
                  </w:r>
                  <w:hyperlink r:id="rId125" w:history="1">
                    <w:r w:rsidR="003F56F8" w:rsidRPr="00032A5A">
                      <w:rPr>
                        <w:rStyle w:val="Hyperlink"/>
                        <w:rFonts w:ascii="Times New Roman" w:hAnsi="Times New Roman" w:cs="Times New Roman"/>
                      </w:rPr>
                      <w:t>https://www.pbtech.co.nz/product/KEYA4T1001/A4Tech-Fstyler-F1010-Multimedia-Keyboard--Mouse-Co</w:t>
                    </w:r>
                  </w:hyperlink>
                </w:p>
                <w:p w14:paraId="27514499" w14:textId="77777777" w:rsidR="003F56F8" w:rsidRPr="00032A5A" w:rsidRDefault="003F56F8" w:rsidP="00BC5965">
                  <w:pPr>
                    <w:rPr>
                      <w:rFonts w:ascii="Times New Roman" w:hAnsi="Times New Roman" w:cs="Times New Roman"/>
                    </w:rPr>
                  </w:pPr>
                </w:p>
                <w:p w14:paraId="052A0061" w14:textId="2F88033B" w:rsidR="00831C64" w:rsidRPr="00032A5A" w:rsidRDefault="00831C64" w:rsidP="00BC5965">
                  <w:pPr>
                    <w:rPr>
                      <w:rFonts w:ascii="Times New Roman" w:hAnsi="Times New Roman" w:cs="Times New Roman"/>
                    </w:rPr>
                  </w:pPr>
                  <w:r w:rsidRPr="00032A5A">
                    <w:rPr>
                      <w:rFonts w:ascii="Times New Roman" w:hAnsi="Times New Roman" w:cs="Times New Roman"/>
                    </w:rPr>
                    <w:t xml:space="preserve">PB Technologies. (n.d.). </w:t>
                  </w:r>
                  <w:r w:rsidR="005C223D" w:rsidRPr="00032A5A">
                    <w:rPr>
                      <w:rFonts w:ascii="Times New Roman" w:hAnsi="Times New Roman" w:cs="Times New Roman"/>
                      <w:i/>
                      <w:iCs/>
                    </w:rPr>
                    <w:t>Cruxtec 0.5m Cat7 Ethernet Cable -  Black Color --  10Gb / SFTP Triple... ( RS7-005-BK )</w:t>
                  </w:r>
                  <w:r w:rsidR="005C223D" w:rsidRPr="00032A5A">
                    <w:rPr>
                      <w:rFonts w:ascii="Times New Roman" w:hAnsi="Times New Roman" w:cs="Times New Roman"/>
                    </w:rPr>
                    <w:t>.</w:t>
                  </w:r>
                  <w:r w:rsidRPr="00032A5A">
                    <w:rPr>
                      <w:rFonts w:ascii="Times New Roman" w:hAnsi="Times New Roman" w:cs="Times New Roman"/>
                    </w:rPr>
                    <w:t xml:space="preserve"> </w:t>
                  </w:r>
                  <w:hyperlink r:id="rId126" w:history="1">
                    <w:r w:rsidR="00614FB7" w:rsidRPr="00032A5A">
                      <w:rPr>
                        <w:rStyle w:val="Hyperlink"/>
                        <w:rFonts w:ascii="Times New Roman" w:hAnsi="Times New Roman" w:cs="Times New Roman"/>
                      </w:rPr>
                      <w:t>https://www.pbtech.co.nz/product/CABCXT920050/Cruxtec-05m-Cat7-Ethernet-Cable---Black-Color----1</w:t>
                    </w:r>
                  </w:hyperlink>
                </w:p>
                <w:p w14:paraId="1F72E61D" w14:textId="2062F815" w:rsidR="004E6552" w:rsidRPr="00032A5A" w:rsidRDefault="00831C64" w:rsidP="00BC5965">
                  <w:pPr>
                    <w:rPr>
                      <w:rFonts w:ascii="Times New Roman" w:hAnsi="Times New Roman" w:cs="Times New Roman"/>
                    </w:rPr>
                  </w:pPr>
                  <w:r w:rsidRPr="00032A5A">
                    <w:rPr>
                      <w:rFonts w:ascii="Times New Roman" w:hAnsi="Times New Roman" w:cs="Times New Roman"/>
                    </w:rPr>
                    <w:t xml:space="preserve">PB Technologies. (n.d.). </w:t>
                  </w:r>
                  <w:r w:rsidR="0095406F" w:rsidRPr="00032A5A">
                    <w:rPr>
                      <w:rFonts w:ascii="Times New Roman" w:hAnsi="Times New Roman" w:cs="Times New Roman"/>
                      <w:i/>
                      <w:iCs/>
                    </w:rPr>
                    <w:t>TP-Link TG-3468 32-bit Gigabit PCIe Network Adapter, Realtek RTL8168B... ( TG-3468 )</w:t>
                  </w:r>
                  <w:r w:rsidR="0095406F" w:rsidRPr="00032A5A">
                    <w:rPr>
                      <w:rFonts w:ascii="Times New Roman" w:hAnsi="Times New Roman" w:cs="Times New Roman"/>
                    </w:rPr>
                    <w:t>.</w:t>
                  </w:r>
                  <w:r w:rsidRPr="00032A5A">
                    <w:rPr>
                      <w:rFonts w:ascii="Times New Roman" w:hAnsi="Times New Roman" w:cs="Times New Roman"/>
                    </w:rPr>
                    <w:t xml:space="preserve"> </w:t>
                  </w:r>
                  <w:hyperlink r:id="rId127" w:history="1">
                    <w:r w:rsidR="00797D1F" w:rsidRPr="00032A5A">
                      <w:rPr>
                        <w:rStyle w:val="Hyperlink"/>
                        <w:rFonts w:ascii="Times New Roman" w:hAnsi="Times New Roman" w:cs="Times New Roman"/>
                      </w:rPr>
                      <w:t>https://www.pbtech.co.nz/product/NETTPL3468/TP-Link-TG-3468-32-bit-Gigabit-PCIe-Network-Adapte</w:t>
                    </w:r>
                  </w:hyperlink>
                </w:p>
                <w:p w14:paraId="6D0CD091" w14:textId="77777777" w:rsidR="00922B11" w:rsidRPr="00032A5A" w:rsidRDefault="00922B11" w:rsidP="00BC5965">
                  <w:pPr>
                    <w:rPr>
                      <w:rFonts w:ascii="Times New Roman" w:hAnsi="Times New Roman" w:cs="Times New Roman"/>
                    </w:rPr>
                  </w:pPr>
                </w:p>
                <w:p w14:paraId="26023035" w14:textId="5305F143" w:rsidR="000D3380" w:rsidRPr="00032A5A" w:rsidRDefault="00CA38BA" w:rsidP="00BC5965">
                  <w:pPr>
                    <w:rPr>
                      <w:rFonts w:ascii="Times New Roman" w:hAnsi="Times New Roman" w:cs="Times New Roman"/>
                    </w:rPr>
                  </w:pPr>
                  <w:r w:rsidRPr="00032A5A">
                    <w:rPr>
                      <w:rFonts w:ascii="Times New Roman" w:hAnsi="Times New Roman" w:cs="Times New Roman"/>
                    </w:rPr>
                    <w:t>Quintero, A., Sans, F., &amp; Gamess, E.</w:t>
                  </w:r>
                  <w:r w:rsidR="00612804" w:rsidRPr="00032A5A">
                    <w:rPr>
                      <w:rFonts w:ascii="Times New Roman" w:hAnsi="Times New Roman" w:cs="Times New Roman"/>
                    </w:rPr>
                    <w:t xml:space="preserve"> (2016). Performance evaluation of IPv4/IPv6 transition mechanisms. </w:t>
                  </w:r>
                  <w:r w:rsidR="00612804" w:rsidRPr="00032A5A">
                    <w:rPr>
                      <w:rFonts w:ascii="Times New Roman" w:hAnsi="Times New Roman" w:cs="Times New Roman"/>
                      <w:i/>
                      <w:iCs/>
                    </w:rPr>
                    <w:t>International Journal of Computer Network and Information Security</w:t>
                  </w:r>
                  <w:r w:rsidR="00612804" w:rsidRPr="00032A5A">
                    <w:rPr>
                      <w:rFonts w:ascii="Times New Roman" w:hAnsi="Times New Roman" w:cs="Times New Roman"/>
                    </w:rPr>
                    <w:t xml:space="preserve">, </w:t>
                  </w:r>
                  <w:r w:rsidR="00612804" w:rsidRPr="00032A5A">
                    <w:rPr>
                      <w:rFonts w:ascii="Times New Roman" w:hAnsi="Times New Roman" w:cs="Times New Roman"/>
                      <w:i/>
                      <w:iCs/>
                    </w:rPr>
                    <w:t>8</w:t>
                  </w:r>
                  <w:r w:rsidR="00612804" w:rsidRPr="00032A5A">
                    <w:rPr>
                      <w:rFonts w:ascii="Times New Roman" w:hAnsi="Times New Roman" w:cs="Times New Roman"/>
                    </w:rPr>
                    <w:t xml:space="preserve">(2), 1–14. </w:t>
                  </w:r>
                  <w:hyperlink r:id="rId128" w:history="1">
                    <w:r w:rsidR="00677BDD" w:rsidRPr="00032A5A">
                      <w:rPr>
                        <w:rStyle w:val="Hyperlink"/>
                        <w:rFonts w:ascii="Times New Roman" w:hAnsi="Times New Roman" w:cs="Times New Roman"/>
                      </w:rPr>
                      <w:t>https://doi.org/10.5815/ijcnis.2016.02.01</w:t>
                    </w:r>
                  </w:hyperlink>
                  <w:r w:rsidR="00677BDD" w:rsidRPr="00032A5A">
                    <w:rPr>
                      <w:rFonts w:ascii="Times New Roman" w:hAnsi="Times New Roman" w:cs="Times New Roman"/>
                    </w:rPr>
                    <w:t xml:space="preserve"> </w:t>
                  </w:r>
                </w:p>
                <w:p w14:paraId="4E02C960" w14:textId="77777777" w:rsidR="00612804" w:rsidRPr="00032A5A" w:rsidRDefault="00612804" w:rsidP="00BC5965">
                  <w:pPr>
                    <w:rPr>
                      <w:rFonts w:ascii="Times New Roman" w:hAnsi="Times New Roman" w:cs="Times New Roman"/>
                    </w:rPr>
                  </w:pPr>
                </w:p>
                <w:p w14:paraId="512ECF22" w14:textId="3A1020AB" w:rsidR="008D681B" w:rsidRPr="00032A5A" w:rsidRDefault="00535AFC" w:rsidP="00BC5965">
                  <w:pPr>
                    <w:rPr>
                      <w:rFonts w:ascii="Times New Roman" w:hAnsi="Times New Roman" w:cs="Times New Roman"/>
                      <w:i/>
                    </w:rPr>
                  </w:pPr>
                  <w:r w:rsidRPr="00032A5A">
                    <w:rPr>
                      <w:rFonts w:ascii="Times New Roman" w:hAnsi="Times New Roman" w:cs="Times New Roman"/>
                    </w:rPr>
                    <w:t>Taffer, M. (202</w:t>
                  </w:r>
                  <w:r w:rsidR="005E1E09" w:rsidRPr="00032A5A">
                    <w:rPr>
                      <w:rFonts w:ascii="Times New Roman" w:hAnsi="Times New Roman" w:cs="Times New Roman"/>
                    </w:rPr>
                    <w:t>4</w:t>
                  </w:r>
                  <w:r w:rsidRPr="00032A5A">
                    <w:rPr>
                      <w:rFonts w:ascii="Times New Roman" w:hAnsi="Times New Roman" w:cs="Times New Roman"/>
                    </w:rPr>
                    <w:t xml:space="preserve">, </w:t>
                  </w:r>
                  <w:r w:rsidR="005E1E09" w:rsidRPr="00032A5A">
                    <w:rPr>
                      <w:rFonts w:ascii="Times New Roman" w:hAnsi="Times New Roman" w:cs="Times New Roman"/>
                    </w:rPr>
                    <w:t>Dec</w:t>
                  </w:r>
                  <w:r w:rsidR="00B70E30" w:rsidRPr="00032A5A">
                    <w:rPr>
                      <w:rFonts w:ascii="Times New Roman" w:hAnsi="Times New Roman" w:cs="Times New Roman"/>
                    </w:rPr>
                    <w:t>ember</w:t>
                  </w:r>
                  <w:r w:rsidR="005E1E09" w:rsidRPr="00032A5A">
                    <w:rPr>
                      <w:rFonts w:ascii="Times New Roman" w:hAnsi="Times New Roman" w:cs="Times New Roman"/>
                    </w:rPr>
                    <w:t xml:space="preserve"> 9</w:t>
                  </w:r>
                  <w:r w:rsidRPr="00032A5A">
                    <w:rPr>
                      <w:rFonts w:ascii="Times New Roman" w:hAnsi="Times New Roman" w:cs="Times New Roman"/>
                    </w:rPr>
                    <w:t>). </w:t>
                  </w:r>
                  <w:r w:rsidRPr="00032A5A">
                    <w:rPr>
                      <w:rFonts w:ascii="Times New Roman" w:hAnsi="Times New Roman" w:cs="Times New Roman"/>
                      <w:i/>
                      <w:iCs/>
                    </w:rPr>
                    <w:t>Lean Project Management: Definition, Principles, &amp; Drawbacks</w:t>
                  </w:r>
                  <w:r w:rsidRPr="00032A5A">
                    <w:rPr>
                      <w:rFonts w:ascii="Times New Roman" w:hAnsi="Times New Roman" w:cs="Times New Roman"/>
                    </w:rPr>
                    <w:t xml:space="preserve">. The Digital Project Manager. </w:t>
                  </w:r>
                  <w:hyperlink r:id="rId129">
                    <w:r w:rsidRPr="00032A5A">
                      <w:rPr>
                        <w:rStyle w:val="Hyperlink"/>
                        <w:rFonts w:ascii="Times New Roman" w:hAnsi="Times New Roman" w:cs="Times New Roman"/>
                      </w:rPr>
                      <w:t>https://thedigitalprojectmanager.com/projects/pm-methodology/lean-project-management/</w:t>
                    </w:r>
                  </w:hyperlink>
                  <w:r w:rsidR="007C716C" w:rsidRPr="00032A5A">
                    <w:rPr>
                      <w:rFonts w:ascii="Times New Roman" w:hAnsi="Times New Roman" w:cs="Times New Roman"/>
                    </w:rPr>
                    <w:tab/>
                  </w:r>
                </w:p>
                <w:p w14:paraId="2997A5A4" w14:textId="77777777" w:rsidR="008C7A9E" w:rsidRPr="00032A5A" w:rsidRDefault="008C7A9E" w:rsidP="00BC5965">
                  <w:pPr>
                    <w:rPr>
                      <w:rFonts w:ascii="Times New Roman" w:hAnsi="Times New Roman" w:cs="Times New Roman"/>
                    </w:rPr>
                  </w:pPr>
                </w:p>
                <w:p w14:paraId="31E01968" w14:textId="0AE0F5C3" w:rsidR="00CA1371" w:rsidRPr="00032A5A" w:rsidRDefault="00CA1371" w:rsidP="00BC5965">
                  <w:pPr>
                    <w:rPr>
                      <w:rFonts w:ascii="Times New Roman" w:hAnsi="Times New Roman" w:cs="Times New Roman"/>
                    </w:rPr>
                  </w:pPr>
                  <w:r w:rsidRPr="00032A5A">
                    <w:rPr>
                      <w:rFonts w:ascii="Times New Roman" w:hAnsi="Times New Roman" w:cs="Times New Roman"/>
                    </w:rPr>
                    <w:t xml:space="preserve">Testim. (2025, February 3). </w:t>
                  </w:r>
                  <w:r w:rsidRPr="00032A5A">
                    <w:rPr>
                      <w:rFonts w:ascii="Times New Roman" w:hAnsi="Times New Roman" w:cs="Times New Roman"/>
                      <w:i/>
                      <w:iCs/>
                    </w:rPr>
                    <w:t>What is the Software Testing Life Cycle? A Complete Guide</w:t>
                  </w:r>
                  <w:r w:rsidRPr="00032A5A">
                    <w:rPr>
                      <w:rFonts w:ascii="Times New Roman" w:hAnsi="Times New Roman" w:cs="Times New Roman"/>
                    </w:rPr>
                    <w:t xml:space="preserve">. Testim. </w:t>
                  </w:r>
                  <w:hyperlink r:id="rId130" w:tgtFrame="_blank" w:tooltip="https://www.testim.io/blog/software-testing-life-cycle/" w:history="1">
                    <w:r w:rsidRPr="00032A5A">
                      <w:rPr>
                        <w:rStyle w:val="Hyperlink"/>
                        <w:rFonts w:ascii="Times New Roman" w:hAnsi="Times New Roman" w:cs="Times New Roman"/>
                      </w:rPr>
                      <w:t>https://www.testim.io/blog/software-testing-life-cycle/</w:t>
                    </w:r>
                  </w:hyperlink>
                </w:p>
                <w:p w14:paraId="13FE4CCF" w14:textId="71BE0821" w:rsidR="00656C45" w:rsidRPr="00032A5A" w:rsidRDefault="00656C45" w:rsidP="00BC5965">
                  <w:pPr>
                    <w:rPr>
                      <w:rFonts w:ascii="Times New Roman" w:hAnsi="Times New Roman" w:cs="Times New Roman"/>
                    </w:rPr>
                  </w:pPr>
                </w:p>
                <w:p w14:paraId="495100AA" w14:textId="139FF59B" w:rsidR="002D11BF" w:rsidRPr="00032A5A" w:rsidRDefault="00000000" w:rsidP="005F4102">
                  <w:pPr>
                    <w:rPr>
                      <w:rFonts w:ascii="Times New Roman" w:hAnsi="Times New Roman" w:cs="Times New Roman"/>
                      <w:lang w:val="en-US"/>
                    </w:rPr>
                  </w:pPr>
                </w:p>
              </w:sdtContent>
            </w:sdt>
          </w:sdtContent>
        </w:sdt>
      </w:sdtContent>
    </w:sdt>
    <w:sectPr w:rsidR="002D11BF" w:rsidRPr="00032A5A" w:rsidSect="00EA73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5211C" w14:textId="77777777" w:rsidR="00EB3B0D" w:rsidRPr="00F45C96" w:rsidRDefault="00EB3B0D" w:rsidP="008A10B8">
      <w:r w:rsidRPr="00F45C96">
        <w:separator/>
      </w:r>
    </w:p>
  </w:endnote>
  <w:endnote w:type="continuationSeparator" w:id="0">
    <w:p w14:paraId="4E9474E7" w14:textId="77777777" w:rsidR="00EB3B0D" w:rsidRPr="00F45C96" w:rsidRDefault="00EB3B0D" w:rsidP="008A10B8">
      <w:r w:rsidRPr="00F45C96">
        <w:continuationSeparator/>
      </w:r>
    </w:p>
  </w:endnote>
  <w:endnote w:type="continuationNotice" w:id="1">
    <w:p w14:paraId="5F453326" w14:textId="77777777" w:rsidR="00EB3B0D" w:rsidRPr="00F45C96" w:rsidRDefault="00EB3B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 York">
    <w:panose1 w:val="02040503060506020304"/>
    <w:charset w:val="00"/>
    <w:family w:val="auto"/>
    <w:pitch w:val="variable"/>
    <w:sig w:usb0="A10002FF" w:usb1="0200205E" w:usb2="00000000" w:usb3="00000000" w:csb0="0000019F"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5EDE5" w14:textId="77777777" w:rsidR="00260FA2" w:rsidRPr="00F45C96" w:rsidRDefault="00260FA2">
    <w:pPr>
      <w:pStyle w:val="Footer"/>
      <w:jc w:val="right"/>
    </w:pPr>
    <w:r w:rsidRPr="00F45C96">
      <w:t xml:space="preserve"> Page </w:t>
    </w:r>
    <w:sdt>
      <w:sdtPr>
        <w:id w:val="-1132870744"/>
        <w:docPartObj>
          <w:docPartGallery w:val="Page Numbers (Bottom of Page)"/>
          <w:docPartUnique/>
        </w:docPartObj>
      </w:sdtPr>
      <w:sdtContent>
        <w:r w:rsidR="00AC18F2" w:rsidRPr="00F45C96">
          <w:fldChar w:fldCharType="begin"/>
        </w:r>
        <w:r w:rsidR="00AC18F2" w:rsidRPr="00F45C96">
          <w:instrText xml:space="preserve"> PAGE   \* MERGEFORMAT </w:instrText>
        </w:r>
        <w:r w:rsidR="00AC18F2" w:rsidRPr="00F45C96">
          <w:fldChar w:fldCharType="separate"/>
        </w:r>
        <w:r w:rsidR="00AC18F2" w:rsidRPr="00F45C96">
          <w:t>2</w:t>
        </w:r>
        <w:r w:rsidR="00AC18F2" w:rsidRPr="00F45C96">
          <w:fldChar w:fldCharType="end"/>
        </w:r>
      </w:sdtContent>
    </w:sdt>
  </w:p>
  <w:p w14:paraId="30543B31" w14:textId="77777777" w:rsidR="00924B31" w:rsidRPr="00F45C96" w:rsidRDefault="00924B31" w:rsidP="00924B31">
    <w:pPr>
      <w:jc w:val="right"/>
      <w:rPr>
        <w:rFonts w:eastAsia="Times New Roman"/>
        <w:b/>
        <w:bCs/>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05E1" w14:textId="1F77044E" w:rsidR="00260FA2" w:rsidRPr="00F45C96" w:rsidRDefault="00260FA2">
    <w:pPr>
      <w:pStyle w:val="Footer"/>
      <w:jc w:val="right"/>
    </w:pPr>
    <w:r w:rsidRPr="00F45C96">
      <w:t xml:space="preserve"> Page </w:t>
    </w:r>
    <w:sdt>
      <w:sdtPr>
        <w:id w:val="623741611"/>
        <w:docPartObj>
          <w:docPartGallery w:val="Page Numbers (Bottom of Page)"/>
          <w:docPartUnique/>
        </w:docPartObj>
      </w:sdtPr>
      <w:sdtContent>
        <w:r w:rsidR="00AC18F2" w:rsidRPr="00F45C96">
          <w:fldChar w:fldCharType="begin"/>
        </w:r>
        <w:r w:rsidR="00AC18F2" w:rsidRPr="00F45C96">
          <w:instrText xml:space="preserve"> PAGE   \* MERGEFORMAT </w:instrText>
        </w:r>
        <w:r w:rsidR="00AC18F2" w:rsidRPr="00F45C96">
          <w:fldChar w:fldCharType="separate"/>
        </w:r>
        <w:r w:rsidR="00AC18F2" w:rsidRPr="00F45C96">
          <w:t>2</w:t>
        </w:r>
        <w:r w:rsidR="00AC18F2" w:rsidRPr="00F45C96">
          <w:fldChar w:fldCharType="end"/>
        </w:r>
      </w:sdtContent>
    </w:sdt>
  </w:p>
  <w:p w14:paraId="1199AC3B" w14:textId="6745022E" w:rsidR="00924B31" w:rsidRPr="00F45C96" w:rsidRDefault="00924B31" w:rsidP="00924B31">
    <w:pPr>
      <w:jc w:val="right"/>
      <w:rPr>
        <w:rFonts w:eastAsia="Times New Roman"/>
        <w:b/>
        <w:bCs/>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DAFC9" w14:textId="77777777" w:rsidR="00EB3B0D" w:rsidRPr="00F45C96" w:rsidRDefault="00EB3B0D" w:rsidP="008A10B8">
      <w:r w:rsidRPr="00F45C96">
        <w:separator/>
      </w:r>
    </w:p>
  </w:footnote>
  <w:footnote w:type="continuationSeparator" w:id="0">
    <w:p w14:paraId="190DEE4E" w14:textId="77777777" w:rsidR="00EB3B0D" w:rsidRPr="00F45C96" w:rsidRDefault="00EB3B0D" w:rsidP="008A10B8">
      <w:r w:rsidRPr="00F45C96">
        <w:continuationSeparator/>
      </w:r>
    </w:p>
  </w:footnote>
  <w:footnote w:type="continuationNotice" w:id="1">
    <w:p w14:paraId="17BBF99C" w14:textId="77777777" w:rsidR="00EB3B0D" w:rsidRPr="00F45C96" w:rsidRDefault="00EB3B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639B3" w14:textId="77777777" w:rsidR="00B105AE" w:rsidRPr="00F45C96" w:rsidRDefault="00CA59F6" w:rsidP="00CC645A">
    <w:pPr>
      <w:pStyle w:val="Header"/>
      <w:rPr>
        <w:rFonts w:ascii="Times New Roman" w:hAnsi="Times New Roman" w:cs="Times New Roman"/>
      </w:rPr>
    </w:pPr>
    <w:r w:rsidRPr="00F45C96">
      <w:rPr>
        <w:rFonts w:ascii="Times New Roman" w:hAnsi="Times New Roman" w:cs="Times New Roman"/>
      </w:rPr>
      <w:t xml:space="preserve">Physical Environment </w:t>
    </w:r>
    <w:r w:rsidR="00CC645A" w:rsidRPr="00F45C96">
      <w:rPr>
        <w:rFonts w:ascii="Times New Roman" w:hAnsi="Times New Roman" w:cs="Times New Roman"/>
      </w:rPr>
      <w:t>Team</w:t>
    </w:r>
    <w:r w:rsidR="00CC645A" w:rsidRPr="00F45C96">
      <w:rPr>
        <w:rFonts w:ascii="Times New Roman" w:hAnsi="Times New Roman" w:cs="Times New Roman"/>
      </w:rPr>
      <w:ptab w:relativeTo="margin" w:alignment="center" w:leader="none"/>
    </w:r>
    <w:r w:rsidR="00CC645A" w:rsidRPr="00F45C96">
      <w:rPr>
        <w:rFonts w:ascii="Times New Roman" w:hAnsi="Times New Roman" w:cs="Times New Roman"/>
      </w:rPr>
      <w:ptab w:relativeTo="margin" w:alignment="right" w:leader="none"/>
    </w:r>
    <w:r w:rsidRPr="00F45C96">
      <w:rPr>
        <w:rFonts w:ascii="Times New Roman" w:hAnsi="Times New Roman" w:cs="Times New Roman"/>
      </w:rPr>
      <w:t>Linux Network Performance 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31B" w14:textId="671A0F04" w:rsidR="00B105AE" w:rsidRPr="00F45C96" w:rsidRDefault="00CA59F6" w:rsidP="00CC645A">
    <w:pPr>
      <w:pStyle w:val="Header"/>
      <w:rPr>
        <w:rFonts w:ascii="Times New Roman" w:hAnsi="Times New Roman" w:cs="Times New Roman"/>
      </w:rPr>
    </w:pPr>
    <w:r w:rsidRPr="00F45C96">
      <w:rPr>
        <w:rFonts w:ascii="Times New Roman" w:hAnsi="Times New Roman" w:cs="Times New Roman"/>
      </w:rPr>
      <w:t xml:space="preserve">Physical Environment </w:t>
    </w:r>
    <w:r w:rsidR="00CC645A" w:rsidRPr="00F45C96">
      <w:rPr>
        <w:rFonts w:ascii="Times New Roman" w:hAnsi="Times New Roman" w:cs="Times New Roman"/>
      </w:rPr>
      <w:t>Team</w:t>
    </w:r>
    <w:r w:rsidR="00CC645A" w:rsidRPr="00F45C96">
      <w:rPr>
        <w:rFonts w:ascii="Times New Roman" w:hAnsi="Times New Roman" w:cs="Times New Roman"/>
      </w:rPr>
      <w:ptab w:relativeTo="margin" w:alignment="center" w:leader="none"/>
    </w:r>
    <w:r w:rsidR="00CC645A" w:rsidRPr="00F45C96">
      <w:rPr>
        <w:rFonts w:ascii="Times New Roman" w:hAnsi="Times New Roman" w:cs="Times New Roman"/>
      </w:rPr>
      <w:ptab w:relativeTo="margin" w:alignment="right" w:leader="none"/>
    </w:r>
    <w:r w:rsidRPr="00F45C96">
      <w:rPr>
        <w:rFonts w:ascii="Times New Roman" w:hAnsi="Times New Roman" w:cs="Times New Roman"/>
      </w:rPr>
      <w:t>Linux Network Performance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DECA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73871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24859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BC450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6BE62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7E87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0825C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08B4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CA37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AED1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790E78"/>
    <w:multiLevelType w:val="hybridMultilevel"/>
    <w:tmpl w:val="A16E7472"/>
    <w:lvl w:ilvl="0" w:tplc="D606266A">
      <w:start w:val="1"/>
      <w:numFmt w:val="bullet"/>
      <w:lvlText w:val="•"/>
      <w:lvlJc w:val="left"/>
      <w:pPr>
        <w:tabs>
          <w:tab w:val="num" w:pos="720"/>
        </w:tabs>
        <w:ind w:left="720" w:hanging="360"/>
      </w:pPr>
      <w:rPr>
        <w:rFonts w:ascii="Arial" w:hAnsi="Arial" w:hint="default"/>
      </w:rPr>
    </w:lvl>
    <w:lvl w:ilvl="1" w:tplc="329AC6D6" w:tentative="1">
      <w:start w:val="1"/>
      <w:numFmt w:val="bullet"/>
      <w:lvlText w:val="•"/>
      <w:lvlJc w:val="left"/>
      <w:pPr>
        <w:tabs>
          <w:tab w:val="num" w:pos="1440"/>
        </w:tabs>
        <w:ind w:left="1440" w:hanging="360"/>
      </w:pPr>
      <w:rPr>
        <w:rFonts w:ascii="Arial" w:hAnsi="Arial" w:hint="default"/>
      </w:rPr>
    </w:lvl>
    <w:lvl w:ilvl="2" w:tplc="A874DCA2" w:tentative="1">
      <w:start w:val="1"/>
      <w:numFmt w:val="bullet"/>
      <w:lvlText w:val="•"/>
      <w:lvlJc w:val="left"/>
      <w:pPr>
        <w:tabs>
          <w:tab w:val="num" w:pos="2160"/>
        </w:tabs>
        <w:ind w:left="2160" w:hanging="360"/>
      </w:pPr>
      <w:rPr>
        <w:rFonts w:ascii="Arial" w:hAnsi="Arial" w:hint="default"/>
      </w:rPr>
    </w:lvl>
    <w:lvl w:ilvl="3" w:tplc="C1661366" w:tentative="1">
      <w:start w:val="1"/>
      <w:numFmt w:val="bullet"/>
      <w:lvlText w:val="•"/>
      <w:lvlJc w:val="left"/>
      <w:pPr>
        <w:tabs>
          <w:tab w:val="num" w:pos="2880"/>
        </w:tabs>
        <w:ind w:left="2880" w:hanging="360"/>
      </w:pPr>
      <w:rPr>
        <w:rFonts w:ascii="Arial" w:hAnsi="Arial" w:hint="default"/>
      </w:rPr>
    </w:lvl>
    <w:lvl w:ilvl="4" w:tplc="AE163500" w:tentative="1">
      <w:start w:val="1"/>
      <w:numFmt w:val="bullet"/>
      <w:lvlText w:val="•"/>
      <w:lvlJc w:val="left"/>
      <w:pPr>
        <w:tabs>
          <w:tab w:val="num" w:pos="3600"/>
        </w:tabs>
        <w:ind w:left="3600" w:hanging="360"/>
      </w:pPr>
      <w:rPr>
        <w:rFonts w:ascii="Arial" w:hAnsi="Arial" w:hint="default"/>
      </w:rPr>
    </w:lvl>
    <w:lvl w:ilvl="5" w:tplc="ABF6A284" w:tentative="1">
      <w:start w:val="1"/>
      <w:numFmt w:val="bullet"/>
      <w:lvlText w:val="•"/>
      <w:lvlJc w:val="left"/>
      <w:pPr>
        <w:tabs>
          <w:tab w:val="num" w:pos="4320"/>
        </w:tabs>
        <w:ind w:left="4320" w:hanging="360"/>
      </w:pPr>
      <w:rPr>
        <w:rFonts w:ascii="Arial" w:hAnsi="Arial" w:hint="default"/>
      </w:rPr>
    </w:lvl>
    <w:lvl w:ilvl="6" w:tplc="1BCA8CC8" w:tentative="1">
      <w:start w:val="1"/>
      <w:numFmt w:val="bullet"/>
      <w:lvlText w:val="•"/>
      <w:lvlJc w:val="left"/>
      <w:pPr>
        <w:tabs>
          <w:tab w:val="num" w:pos="5040"/>
        </w:tabs>
        <w:ind w:left="5040" w:hanging="360"/>
      </w:pPr>
      <w:rPr>
        <w:rFonts w:ascii="Arial" w:hAnsi="Arial" w:hint="default"/>
      </w:rPr>
    </w:lvl>
    <w:lvl w:ilvl="7" w:tplc="73A053DC" w:tentative="1">
      <w:start w:val="1"/>
      <w:numFmt w:val="bullet"/>
      <w:lvlText w:val="•"/>
      <w:lvlJc w:val="left"/>
      <w:pPr>
        <w:tabs>
          <w:tab w:val="num" w:pos="5760"/>
        </w:tabs>
        <w:ind w:left="5760" w:hanging="360"/>
      </w:pPr>
      <w:rPr>
        <w:rFonts w:ascii="Arial" w:hAnsi="Arial" w:hint="default"/>
      </w:rPr>
    </w:lvl>
    <w:lvl w:ilvl="8" w:tplc="97AC49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2D7AF5"/>
    <w:multiLevelType w:val="hybridMultilevel"/>
    <w:tmpl w:val="6C58CA1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0ABF6C76"/>
    <w:multiLevelType w:val="hybridMultilevel"/>
    <w:tmpl w:val="4D46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6D6D5F"/>
    <w:multiLevelType w:val="hybridMultilevel"/>
    <w:tmpl w:val="4CF6E3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4AD6A2B"/>
    <w:multiLevelType w:val="hybridMultilevel"/>
    <w:tmpl w:val="A76C5E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78F0AAE"/>
    <w:multiLevelType w:val="multilevel"/>
    <w:tmpl w:val="62FCC420"/>
    <w:lvl w:ilvl="0">
      <w:start w:val="1"/>
      <w:numFmt w:val="bullet"/>
      <w:lvlText w:val=""/>
      <w:lvlJc w:val="left"/>
      <w:pPr>
        <w:tabs>
          <w:tab w:val="num" w:pos="720"/>
        </w:tabs>
        <w:ind w:left="720" w:hanging="360"/>
      </w:pPr>
      <w:rPr>
        <w:rFonts w:ascii="Symbol" w:hAnsi="Symbol" w:hint="default"/>
        <w:b w:val="0"/>
        <w:bCs w:val="0"/>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96801"/>
    <w:multiLevelType w:val="hybridMultilevel"/>
    <w:tmpl w:val="86EEF4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1D0E66A3"/>
    <w:multiLevelType w:val="hybridMultilevel"/>
    <w:tmpl w:val="B16AB430"/>
    <w:lvl w:ilvl="0" w:tplc="0FE291E8">
      <w:start w:val="1"/>
      <w:numFmt w:val="bullet"/>
      <w:lvlText w:val="•"/>
      <w:lvlJc w:val="left"/>
      <w:pPr>
        <w:tabs>
          <w:tab w:val="num" w:pos="720"/>
        </w:tabs>
        <w:ind w:left="720" w:hanging="360"/>
      </w:pPr>
      <w:rPr>
        <w:rFonts w:ascii="Arial" w:hAnsi="Arial" w:hint="default"/>
      </w:rPr>
    </w:lvl>
    <w:lvl w:ilvl="1" w:tplc="D68EC6C6" w:tentative="1">
      <w:start w:val="1"/>
      <w:numFmt w:val="bullet"/>
      <w:lvlText w:val="•"/>
      <w:lvlJc w:val="left"/>
      <w:pPr>
        <w:tabs>
          <w:tab w:val="num" w:pos="1440"/>
        </w:tabs>
        <w:ind w:left="1440" w:hanging="360"/>
      </w:pPr>
      <w:rPr>
        <w:rFonts w:ascii="Arial" w:hAnsi="Arial" w:hint="default"/>
      </w:rPr>
    </w:lvl>
    <w:lvl w:ilvl="2" w:tplc="16F064BA" w:tentative="1">
      <w:start w:val="1"/>
      <w:numFmt w:val="bullet"/>
      <w:lvlText w:val="•"/>
      <w:lvlJc w:val="left"/>
      <w:pPr>
        <w:tabs>
          <w:tab w:val="num" w:pos="2160"/>
        </w:tabs>
        <w:ind w:left="2160" w:hanging="360"/>
      </w:pPr>
      <w:rPr>
        <w:rFonts w:ascii="Arial" w:hAnsi="Arial" w:hint="default"/>
      </w:rPr>
    </w:lvl>
    <w:lvl w:ilvl="3" w:tplc="9E64E7C6" w:tentative="1">
      <w:start w:val="1"/>
      <w:numFmt w:val="bullet"/>
      <w:lvlText w:val="•"/>
      <w:lvlJc w:val="left"/>
      <w:pPr>
        <w:tabs>
          <w:tab w:val="num" w:pos="2880"/>
        </w:tabs>
        <w:ind w:left="2880" w:hanging="360"/>
      </w:pPr>
      <w:rPr>
        <w:rFonts w:ascii="Arial" w:hAnsi="Arial" w:hint="default"/>
      </w:rPr>
    </w:lvl>
    <w:lvl w:ilvl="4" w:tplc="1E783A04" w:tentative="1">
      <w:start w:val="1"/>
      <w:numFmt w:val="bullet"/>
      <w:lvlText w:val="•"/>
      <w:lvlJc w:val="left"/>
      <w:pPr>
        <w:tabs>
          <w:tab w:val="num" w:pos="3600"/>
        </w:tabs>
        <w:ind w:left="3600" w:hanging="360"/>
      </w:pPr>
      <w:rPr>
        <w:rFonts w:ascii="Arial" w:hAnsi="Arial" w:hint="default"/>
      </w:rPr>
    </w:lvl>
    <w:lvl w:ilvl="5" w:tplc="335251C4" w:tentative="1">
      <w:start w:val="1"/>
      <w:numFmt w:val="bullet"/>
      <w:lvlText w:val="•"/>
      <w:lvlJc w:val="left"/>
      <w:pPr>
        <w:tabs>
          <w:tab w:val="num" w:pos="4320"/>
        </w:tabs>
        <w:ind w:left="4320" w:hanging="360"/>
      </w:pPr>
      <w:rPr>
        <w:rFonts w:ascii="Arial" w:hAnsi="Arial" w:hint="default"/>
      </w:rPr>
    </w:lvl>
    <w:lvl w:ilvl="6" w:tplc="3EA47B22" w:tentative="1">
      <w:start w:val="1"/>
      <w:numFmt w:val="bullet"/>
      <w:lvlText w:val="•"/>
      <w:lvlJc w:val="left"/>
      <w:pPr>
        <w:tabs>
          <w:tab w:val="num" w:pos="5040"/>
        </w:tabs>
        <w:ind w:left="5040" w:hanging="360"/>
      </w:pPr>
      <w:rPr>
        <w:rFonts w:ascii="Arial" w:hAnsi="Arial" w:hint="default"/>
      </w:rPr>
    </w:lvl>
    <w:lvl w:ilvl="7" w:tplc="2F343AF0" w:tentative="1">
      <w:start w:val="1"/>
      <w:numFmt w:val="bullet"/>
      <w:lvlText w:val="•"/>
      <w:lvlJc w:val="left"/>
      <w:pPr>
        <w:tabs>
          <w:tab w:val="num" w:pos="5760"/>
        </w:tabs>
        <w:ind w:left="5760" w:hanging="360"/>
      </w:pPr>
      <w:rPr>
        <w:rFonts w:ascii="Arial" w:hAnsi="Arial" w:hint="default"/>
      </w:rPr>
    </w:lvl>
    <w:lvl w:ilvl="8" w:tplc="9D264A4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B2098F"/>
    <w:multiLevelType w:val="hybridMultilevel"/>
    <w:tmpl w:val="F2F8AB8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6DE468E"/>
    <w:multiLevelType w:val="hybridMultilevel"/>
    <w:tmpl w:val="D7045F36"/>
    <w:lvl w:ilvl="0" w:tplc="000AD172">
      <w:start w:val="1"/>
      <w:numFmt w:val="bullet"/>
      <w:lvlText w:val="•"/>
      <w:lvlJc w:val="left"/>
      <w:pPr>
        <w:tabs>
          <w:tab w:val="num" w:pos="720"/>
        </w:tabs>
        <w:ind w:left="720" w:hanging="360"/>
      </w:pPr>
      <w:rPr>
        <w:rFonts w:ascii="Arial" w:hAnsi="Arial" w:hint="default"/>
      </w:rPr>
    </w:lvl>
    <w:lvl w:ilvl="1" w:tplc="8FA63CFC">
      <w:start w:val="1"/>
      <w:numFmt w:val="bullet"/>
      <w:lvlText w:val="•"/>
      <w:lvlJc w:val="left"/>
      <w:pPr>
        <w:tabs>
          <w:tab w:val="num" w:pos="1440"/>
        </w:tabs>
        <w:ind w:left="1440" w:hanging="360"/>
      </w:pPr>
      <w:rPr>
        <w:rFonts w:ascii="Arial" w:hAnsi="Arial" w:hint="default"/>
      </w:rPr>
    </w:lvl>
    <w:lvl w:ilvl="2" w:tplc="FDB804D4" w:tentative="1">
      <w:start w:val="1"/>
      <w:numFmt w:val="bullet"/>
      <w:lvlText w:val="•"/>
      <w:lvlJc w:val="left"/>
      <w:pPr>
        <w:tabs>
          <w:tab w:val="num" w:pos="2160"/>
        </w:tabs>
        <w:ind w:left="2160" w:hanging="360"/>
      </w:pPr>
      <w:rPr>
        <w:rFonts w:ascii="Arial" w:hAnsi="Arial" w:hint="default"/>
      </w:rPr>
    </w:lvl>
    <w:lvl w:ilvl="3" w:tplc="A15CC174" w:tentative="1">
      <w:start w:val="1"/>
      <w:numFmt w:val="bullet"/>
      <w:lvlText w:val="•"/>
      <w:lvlJc w:val="left"/>
      <w:pPr>
        <w:tabs>
          <w:tab w:val="num" w:pos="2880"/>
        </w:tabs>
        <w:ind w:left="2880" w:hanging="360"/>
      </w:pPr>
      <w:rPr>
        <w:rFonts w:ascii="Arial" w:hAnsi="Arial" w:hint="default"/>
      </w:rPr>
    </w:lvl>
    <w:lvl w:ilvl="4" w:tplc="1040DC8A" w:tentative="1">
      <w:start w:val="1"/>
      <w:numFmt w:val="bullet"/>
      <w:lvlText w:val="•"/>
      <w:lvlJc w:val="left"/>
      <w:pPr>
        <w:tabs>
          <w:tab w:val="num" w:pos="3600"/>
        </w:tabs>
        <w:ind w:left="3600" w:hanging="360"/>
      </w:pPr>
      <w:rPr>
        <w:rFonts w:ascii="Arial" w:hAnsi="Arial" w:hint="default"/>
      </w:rPr>
    </w:lvl>
    <w:lvl w:ilvl="5" w:tplc="3F3C51A4" w:tentative="1">
      <w:start w:val="1"/>
      <w:numFmt w:val="bullet"/>
      <w:lvlText w:val="•"/>
      <w:lvlJc w:val="left"/>
      <w:pPr>
        <w:tabs>
          <w:tab w:val="num" w:pos="4320"/>
        </w:tabs>
        <w:ind w:left="4320" w:hanging="360"/>
      </w:pPr>
      <w:rPr>
        <w:rFonts w:ascii="Arial" w:hAnsi="Arial" w:hint="default"/>
      </w:rPr>
    </w:lvl>
    <w:lvl w:ilvl="6" w:tplc="5B2892EA" w:tentative="1">
      <w:start w:val="1"/>
      <w:numFmt w:val="bullet"/>
      <w:lvlText w:val="•"/>
      <w:lvlJc w:val="left"/>
      <w:pPr>
        <w:tabs>
          <w:tab w:val="num" w:pos="5040"/>
        </w:tabs>
        <w:ind w:left="5040" w:hanging="360"/>
      </w:pPr>
      <w:rPr>
        <w:rFonts w:ascii="Arial" w:hAnsi="Arial" w:hint="default"/>
      </w:rPr>
    </w:lvl>
    <w:lvl w:ilvl="7" w:tplc="8D1E1CFC" w:tentative="1">
      <w:start w:val="1"/>
      <w:numFmt w:val="bullet"/>
      <w:lvlText w:val="•"/>
      <w:lvlJc w:val="left"/>
      <w:pPr>
        <w:tabs>
          <w:tab w:val="num" w:pos="5760"/>
        </w:tabs>
        <w:ind w:left="5760" w:hanging="360"/>
      </w:pPr>
      <w:rPr>
        <w:rFonts w:ascii="Arial" w:hAnsi="Arial" w:hint="default"/>
      </w:rPr>
    </w:lvl>
    <w:lvl w:ilvl="8" w:tplc="50AC5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255A35"/>
    <w:multiLevelType w:val="hybridMultilevel"/>
    <w:tmpl w:val="C72A0B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87D0EAE"/>
    <w:multiLevelType w:val="hybridMultilevel"/>
    <w:tmpl w:val="BEFEBBB6"/>
    <w:lvl w:ilvl="0" w:tplc="ABF4589C">
      <w:start w:val="1"/>
      <w:numFmt w:val="bullet"/>
      <w:lvlText w:val="•"/>
      <w:lvlJc w:val="left"/>
      <w:pPr>
        <w:tabs>
          <w:tab w:val="num" w:pos="720"/>
        </w:tabs>
        <w:ind w:left="720" w:hanging="360"/>
      </w:pPr>
      <w:rPr>
        <w:rFonts w:ascii="Arial" w:hAnsi="Arial" w:hint="default"/>
      </w:rPr>
    </w:lvl>
    <w:lvl w:ilvl="1" w:tplc="B978E0EA" w:tentative="1">
      <w:start w:val="1"/>
      <w:numFmt w:val="bullet"/>
      <w:lvlText w:val="•"/>
      <w:lvlJc w:val="left"/>
      <w:pPr>
        <w:tabs>
          <w:tab w:val="num" w:pos="1440"/>
        </w:tabs>
        <w:ind w:left="1440" w:hanging="360"/>
      </w:pPr>
      <w:rPr>
        <w:rFonts w:ascii="Arial" w:hAnsi="Arial" w:hint="default"/>
      </w:rPr>
    </w:lvl>
    <w:lvl w:ilvl="2" w:tplc="012E80B4" w:tentative="1">
      <w:start w:val="1"/>
      <w:numFmt w:val="bullet"/>
      <w:lvlText w:val="•"/>
      <w:lvlJc w:val="left"/>
      <w:pPr>
        <w:tabs>
          <w:tab w:val="num" w:pos="2160"/>
        </w:tabs>
        <w:ind w:left="2160" w:hanging="360"/>
      </w:pPr>
      <w:rPr>
        <w:rFonts w:ascii="Arial" w:hAnsi="Arial" w:hint="default"/>
      </w:rPr>
    </w:lvl>
    <w:lvl w:ilvl="3" w:tplc="FF26E238" w:tentative="1">
      <w:start w:val="1"/>
      <w:numFmt w:val="bullet"/>
      <w:lvlText w:val="•"/>
      <w:lvlJc w:val="left"/>
      <w:pPr>
        <w:tabs>
          <w:tab w:val="num" w:pos="2880"/>
        </w:tabs>
        <w:ind w:left="2880" w:hanging="360"/>
      </w:pPr>
      <w:rPr>
        <w:rFonts w:ascii="Arial" w:hAnsi="Arial" w:hint="default"/>
      </w:rPr>
    </w:lvl>
    <w:lvl w:ilvl="4" w:tplc="2CE80DC6" w:tentative="1">
      <w:start w:val="1"/>
      <w:numFmt w:val="bullet"/>
      <w:lvlText w:val="•"/>
      <w:lvlJc w:val="left"/>
      <w:pPr>
        <w:tabs>
          <w:tab w:val="num" w:pos="3600"/>
        </w:tabs>
        <w:ind w:left="3600" w:hanging="360"/>
      </w:pPr>
      <w:rPr>
        <w:rFonts w:ascii="Arial" w:hAnsi="Arial" w:hint="default"/>
      </w:rPr>
    </w:lvl>
    <w:lvl w:ilvl="5" w:tplc="E5105856" w:tentative="1">
      <w:start w:val="1"/>
      <w:numFmt w:val="bullet"/>
      <w:lvlText w:val="•"/>
      <w:lvlJc w:val="left"/>
      <w:pPr>
        <w:tabs>
          <w:tab w:val="num" w:pos="4320"/>
        </w:tabs>
        <w:ind w:left="4320" w:hanging="360"/>
      </w:pPr>
      <w:rPr>
        <w:rFonts w:ascii="Arial" w:hAnsi="Arial" w:hint="default"/>
      </w:rPr>
    </w:lvl>
    <w:lvl w:ilvl="6" w:tplc="636A54FE" w:tentative="1">
      <w:start w:val="1"/>
      <w:numFmt w:val="bullet"/>
      <w:lvlText w:val="•"/>
      <w:lvlJc w:val="left"/>
      <w:pPr>
        <w:tabs>
          <w:tab w:val="num" w:pos="5040"/>
        </w:tabs>
        <w:ind w:left="5040" w:hanging="360"/>
      </w:pPr>
      <w:rPr>
        <w:rFonts w:ascii="Arial" w:hAnsi="Arial" w:hint="default"/>
      </w:rPr>
    </w:lvl>
    <w:lvl w:ilvl="7" w:tplc="28103C26" w:tentative="1">
      <w:start w:val="1"/>
      <w:numFmt w:val="bullet"/>
      <w:lvlText w:val="•"/>
      <w:lvlJc w:val="left"/>
      <w:pPr>
        <w:tabs>
          <w:tab w:val="num" w:pos="5760"/>
        </w:tabs>
        <w:ind w:left="5760" w:hanging="360"/>
      </w:pPr>
      <w:rPr>
        <w:rFonts w:ascii="Arial" w:hAnsi="Arial" w:hint="default"/>
      </w:rPr>
    </w:lvl>
    <w:lvl w:ilvl="8" w:tplc="D508134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0B41BC"/>
    <w:multiLevelType w:val="hybridMultilevel"/>
    <w:tmpl w:val="172E8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CF5366"/>
    <w:multiLevelType w:val="hybridMultilevel"/>
    <w:tmpl w:val="88A815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34A90109"/>
    <w:multiLevelType w:val="hybridMultilevel"/>
    <w:tmpl w:val="A4363882"/>
    <w:lvl w:ilvl="0" w:tplc="14090015">
      <w:start w:val="1"/>
      <w:numFmt w:val="upperLetter"/>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35E95A17"/>
    <w:multiLevelType w:val="multilevel"/>
    <w:tmpl w:val="FB0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E7F85"/>
    <w:multiLevelType w:val="hybridMultilevel"/>
    <w:tmpl w:val="FFFFFFFF"/>
    <w:lvl w:ilvl="0" w:tplc="CBCE2CD6">
      <w:start w:val="1"/>
      <w:numFmt w:val="bullet"/>
      <w:lvlText w:val=""/>
      <w:lvlJc w:val="left"/>
      <w:pPr>
        <w:ind w:left="1080" w:hanging="360"/>
      </w:pPr>
      <w:rPr>
        <w:rFonts w:ascii="Symbol" w:hAnsi="Symbol" w:hint="default"/>
      </w:rPr>
    </w:lvl>
    <w:lvl w:ilvl="1" w:tplc="830A83A0">
      <w:start w:val="1"/>
      <w:numFmt w:val="bullet"/>
      <w:lvlText w:val="o"/>
      <w:lvlJc w:val="left"/>
      <w:pPr>
        <w:ind w:left="1800" w:hanging="360"/>
      </w:pPr>
      <w:rPr>
        <w:rFonts w:ascii="Courier New" w:hAnsi="Courier New" w:hint="default"/>
      </w:rPr>
    </w:lvl>
    <w:lvl w:ilvl="2" w:tplc="F190B2E2">
      <w:start w:val="1"/>
      <w:numFmt w:val="bullet"/>
      <w:lvlText w:val=""/>
      <w:lvlJc w:val="left"/>
      <w:pPr>
        <w:ind w:left="2520" w:hanging="360"/>
      </w:pPr>
      <w:rPr>
        <w:rFonts w:ascii="Wingdings" w:hAnsi="Wingdings" w:hint="default"/>
      </w:rPr>
    </w:lvl>
    <w:lvl w:ilvl="3" w:tplc="02386806">
      <w:start w:val="1"/>
      <w:numFmt w:val="bullet"/>
      <w:lvlText w:val=""/>
      <w:lvlJc w:val="left"/>
      <w:pPr>
        <w:ind w:left="3240" w:hanging="360"/>
      </w:pPr>
      <w:rPr>
        <w:rFonts w:ascii="Symbol" w:hAnsi="Symbol" w:hint="default"/>
      </w:rPr>
    </w:lvl>
    <w:lvl w:ilvl="4" w:tplc="16B21B08">
      <w:start w:val="1"/>
      <w:numFmt w:val="bullet"/>
      <w:lvlText w:val="o"/>
      <w:lvlJc w:val="left"/>
      <w:pPr>
        <w:ind w:left="3960" w:hanging="360"/>
      </w:pPr>
      <w:rPr>
        <w:rFonts w:ascii="Courier New" w:hAnsi="Courier New" w:hint="default"/>
      </w:rPr>
    </w:lvl>
    <w:lvl w:ilvl="5" w:tplc="4B22ABE8">
      <w:start w:val="1"/>
      <w:numFmt w:val="bullet"/>
      <w:lvlText w:val=""/>
      <w:lvlJc w:val="left"/>
      <w:pPr>
        <w:ind w:left="4680" w:hanging="360"/>
      </w:pPr>
      <w:rPr>
        <w:rFonts w:ascii="Wingdings" w:hAnsi="Wingdings" w:hint="default"/>
      </w:rPr>
    </w:lvl>
    <w:lvl w:ilvl="6" w:tplc="798EE278">
      <w:start w:val="1"/>
      <w:numFmt w:val="bullet"/>
      <w:lvlText w:val=""/>
      <w:lvlJc w:val="left"/>
      <w:pPr>
        <w:ind w:left="5400" w:hanging="360"/>
      </w:pPr>
      <w:rPr>
        <w:rFonts w:ascii="Symbol" w:hAnsi="Symbol" w:hint="default"/>
      </w:rPr>
    </w:lvl>
    <w:lvl w:ilvl="7" w:tplc="9164360A">
      <w:start w:val="1"/>
      <w:numFmt w:val="bullet"/>
      <w:lvlText w:val="o"/>
      <w:lvlJc w:val="left"/>
      <w:pPr>
        <w:ind w:left="6120" w:hanging="360"/>
      </w:pPr>
      <w:rPr>
        <w:rFonts w:ascii="Courier New" w:hAnsi="Courier New" w:hint="default"/>
      </w:rPr>
    </w:lvl>
    <w:lvl w:ilvl="8" w:tplc="91EA46F6">
      <w:start w:val="1"/>
      <w:numFmt w:val="bullet"/>
      <w:lvlText w:val=""/>
      <w:lvlJc w:val="left"/>
      <w:pPr>
        <w:ind w:left="6840" w:hanging="360"/>
      </w:pPr>
      <w:rPr>
        <w:rFonts w:ascii="Wingdings" w:hAnsi="Wingdings" w:hint="default"/>
      </w:rPr>
    </w:lvl>
  </w:abstractNum>
  <w:abstractNum w:abstractNumId="27" w15:restartNumberingAfterBreak="0">
    <w:nsid w:val="37FC7DC0"/>
    <w:multiLevelType w:val="hybridMultilevel"/>
    <w:tmpl w:val="E1E2589E"/>
    <w:lvl w:ilvl="0" w:tplc="12AC958E">
      <w:start w:val="1"/>
      <w:numFmt w:val="bullet"/>
      <w:lvlText w:val="•"/>
      <w:lvlJc w:val="left"/>
      <w:pPr>
        <w:tabs>
          <w:tab w:val="num" w:pos="720"/>
        </w:tabs>
        <w:ind w:left="720" w:hanging="360"/>
      </w:pPr>
      <w:rPr>
        <w:rFonts w:ascii="Arial" w:hAnsi="Arial" w:hint="default"/>
      </w:rPr>
    </w:lvl>
    <w:lvl w:ilvl="1" w:tplc="0232BA62" w:tentative="1">
      <w:start w:val="1"/>
      <w:numFmt w:val="bullet"/>
      <w:lvlText w:val="•"/>
      <w:lvlJc w:val="left"/>
      <w:pPr>
        <w:tabs>
          <w:tab w:val="num" w:pos="1440"/>
        </w:tabs>
        <w:ind w:left="1440" w:hanging="360"/>
      </w:pPr>
      <w:rPr>
        <w:rFonts w:ascii="Arial" w:hAnsi="Arial" w:hint="default"/>
      </w:rPr>
    </w:lvl>
    <w:lvl w:ilvl="2" w:tplc="F6223458" w:tentative="1">
      <w:start w:val="1"/>
      <w:numFmt w:val="bullet"/>
      <w:lvlText w:val="•"/>
      <w:lvlJc w:val="left"/>
      <w:pPr>
        <w:tabs>
          <w:tab w:val="num" w:pos="2160"/>
        </w:tabs>
        <w:ind w:left="2160" w:hanging="360"/>
      </w:pPr>
      <w:rPr>
        <w:rFonts w:ascii="Arial" w:hAnsi="Arial" w:hint="default"/>
      </w:rPr>
    </w:lvl>
    <w:lvl w:ilvl="3" w:tplc="62805310" w:tentative="1">
      <w:start w:val="1"/>
      <w:numFmt w:val="bullet"/>
      <w:lvlText w:val="•"/>
      <w:lvlJc w:val="left"/>
      <w:pPr>
        <w:tabs>
          <w:tab w:val="num" w:pos="2880"/>
        </w:tabs>
        <w:ind w:left="2880" w:hanging="360"/>
      </w:pPr>
      <w:rPr>
        <w:rFonts w:ascii="Arial" w:hAnsi="Arial" w:hint="default"/>
      </w:rPr>
    </w:lvl>
    <w:lvl w:ilvl="4" w:tplc="1196EF70" w:tentative="1">
      <w:start w:val="1"/>
      <w:numFmt w:val="bullet"/>
      <w:lvlText w:val="•"/>
      <w:lvlJc w:val="left"/>
      <w:pPr>
        <w:tabs>
          <w:tab w:val="num" w:pos="3600"/>
        </w:tabs>
        <w:ind w:left="3600" w:hanging="360"/>
      </w:pPr>
      <w:rPr>
        <w:rFonts w:ascii="Arial" w:hAnsi="Arial" w:hint="default"/>
      </w:rPr>
    </w:lvl>
    <w:lvl w:ilvl="5" w:tplc="53541258" w:tentative="1">
      <w:start w:val="1"/>
      <w:numFmt w:val="bullet"/>
      <w:lvlText w:val="•"/>
      <w:lvlJc w:val="left"/>
      <w:pPr>
        <w:tabs>
          <w:tab w:val="num" w:pos="4320"/>
        </w:tabs>
        <w:ind w:left="4320" w:hanging="360"/>
      </w:pPr>
      <w:rPr>
        <w:rFonts w:ascii="Arial" w:hAnsi="Arial" w:hint="default"/>
      </w:rPr>
    </w:lvl>
    <w:lvl w:ilvl="6" w:tplc="FEEAFB84" w:tentative="1">
      <w:start w:val="1"/>
      <w:numFmt w:val="bullet"/>
      <w:lvlText w:val="•"/>
      <w:lvlJc w:val="left"/>
      <w:pPr>
        <w:tabs>
          <w:tab w:val="num" w:pos="5040"/>
        </w:tabs>
        <w:ind w:left="5040" w:hanging="360"/>
      </w:pPr>
      <w:rPr>
        <w:rFonts w:ascii="Arial" w:hAnsi="Arial" w:hint="default"/>
      </w:rPr>
    </w:lvl>
    <w:lvl w:ilvl="7" w:tplc="BBFADF98" w:tentative="1">
      <w:start w:val="1"/>
      <w:numFmt w:val="bullet"/>
      <w:lvlText w:val="•"/>
      <w:lvlJc w:val="left"/>
      <w:pPr>
        <w:tabs>
          <w:tab w:val="num" w:pos="5760"/>
        </w:tabs>
        <w:ind w:left="5760" w:hanging="360"/>
      </w:pPr>
      <w:rPr>
        <w:rFonts w:ascii="Arial" w:hAnsi="Arial" w:hint="default"/>
      </w:rPr>
    </w:lvl>
    <w:lvl w:ilvl="8" w:tplc="720CA4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DA3B0C"/>
    <w:multiLevelType w:val="hybridMultilevel"/>
    <w:tmpl w:val="18501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0E664F"/>
    <w:multiLevelType w:val="hybridMultilevel"/>
    <w:tmpl w:val="791ED8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2667637"/>
    <w:multiLevelType w:val="hybridMultilevel"/>
    <w:tmpl w:val="E72AE8CA"/>
    <w:lvl w:ilvl="0" w:tplc="FFD2C738">
      <w:start w:val="1"/>
      <w:numFmt w:val="decimal"/>
      <w:lvlText w:val="%1."/>
      <w:lvlJc w:val="left"/>
      <w:pPr>
        <w:ind w:left="360" w:hanging="360"/>
      </w:pPr>
      <w:rPr>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444E2DFD"/>
    <w:multiLevelType w:val="hybridMultilevel"/>
    <w:tmpl w:val="05025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45A747AD"/>
    <w:multiLevelType w:val="hybridMultilevel"/>
    <w:tmpl w:val="4C2805C6"/>
    <w:lvl w:ilvl="0" w:tplc="2EFCF632">
      <w:start w:val="1"/>
      <w:numFmt w:val="bullet"/>
      <w:lvlText w:val=""/>
      <w:lvlJc w:val="left"/>
      <w:pPr>
        <w:ind w:left="210" w:hanging="21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3" w15:restartNumberingAfterBreak="0">
    <w:nsid w:val="466378D0"/>
    <w:multiLevelType w:val="hybridMultilevel"/>
    <w:tmpl w:val="2C1CBC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48A81A7C"/>
    <w:multiLevelType w:val="hybridMultilevel"/>
    <w:tmpl w:val="71AAE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4AA603F5"/>
    <w:multiLevelType w:val="multilevel"/>
    <w:tmpl w:val="004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859E0"/>
    <w:multiLevelType w:val="hybridMultilevel"/>
    <w:tmpl w:val="EDA6C152"/>
    <w:lvl w:ilvl="0" w:tplc="2D4AFC22">
      <w:start w:val="1"/>
      <w:numFmt w:val="bullet"/>
      <w:lvlText w:val=""/>
      <w:lvlJc w:val="left"/>
      <w:pPr>
        <w:ind w:left="210" w:hanging="21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7" w15:restartNumberingAfterBreak="0">
    <w:nsid w:val="56EE2B22"/>
    <w:multiLevelType w:val="multilevel"/>
    <w:tmpl w:val="06680FA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rPr>
    </w:lvl>
    <w:lvl w:ilvl="2">
      <w:start w:val="1"/>
      <w:numFmt w:val="decimal"/>
      <w:lvlText w:val="%1.%2.%3."/>
      <w:lvlJc w:val="left"/>
      <w:pPr>
        <w:ind w:left="1224" w:hanging="657"/>
      </w:pPr>
      <w:rPr>
        <w:rFonts w:hint="default"/>
      </w:rPr>
    </w:lvl>
    <w:lvl w:ilvl="3">
      <w:start w:val="1"/>
      <w:numFmt w:val="decimal"/>
      <w:lvlText w:val="%1.%2.%3.%4."/>
      <w:lvlJc w:val="left"/>
      <w:pPr>
        <w:ind w:left="1542" w:hanging="8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96F43EE"/>
    <w:multiLevelType w:val="hybridMultilevel"/>
    <w:tmpl w:val="E0607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991525"/>
    <w:multiLevelType w:val="hybridMultilevel"/>
    <w:tmpl w:val="D5A48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661A462E"/>
    <w:multiLevelType w:val="multilevel"/>
    <w:tmpl w:val="8EF24C8C"/>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9CB623B"/>
    <w:multiLevelType w:val="hybridMultilevel"/>
    <w:tmpl w:val="6E845936"/>
    <w:lvl w:ilvl="0" w:tplc="FDE4BCF6">
      <w:start w:val="1"/>
      <w:numFmt w:val="bullet"/>
      <w:lvlText w:val="•"/>
      <w:lvlJc w:val="left"/>
      <w:pPr>
        <w:tabs>
          <w:tab w:val="num" w:pos="720"/>
        </w:tabs>
        <w:ind w:left="720" w:hanging="360"/>
      </w:pPr>
      <w:rPr>
        <w:rFonts w:ascii="Arial" w:hAnsi="Arial" w:hint="default"/>
      </w:rPr>
    </w:lvl>
    <w:lvl w:ilvl="1" w:tplc="A54273A0" w:tentative="1">
      <w:start w:val="1"/>
      <w:numFmt w:val="bullet"/>
      <w:lvlText w:val="•"/>
      <w:lvlJc w:val="left"/>
      <w:pPr>
        <w:tabs>
          <w:tab w:val="num" w:pos="1440"/>
        </w:tabs>
        <w:ind w:left="1440" w:hanging="360"/>
      </w:pPr>
      <w:rPr>
        <w:rFonts w:ascii="Arial" w:hAnsi="Arial" w:hint="default"/>
      </w:rPr>
    </w:lvl>
    <w:lvl w:ilvl="2" w:tplc="3FB67924" w:tentative="1">
      <w:start w:val="1"/>
      <w:numFmt w:val="bullet"/>
      <w:lvlText w:val="•"/>
      <w:lvlJc w:val="left"/>
      <w:pPr>
        <w:tabs>
          <w:tab w:val="num" w:pos="2160"/>
        </w:tabs>
        <w:ind w:left="2160" w:hanging="360"/>
      </w:pPr>
      <w:rPr>
        <w:rFonts w:ascii="Arial" w:hAnsi="Arial" w:hint="default"/>
      </w:rPr>
    </w:lvl>
    <w:lvl w:ilvl="3" w:tplc="DC8456D8" w:tentative="1">
      <w:start w:val="1"/>
      <w:numFmt w:val="bullet"/>
      <w:lvlText w:val="•"/>
      <w:lvlJc w:val="left"/>
      <w:pPr>
        <w:tabs>
          <w:tab w:val="num" w:pos="2880"/>
        </w:tabs>
        <w:ind w:left="2880" w:hanging="360"/>
      </w:pPr>
      <w:rPr>
        <w:rFonts w:ascii="Arial" w:hAnsi="Arial" w:hint="default"/>
      </w:rPr>
    </w:lvl>
    <w:lvl w:ilvl="4" w:tplc="1CA08950" w:tentative="1">
      <w:start w:val="1"/>
      <w:numFmt w:val="bullet"/>
      <w:lvlText w:val="•"/>
      <w:lvlJc w:val="left"/>
      <w:pPr>
        <w:tabs>
          <w:tab w:val="num" w:pos="3600"/>
        </w:tabs>
        <w:ind w:left="3600" w:hanging="360"/>
      </w:pPr>
      <w:rPr>
        <w:rFonts w:ascii="Arial" w:hAnsi="Arial" w:hint="default"/>
      </w:rPr>
    </w:lvl>
    <w:lvl w:ilvl="5" w:tplc="3C5C1712" w:tentative="1">
      <w:start w:val="1"/>
      <w:numFmt w:val="bullet"/>
      <w:lvlText w:val="•"/>
      <w:lvlJc w:val="left"/>
      <w:pPr>
        <w:tabs>
          <w:tab w:val="num" w:pos="4320"/>
        </w:tabs>
        <w:ind w:left="4320" w:hanging="360"/>
      </w:pPr>
      <w:rPr>
        <w:rFonts w:ascii="Arial" w:hAnsi="Arial" w:hint="default"/>
      </w:rPr>
    </w:lvl>
    <w:lvl w:ilvl="6" w:tplc="662E68F4" w:tentative="1">
      <w:start w:val="1"/>
      <w:numFmt w:val="bullet"/>
      <w:lvlText w:val="•"/>
      <w:lvlJc w:val="left"/>
      <w:pPr>
        <w:tabs>
          <w:tab w:val="num" w:pos="5040"/>
        </w:tabs>
        <w:ind w:left="5040" w:hanging="360"/>
      </w:pPr>
      <w:rPr>
        <w:rFonts w:ascii="Arial" w:hAnsi="Arial" w:hint="default"/>
      </w:rPr>
    </w:lvl>
    <w:lvl w:ilvl="7" w:tplc="DEE0E196" w:tentative="1">
      <w:start w:val="1"/>
      <w:numFmt w:val="bullet"/>
      <w:lvlText w:val="•"/>
      <w:lvlJc w:val="left"/>
      <w:pPr>
        <w:tabs>
          <w:tab w:val="num" w:pos="5760"/>
        </w:tabs>
        <w:ind w:left="5760" w:hanging="360"/>
      </w:pPr>
      <w:rPr>
        <w:rFonts w:ascii="Arial" w:hAnsi="Arial" w:hint="default"/>
      </w:rPr>
    </w:lvl>
    <w:lvl w:ilvl="8" w:tplc="F14CAF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337F4B"/>
    <w:multiLevelType w:val="hybridMultilevel"/>
    <w:tmpl w:val="748A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B63FA6"/>
    <w:multiLevelType w:val="hybridMultilevel"/>
    <w:tmpl w:val="F41C7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DB36AC"/>
    <w:multiLevelType w:val="multilevel"/>
    <w:tmpl w:val="573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11D79"/>
    <w:multiLevelType w:val="hybridMultilevel"/>
    <w:tmpl w:val="A7169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DA3721"/>
    <w:multiLevelType w:val="hybridMultilevel"/>
    <w:tmpl w:val="711E0420"/>
    <w:lvl w:ilvl="0" w:tplc="1CB836AA">
      <w:start w:val="1"/>
      <w:numFmt w:val="decimal"/>
      <w:lvlText w:val="R%1. "/>
      <w:lvlJc w:val="left"/>
      <w:pPr>
        <w:ind w:left="360" w:hanging="360"/>
      </w:pPr>
      <w:rPr>
        <w:rFonts w:hint="default"/>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8" w15:restartNumberingAfterBreak="0">
    <w:nsid w:val="761391AB"/>
    <w:multiLevelType w:val="hybridMultilevel"/>
    <w:tmpl w:val="AF7807A6"/>
    <w:lvl w:ilvl="0" w:tplc="9088573C">
      <w:start w:val="1"/>
      <w:numFmt w:val="decimal"/>
      <w:lvlText w:val="%1."/>
      <w:lvlJc w:val="left"/>
      <w:pPr>
        <w:ind w:left="720" w:hanging="360"/>
      </w:pPr>
    </w:lvl>
    <w:lvl w:ilvl="1" w:tplc="14090001">
      <w:start w:val="1"/>
      <w:numFmt w:val="bullet"/>
      <w:lvlText w:val=""/>
      <w:lvlJc w:val="left"/>
      <w:pPr>
        <w:ind w:left="766" w:hanging="360"/>
      </w:pPr>
      <w:rPr>
        <w:rFonts w:ascii="Symbol" w:hAnsi="Symbol" w:hint="default"/>
      </w:rPr>
    </w:lvl>
    <w:lvl w:ilvl="2" w:tplc="25407D70">
      <w:start w:val="1"/>
      <w:numFmt w:val="lowerRoman"/>
      <w:lvlText w:val="%3."/>
      <w:lvlJc w:val="right"/>
      <w:pPr>
        <w:ind w:left="2160" w:hanging="180"/>
      </w:pPr>
    </w:lvl>
    <w:lvl w:ilvl="3" w:tplc="B9628D04">
      <w:start w:val="1"/>
      <w:numFmt w:val="decimal"/>
      <w:lvlText w:val="%4."/>
      <w:lvlJc w:val="left"/>
      <w:pPr>
        <w:ind w:left="2880" w:hanging="360"/>
      </w:pPr>
    </w:lvl>
    <w:lvl w:ilvl="4" w:tplc="54FA7E08">
      <w:start w:val="1"/>
      <w:numFmt w:val="lowerLetter"/>
      <w:lvlText w:val="%5."/>
      <w:lvlJc w:val="left"/>
      <w:pPr>
        <w:ind w:left="3600" w:hanging="360"/>
      </w:pPr>
    </w:lvl>
    <w:lvl w:ilvl="5" w:tplc="8A74E8CC">
      <w:start w:val="1"/>
      <w:numFmt w:val="lowerRoman"/>
      <w:lvlText w:val="%6."/>
      <w:lvlJc w:val="right"/>
      <w:pPr>
        <w:ind w:left="4320" w:hanging="180"/>
      </w:pPr>
    </w:lvl>
    <w:lvl w:ilvl="6" w:tplc="86609D2A">
      <w:start w:val="1"/>
      <w:numFmt w:val="decimal"/>
      <w:lvlText w:val="%7."/>
      <w:lvlJc w:val="left"/>
      <w:pPr>
        <w:ind w:left="5040" w:hanging="360"/>
      </w:pPr>
    </w:lvl>
    <w:lvl w:ilvl="7" w:tplc="FD0C7992">
      <w:start w:val="1"/>
      <w:numFmt w:val="lowerLetter"/>
      <w:lvlText w:val="%8."/>
      <w:lvlJc w:val="left"/>
      <w:pPr>
        <w:ind w:left="5760" w:hanging="360"/>
      </w:pPr>
    </w:lvl>
    <w:lvl w:ilvl="8" w:tplc="79D2F33E">
      <w:start w:val="1"/>
      <w:numFmt w:val="lowerRoman"/>
      <w:lvlText w:val="%9."/>
      <w:lvlJc w:val="right"/>
      <w:pPr>
        <w:ind w:left="6480" w:hanging="180"/>
      </w:pPr>
    </w:lvl>
  </w:abstractNum>
  <w:abstractNum w:abstractNumId="49" w15:restartNumberingAfterBreak="0">
    <w:nsid w:val="7A2B286F"/>
    <w:multiLevelType w:val="hybridMultilevel"/>
    <w:tmpl w:val="7AF21258"/>
    <w:lvl w:ilvl="0" w:tplc="14090001">
      <w:start w:val="1"/>
      <w:numFmt w:val="bullet"/>
      <w:lvlText w:val=""/>
      <w:lvlJc w:val="left"/>
      <w:pPr>
        <w:ind w:left="720" w:hanging="360"/>
      </w:pPr>
      <w:rPr>
        <w:rFonts w:ascii="Symbol" w:hAnsi="Symbol" w:hint="default"/>
      </w:rPr>
    </w:lvl>
    <w:lvl w:ilvl="1" w:tplc="E354C886">
      <w:start w:val="1"/>
      <w:numFmt w:val="bullet"/>
      <w:lvlText w:val="o"/>
      <w:lvlJc w:val="left"/>
      <w:pPr>
        <w:ind w:left="1440" w:hanging="360"/>
      </w:pPr>
      <w:rPr>
        <w:rFonts w:ascii="Courier New" w:hAnsi="Courier New" w:hint="default"/>
      </w:rPr>
    </w:lvl>
    <w:lvl w:ilvl="2" w:tplc="49CA1F08">
      <w:start w:val="1"/>
      <w:numFmt w:val="bullet"/>
      <w:lvlText w:val=""/>
      <w:lvlJc w:val="left"/>
      <w:pPr>
        <w:ind w:left="2160" w:hanging="360"/>
      </w:pPr>
      <w:rPr>
        <w:rFonts w:ascii="Wingdings" w:hAnsi="Wingdings" w:hint="default"/>
      </w:rPr>
    </w:lvl>
    <w:lvl w:ilvl="3" w:tplc="F9EEBC9A">
      <w:start w:val="1"/>
      <w:numFmt w:val="bullet"/>
      <w:lvlText w:val=""/>
      <w:lvlJc w:val="left"/>
      <w:pPr>
        <w:ind w:left="2880" w:hanging="360"/>
      </w:pPr>
      <w:rPr>
        <w:rFonts w:ascii="Symbol" w:hAnsi="Symbol" w:hint="default"/>
      </w:rPr>
    </w:lvl>
    <w:lvl w:ilvl="4" w:tplc="06A2E88C">
      <w:start w:val="1"/>
      <w:numFmt w:val="bullet"/>
      <w:lvlText w:val="o"/>
      <w:lvlJc w:val="left"/>
      <w:pPr>
        <w:ind w:left="3600" w:hanging="360"/>
      </w:pPr>
      <w:rPr>
        <w:rFonts w:ascii="Courier New" w:hAnsi="Courier New" w:hint="default"/>
      </w:rPr>
    </w:lvl>
    <w:lvl w:ilvl="5" w:tplc="BEAC495C">
      <w:start w:val="1"/>
      <w:numFmt w:val="bullet"/>
      <w:lvlText w:val=""/>
      <w:lvlJc w:val="left"/>
      <w:pPr>
        <w:ind w:left="4320" w:hanging="360"/>
      </w:pPr>
      <w:rPr>
        <w:rFonts w:ascii="Wingdings" w:hAnsi="Wingdings" w:hint="default"/>
      </w:rPr>
    </w:lvl>
    <w:lvl w:ilvl="6" w:tplc="C23ACF1E">
      <w:start w:val="1"/>
      <w:numFmt w:val="bullet"/>
      <w:lvlText w:val=""/>
      <w:lvlJc w:val="left"/>
      <w:pPr>
        <w:ind w:left="5040" w:hanging="360"/>
      </w:pPr>
      <w:rPr>
        <w:rFonts w:ascii="Symbol" w:hAnsi="Symbol" w:hint="default"/>
      </w:rPr>
    </w:lvl>
    <w:lvl w:ilvl="7" w:tplc="297AACE6">
      <w:start w:val="1"/>
      <w:numFmt w:val="bullet"/>
      <w:lvlText w:val="o"/>
      <w:lvlJc w:val="left"/>
      <w:pPr>
        <w:ind w:left="5760" w:hanging="360"/>
      </w:pPr>
      <w:rPr>
        <w:rFonts w:ascii="Courier New" w:hAnsi="Courier New" w:hint="default"/>
      </w:rPr>
    </w:lvl>
    <w:lvl w:ilvl="8" w:tplc="6496420E">
      <w:start w:val="1"/>
      <w:numFmt w:val="bullet"/>
      <w:lvlText w:val=""/>
      <w:lvlJc w:val="left"/>
      <w:pPr>
        <w:ind w:left="6480" w:hanging="360"/>
      </w:pPr>
      <w:rPr>
        <w:rFonts w:ascii="Wingdings" w:hAnsi="Wingdings" w:hint="default"/>
      </w:rPr>
    </w:lvl>
  </w:abstractNum>
  <w:abstractNum w:abstractNumId="50" w15:restartNumberingAfterBreak="0">
    <w:nsid w:val="7AE03A72"/>
    <w:multiLevelType w:val="hybridMultilevel"/>
    <w:tmpl w:val="D9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44635E"/>
    <w:multiLevelType w:val="multilevel"/>
    <w:tmpl w:val="9FD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42917">
    <w:abstractNumId w:val="48"/>
  </w:num>
  <w:num w:numId="2" w16cid:durableId="1388215732">
    <w:abstractNumId w:val="9"/>
  </w:num>
  <w:num w:numId="3" w16cid:durableId="1420325787">
    <w:abstractNumId w:val="38"/>
  </w:num>
  <w:num w:numId="4" w16cid:durableId="1061637469">
    <w:abstractNumId w:val="22"/>
  </w:num>
  <w:num w:numId="5" w16cid:durableId="897008241">
    <w:abstractNumId w:val="41"/>
  </w:num>
  <w:num w:numId="6" w16cid:durableId="193881987">
    <w:abstractNumId w:val="34"/>
  </w:num>
  <w:num w:numId="7" w16cid:durableId="671108460">
    <w:abstractNumId w:val="47"/>
  </w:num>
  <w:num w:numId="8" w16cid:durableId="1851943706">
    <w:abstractNumId w:val="37"/>
  </w:num>
  <w:num w:numId="9" w16cid:durableId="1714845923">
    <w:abstractNumId w:val="49"/>
  </w:num>
  <w:num w:numId="10" w16cid:durableId="785664475">
    <w:abstractNumId w:val="14"/>
  </w:num>
  <w:num w:numId="11" w16cid:durableId="552426331">
    <w:abstractNumId w:val="11"/>
  </w:num>
  <w:num w:numId="12" w16cid:durableId="2040426130">
    <w:abstractNumId w:val="18"/>
  </w:num>
  <w:num w:numId="13" w16cid:durableId="2040468111">
    <w:abstractNumId w:val="23"/>
  </w:num>
  <w:num w:numId="14" w16cid:durableId="869608533">
    <w:abstractNumId w:val="44"/>
  </w:num>
  <w:num w:numId="15" w16cid:durableId="1475295709">
    <w:abstractNumId w:val="12"/>
  </w:num>
  <w:num w:numId="16" w16cid:durableId="1187451180">
    <w:abstractNumId w:val="50"/>
  </w:num>
  <w:num w:numId="17" w16cid:durableId="676081091">
    <w:abstractNumId w:val="28"/>
  </w:num>
  <w:num w:numId="18" w16cid:durableId="780952241">
    <w:abstractNumId w:val="46"/>
  </w:num>
  <w:num w:numId="19" w16cid:durableId="261112401">
    <w:abstractNumId w:val="43"/>
  </w:num>
  <w:num w:numId="20" w16cid:durableId="1926986400">
    <w:abstractNumId w:val="16"/>
  </w:num>
  <w:num w:numId="21" w16cid:durableId="2044742367">
    <w:abstractNumId w:val="26"/>
  </w:num>
  <w:num w:numId="22" w16cid:durableId="2042121172">
    <w:abstractNumId w:val="51"/>
  </w:num>
  <w:num w:numId="23" w16cid:durableId="1066151721">
    <w:abstractNumId w:val="25"/>
  </w:num>
  <w:num w:numId="24" w16cid:durableId="592082756">
    <w:abstractNumId w:val="45"/>
  </w:num>
  <w:num w:numId="25" w16cid:durableId="1030883079">
    <w:abstractNumId w:val="35"/>
  </w:num>
  <w:num w:numId="26" w16cid:durableId="1272586749">
    <w:abstractNumId w:val="40"/>
  </w:num>
  <w:num w:numId="27" w16cid:durableId="49883447">
    <w:abstractNumId w:val="36"/>
  </w:num>
  <w:num w:numId="28" w16cid:durableId="673186543">
    <w:abstractNumId w:val="32"/>
  </w:num>
  <w:num w:numId="29" w16cid:durableId="1499491802">
    <w:abstractNumId w:val="15"/>
  </w:num>
  <w:num w:numId="30" w16cid:durableId="1700815163">
    <w:abstractNumId w:val="39"/>
  </w:num>
  <w:num w:numId="31" w16cid:durableId="1705710832">
    <w:abstractNumId w:val="29"/>
  </w:num>
  <w:num w:numId="32" w16cid:durableId="1735816989">
    <w:abstractNumId w:val="13"/>
  </w:num>
  <w:num w:numId="33" w16cid:durableId="1567490831">
    <w:abstractNumId w:val="33"/>
  </w:num>
  <w:num w:numId="34" w16cid:durableId="2001036704">
    <w:abstractNumId w:val="20"/>
  </w:num>
  <w:num w:numId="35" w16cid:durableId="1917662259">
    <w:abstractNumId w:val="31"/>
  </w:num>
  <w:num w:numId="36" w16cid:durableId="2122604398">
    <w:abstractNumId w:val="30"/>
  </w:num>
  <w:num w:numId="37" w16cid:durableId="935753126">
    <w:abstractNumId w:val="24"/>
  </w:num>
  <w:num w:numId="38" w16cid:durableId="1581212915">
    <w:abstractNumId w:val="27"/>
  </w:num>
  <w:num w:numId="39" w16cid:durableId="404568350">
    <w:abstractNumId w:val="19"/>
  </w:num>
  <w:num w:numId="40" w16cid:durableId="2105373443">
    <w:abstractNumId w:val="42"/>
  </w:num>
  <w:num w:numId="41" w16cid:durableId="527060994">
    <w:abstractNumId w:val="17"/>
  </w:num>
  <w:num w:numId="42" w16cid:durableId="432361216">
    <w:abstractNumId w:val="21"/>
  </w:num>
  <w:num w:numId="43" w16cid:durableId="897472307">
    <w:abstractNumId w:val="10"/>
  </w:num>
  <w:num w:numId="44" w16cid:durableId="315955421">
    <w:abstractNumId w:val="7"/>
  </w:num>
  <w:num w:numId="45" w16cid:durableId="794760015">
    <w:abstractNumId w:val="6"/>
  </w:num>
  <w:num w:numId="46" w16cid:durableId="1058241107">
    <w:abstractNumId w:val="5"/>
  </w:num>
  <w:num w:numId="47" w16cid:durableId="5061767">
    <w:abstractNumId w:val="4"/>
  </w:num>
  <w:num w:numId="48" w16cid:durableId="1812625952">
    <w:abstractNumId w:val="8"/>
  </w:num>
  <w:num w:numId="49" w16cid:durableId="824783247">
    <w:abstractNumId w:val="3"/>
  </w:num>
  <w:num w:numId="50" w16cid:durableId="386144579">
    <w:abstractNumId w:val="2"/>
  </w:num>
  <w:num w:numId="51" w16cid:durableId="1273131219">
    <w:abstractNumId w:val="1"/>
  </w:num>
  <w:num w:numId="52" w16cid:durableId="2039815850">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003C0"/>
    <w:rsid w:val="000005F6"/>
    <w:rsid w:val="00000671"/>
    <w:rsid w:val="00000841"/>
    <w:rsid w:val="000010F7"/>
    <w:rsid w:val="00001373"/>
    <w:rsid w:val="000013EC"/>
    <w:rsid w:val="00001998"/>
    <w:rsid w:val="00001A0B"/>
    <w:rsid w:val="00001D3B"/>
    <w:rsid w:val="0000216B"/>
    <w:rsid w:val="000028B9"/>
    <w:rsid w:val="000029E2"/>
    <w:rsid w:val="00002ADE"/>
    <w:rsid w:val="00002D90"/>
    <w:rsid w:val="00003164"/>
    <w:rsid w:val="00003996"/>
    <w:rsid w:val="00004027"/>
    <w:rsid w:val="000042FC"/>
    <w:rsid w:val="00004727"/>
    <w:rsid w:val="00004EEA"/>
    <w:rsid w:val="0000569A"/>
    <w:rsid w:val="000057A4"/>
    <w:rsid w:val="00005D7A"/>
    <w:rsid w:val="00005EA8"/>
    <w:rsid w:val="0000682E"/>
    <w:rsid w:val="00006A2D"/>
    <w:rsid w:val="00006A69"/>
    <w:rsid w:val="00006B4C"/>
    <w:rsid w:val="00006B7D"/>
    <w:rsid w:val="00006F80"/>
    <w:rsid w:val="000075ED"/>
    <w:rsid w:val="0000762F"/>
    <w:rsid w:val="00007824"/>
    <w:rsid w:val="00007C40"/>
    <w:rsid w:val="00007C6A"/>
    <w:rsid w:val="00007E20"/>
    <w:rsid w:val="0001030C"/>
    <w:rsid w:val="00010398"/>
    <w:rsid w:val="000104D3"/>
    <w:rsid w:val="000104F4"/>
    <w:rsid w:val="00010549"/>
    <w:rsid w:val="00010A15"/>
    <w:rsid w:val="00010B42"/>
    <w:rsid w:val="00011AC2"/>
    <w:rsid w:val="00011D97"/>
    <w:rsid w:val="00012109"/>
    <w:rsid w:val="0001217A"/>
    <w:rsid w:val="000127B5"/>
    <w:rsid w:val="00012FCC"/>
    <w:rsid w:val="000136C1"/>
    <w:rsid w:val="0001380A"/>
    <w:rsid w:val="000138AD"/>
    <w:rsid w:val="00013BA4"/>
    <w:rsid w:val="00013D39"/>
    <w:rsid w:val="00013F4C"/>
    <w:rsid w:val="0001400B"/>
    <w:rsid w:val="0001418A"/>
    <w:rsid w:val="000141ED"/>
    <w:rsid w:val="00014303"/>
    <w:rsid w:val="0001447F"/>
    <w:rsid w:val="0001466E"/>
    <w:rsid w:val="00014693"/>
    <w:rsid w:val="00014928"/>
    <w:rsid w:val="00014A17"/>
    <w:rsid w:val="00014F5C"/>
    <w:rsid w:val="00014FAF"/>
    <w:rsid w:val="00015843"/>
    <w:rsid w:val="00015C65"/>
    <w:rsid w:val="00015DA6"/>
    <w:rsid w:val="00016A1E"/>
    <w:rsid w:val="00016BE4"/>
    <w:rsid w:val="00016DE1"/>
    <w:rsid w:val="00016E5D"/>
    <w:rsid w:val="00017148"/>
    <w:rsid w:val="00017388"/>
    <w:rsid w:val="00017817"/>
    <w:rsid w:val="00017C4E"/>
    <w:rsid w:val="00017F54"/>
    <w:rsid w:val="00017FB5"/>
    <w:rsid w:val="000208EB"/>
    <w:rsid w:val="000209A9"/>
    <w:rsid w:val="00020BC6"/>
    <w:rsid w:val="00020D1A"/>
    <w:rsid w:val="00020D22"/>
    <w:rsid w:val="00020E76"/>
    <w:rsid w:val="00021526"/>
    <w:rsid w:val="000218EE"/>
    <w:rsid w:val="00021904"/>
    <w:rsid w:val="00021FED"/>
    <w:rsid w:val="000223C9"/>
    <w:rsid w:val="000227F7"/>
    <w:rsid w:val="00022F08"/>
    <w:rsid w:val="0002302C"/>
    <w:rsid w:val="00023080"/>
    <w:rsid w:val="00023C9C"/>
    <w:rsid w:val="00023DFB"/>
    <w:rsid w:val="000241CF"/>
    <w:rsid w:val="0002429A"/>
    <w:rsid w:val="0002462B"/>
    <w:rsid w:val="00024873"/>
    <w:rsid w:val="00024EF8"/>
    <w:rsid w:val="00024F02"/>
    <w:rsid w:val="00024FC4"/>
    <w:rsid w:val="00025261"/>
    <w:rsid w:val="0002533A"/>
    <w:rsid w:val="000253BD"/>
    <w:rsid w:val="00025751"/>
    <w:rsid w:val="00025A71"/>
    <w:rsid w:val="000261BB"/>
    <w:rsid w:val="000267CA"/>
    <w:rsid w:val="0002683B"/>
    <w:rsid w:val="00026AB9"/>
    <w:rsid w:val="00026B06"/>
    <w:rsid w:val="000270C8"/>
    <w:rsid w:val="00027441"/>
    <w:rsid w:val="0002764B"/>
    <w:rsid w:val="0002771C"/>
    <w:rsid w:val="00027BE0"/>
    <w:rsid w:val="00027CEF"/>
    <w:rsid w:val="00027D4B"/>
    <w:rsid w:val="00027D7D"/>
    <w:rsid w:val="00027DD9"/>
    <w:rsid w:val="00030293"/>
    <w:rsid w:val="00030709"/>
    <w:rsid w:val="0003083A"/>
    <w:rsid w:val="00030F26"/>
    <w:rsid w:val="000310D3"/>
    <w:rsid w:val="00031579"/>
    <w:rsid w:val="00031817"/>
    <w:rsid w:val="00031AAD"/>
    <w:rsid w:val="00031AF1"/>
    <w:rsid w:val="00031E30"/>
    <w:rsid w:val="000320B9"/>
    <w:rsid w:val="000321B0"/>
    <w:rsid w:val="000322FD"/>
    <w:rsid w:val="00032315"/>
    <w:rsid w:val="000323C9"/>
    <w:rsid w:val="00032474"/>
    <w:rsid w:val="000329D0"/>
    <w:rsid w:val="00032A5A"/>
    <w:rsid w:val="00032D68"/>
    <w:rsid w:val="00032F59"/>
    <w:rsid w:val="000339B8"/>
    <w:rsid w:val="00033C19"/>
    <w:rsid w:val="00033EDC"/>
    <w:rsid w:val="0003442B"/>
    <w:rsid w:val="00034C66"/>
    <w:rsid w:val="00034FB3"/>
    <w:rsid w:val="000353D8"/>
    <w:rsid w:val="000353DA"/>
    <w:rsid w:val="000359EB"/>
    <w:rsid w:val="00035A55"/>
    <w:rsid w:val="00035C8D"/>
    <w:rsid w:val="00035DC3"/>
    <w:rsid w:val="00035DF7"/>
    <w:rsid w:val="00035F24"/>
    <w:rsid w:val="000361F2"/>
    <w:rsid w:val="00036311"/>
    <w:rsid w:val="000363C3"/>
    <w:rsid w:val="00036932"/>
    <w:rsid w:val="00036943"/>
    <w:rsid w:val="00036A5D"/>
    <w:rsid w:val="00036F8F"/>
    <w:rsid w:val="00037167"/>
    <w:rsid w:val="0003723F"/>
    <w:rsid w:val="00037BB5"/>
    <w:rsid w:val="00037CFF"/>
    <w:rsid w:val="00037F39"/>
    <w:rsid w:val="0003F6C8"/>
    <w:rsid w:val="0004001A"/>
    <w:rsid w:val="0004049C"/>
    <w:rsid w:val="000406AC"/>
    <w:rsid w:val="0004088C"/>
    <w:rsid w:val="0004089E"/>
    <w:rsid w:val="000408B2"/>
    <w:rsid w:val="00040CBA"/>
    <w:rsid w:val="000413D7"/>
    <w:rsid w:val="00041CD4"/>
    <w:rsid w:val="00042353"/>
    <w:rsid w:val="00042710"/>
    <w:rsid w:val="00042A6A"/>
    <w:rsid w:val="00042D5F"/>
    <w:rsid w:val="000432D4"/>
    <w:rsid w:val="000434BD"/>
    <w:rsid w:val="000436B5"/>
    <w:rsid w:val="000437BE"/>
    <w:rsid w:val="00043B51"/>
    <w:rsid w:val="00043B71"/>
    <w:rsid w:val="000441F2"/>
    <w:rsid w:val="00044550"/>
    <w:rsid w:val="00044B69"/>
    <w:rsid w:val="00044D74"/>
    <w:rsid w:val="00044E56"/>
    <w:rsid w:val="00044E76"/>
    <w:rsid w:val="00044E84"/>
    <w:rsid w:val="00044F99"/>
    <w:rsid w:val="000455CC"/>
    <w:rsid w:val="000455CE"/>
    <w:rsid w:val="00045924"/>
    <w:rsid w:val="0004594A"/>
    <w:rsid w:val="00045960"/>
    <w:rsid w:val="00045BE3"/>
    <w:rsid w:val="00045C10"/>
    <w:rsid w:val="00045D1B"/>
    <w:rsid w:val="00045E60"/>
    <w:rsid w:val="000461D9"/>
    <w:rsid w:val="000467F3"/>
    <w:rsid w:val="00046EA1"/>
    <w:rsid w:val="00046EEC"/>
    <w:rsid w:val="0004710E"/>
    <w:rsid w:val="0004730B"/>
    <w:rsid w:val="000478DE"/>
    <w:rsid w:val="00047915"/>
    <w:rsid w:val="00047A16"/>
    <w:rsid w:val="00047DF7"/>
    <w:rsid w:val="0005040D"/>
    <w:rsid w:val="000506F5"/>
    <w:rsid w:val="00050938"/>
    <w:rsid w:val="000511EF"/>
    <w:rsid w:val="000512B9"/>
    <w:rsid w:val="00051CD3"/>
    <w:rsid w:val="000520C4"/>
    <w:rsid w:val="00052110"/>
    <w:rsid w:val="00052430"/>
    <w:rsid w:val="0005286B"/>
    <w:rsid w:val="00052A7B"/>
    <w:rsid w:val="00052AEC"/>
    <w:rsid w:val="00052E7D"/>
    <w:rsid w:val="0005346A"/>
    <w:rsid w:val="0005357B"/>
    <w:rsid w:val="00053743"/>
    <w:rsid w:val="00053A14"/>
    <w:rsid w:val="00053B9A"/>
    <w:rsid w:val="00054AD8"/>
    <w:rsid w:val="00055018"/>
    <w:rsid w:val="000554CE"/>
    <w:rsid w:val="00055FD9"/>
    <w:rsid w:val="0005609F"/>
    <w:rsid w:val="000560C8"/>
    <w:rsid w:val="000560CD"/>
    <w:rsid w:val="000564B5"/>
    <w:rsid w:val="0005667F"/>
    <w:rsid w:val="0005690E"/>
    <w:rsid w:val="00057378"/>
    <w:rsid w:val="00057814"/>
    <w:rsid w:val="00057BD8"/>
    <w:rsid w:val="00057C16"/>
    <w:rsid w:val="00060598"/>
    <w:rsid w:val="00060829"/>
    <w:rsid w:val="00060C47"/>
    <w:rsid w:val="00061613"/>
    <w:rsid w:val="00061EF4"/>
    <w:rsid w:val="00062297"/>
    <w:rsid w:val="000623EC"/>
    <w:rsid w:val="000624DC"/>
    <w:rsid w:val="0006281E"/>
    <w:rsid w:val="00062FBC"/>
    <w:rsid w:val="0006314C"/>
    <w:rsid w:val="000631AA"/>
    <w:rsid w:val="00063251"/>
    <w:rsid w:val="000636F8"/>
    <w:rsid w:val="000646B4"/>
    <w:rsid w:val="00064B11"/>
    <w:rsid w:val="00064BDE"/>
    <w:rsid w:val="0006541E"/>
    <w:rsid w:val="0006542C"/>
    <w:rsid w:val="000659DD"/>
    <w:rsid w:val="00065CA2"/>
    <w:rsid w:val="00065DC6"/>
    <w:rsid w:val="000664AA"/>
    <w:rsid w:val="00066854"/>
    <w:rsid w:val="00066E60"/>
    <w:rsid w:val="00066E9B"/>
    <w:rsid w:val="00066EC4"/>
    <w:rsid w:val="00066F5F"/>
    <w:rsid w:val="00067110"/>
    <w:rsid w:val="00067440"/>
    <w:rsid w:val="00067513"/>
    <w:rsid w:val="000677DA"/>
    <w:rsid w:val="00067860"/>
    <w:rsid w:val="00067BAD"/>
    <w:rsid w:val="00067CD9"/>
    <w:rsid w:val="00067D1E"/>
    <w:rsid w:val="000700EE"/>
    <w:rsid w:val="00070549"/>
    <w:rsid w:val="0007077B"/>
    <w:rsid w:val="000710F6"/>
    <w:rsid w:val="0007167F"/>
    <w:rsid w:val="00071A85"/>
    <w:rsid w:val="00071FEE"/>
    <w:rsid w:val="00072198"/>
    <w:rsid w:val="000728F8"/>
    <w:rsid w:val="000737C4"/>
    <w:rsid w:val="00074307"/>
    <w:rsid w:val="00074627"/>
    <w:rsid w:val="00074854"/>
    <w:rsid w:val="00074A71"/>
    <w:rsid w:val="00074CBE"/>
    <w:rsid w:val="00074E1D"/>
    <w:rsid w:val="0007511A"/>
    <w:rsid w:val="0007515C"/>
    <w:rsid w:val="000752AD"/>
    <w:rsid w:val="00075699"/>
    <w:rsid w:val="00075873"/>
    <w:rsid w:val="00075CA6"/>
    <w:rsid w:val="00075DE3"/>
    <w:rsid w:val="00076DD4"/>
    <w:rsid w:val="00076F6C"/>
    <w:rsid w:val="0007717D"/>
    <w:rsid w:val="00077656"/>
    <w:rsid w:val="0007775A"/>
    <w:rsid w:val="00077DA4"/>
    <w:rsid w:val="00077F7A"/>
    <w:rsid w:val="000805BA"/>
    <w:rsid w:val="0008074E"/>
    <w:rsid w:val="00080C52"/>
    <w:rsid w:val="00080D01"/>
    <w:rsid w:val="0008147D"/>
    <w:rsid w:val="00081661"/>
    <w:rsid w:val="000817FE"/>
    <w:rsid w:val="00081B23"/>
    <w:rsid w:val="00081BCD"/>
    <w:rsid w:val="00081DB9"/>
    <w:rsid w:val="00082757"/>
    <w:rsid w:val="000833EA"/>
    <w:rsid w:val="00083960"/>
    <w:rsid w:val="000839C1"/>
    <w:rsid w:val="00083B55"/>
    <w:rsid w:val="00083B94"/>
    <w:rsid w:val="000840DA"/>
    <w:rsid w:val="000843DA"/>
    <w:rsid w:val="00084707"/>
    <w:rsid w:val="00084742"/>
    <w:rsid w:val="000850AC"/>
    <w:rsid w:val="00085769"/>
    <w:rsid w:val="00085C08"/>
    <w:rsid w:val="00085CF0"/>
    <w:rsid w:val="00085DF3"/>
    <w:rsid w:val="00086130"/>
    <w:rsid w:val="000862E1"/>
    <w:rsid w:val="00086496"/>
    <w:rsid w:val="00086764"/>
    <w:rsid w:val="000869C5"/>
    <w:rsid w:val="00086C32"/>
    <w:rsid w:val="00086CAE"/>
    <w:rsid w:val="00087006"/>
    <w:rsid w:val="0008731D"/>
    <w:rsid w:val="00087B04"/>
    <w:rsid w:val="00087CB3"/>
    <w:rsid w:val="00087E34"/>
    <w:rsid w:val="0008C5C5"/>
    <w:rsid w:val="000900CB"/>
    <w:rsid w:val="00090228"/>
    <w:rsid w:val="00090613"/>
    <w:rsid w:val="00090668"/>
    <w:rsid w:val="000908D0"/>
    <w:rsid w:val="00090F77"/>
    <w:rsid w:val="00091406"/>
    <w:rsid w:val="000918E8"/>
    <w:rsid w:val="00091D2F"/>
    <w:rsid w:val="00091E67"/>
    <w:rsid w:val="000923BB"/>
    <w:rsid w:val="00092905"/>
    <w:rsid w:val="00092A60"/>
    <w:rsid w:val="00093331"/>
    <w:rsid w:val="00093C6D"/>
    <w:rsid w:val="00093FE5"/>
    <w:rsid w:val="00094735"/>
    <w:rsid w:val="000947FA"/>
    <w:rsid w:val="00094A75"/>
    <w:rsid w:val="00094F40"/>
    <w:rsid w:val="00095B30"/>
    <w:rsid w:val="00095E05"/>
    <w:rsid w:val="000964EC"/>
    <w:rsid w:val="00096ACD"/>
    <w:rsid w:val="00096CB8"/>
    <w:rsid w:val="00097297"/>
    <w:rsid w:val="0009747A"/>
    <w:rsid w:val="0009764E"/>
    <w:rsid w:val="000978B7"/>
    <w:rsid w:val="000979DA"/>
    <w:rsid w:val="000A0048"/>
    <w:rsid w:val="000A00B8"/>
    <w:rsid w:val="000A02C4"/>
    <w:rsid w:val="000A06DD"/>
    <w:rsid w:val="000A0852"/>
    <w:rsid w:val="000A0CA6"/>
    <w:rsid w:val="000A0F00"/>
    <w:rsid w:val="000A10A9"/>
    <w:rsid w:val="000A168D"/>
    <w:rsid w:val="000A1766"/>
    <w:rsid w:val="000A180C"/>
    <w:rsid w:val="000A1F89"/>
    <w:rsid w:val="000A2387"/>
    <w:rsid w:val="000A27E9"/>
    <w:rsid w:val="000A286C"/>
    <w:rsid w:val="000A2887"/>
    <w:rsid w:val="000A2C39"/>
    <w:rsid w:val="000A2D2D"/>
    <w:rsid w:val="000A33FA"/>
    <w:rsid w:val="000A3568"/>
    <w:rsid w:val="000A3842"/>
    <w:rsid w:val="000A3DBC"/>
    <w:rsid w:val="000A3F34"/>
    <w:rsid w:val="000A4286"/>
    <w:rsid w:val="000A4374"/>
    <w:rsid w:val="000A4421"/>
    <w:rsid w:val="000A4740"/>
    <w:rsid w:val="000A493D"/>
    <w:rsid w:val="000A5034"/>
    <w:rsid w:val="000A535C"/>
    <w:rsid w:val="000A555F"/>
    <w:rsid w:val="000A5682"/>
    <w:rsid w:val="000A5916"/>
    <w:rsid w:val="000A6195"/>
    <w:rsid w:val="000A6842"/>
    <w:rsid w:val="000A6F84"/>
    <w:rsid w:val="000A7121"/>
    <w:rsid w:val="000A757C"/>
    <w:rsid w:val="000A76C5"/>
    <w:rsid w:val="000A77A6"/>
    <w:rsid w:val="000A7876"/>
    <w:rsid w:val="000A7AB1"/>
    <w:rsid w:val="000B03CD"/>
    <w:rsid w:val="000B0B32"/>
    <w:rsid w:val="000B0B37"/>
    <w:rsid w:val="000B1071"/>
    <w:rsid w:val="000B15F4"/>
    <w:rsid w:val="000B1A89"/>
    <w:rsid w:val="000B1BFF"/>
    <w:rsid w:val="000B1CBE"/>
    <w:rsid w:val="000B270F"/>
    <w:rsid w:val="000B2A8A"/>
    <w:rsid w:val="000B2AE5"/>
    <w:rsid w:val="000B2AF1"/>
    <w:rsid w:val="000B2D0D"/>
    <w:rsid w:val="000B2EBC"/>
    <w:rsid w:val="000B3400"/>
    <w:rsid w:val="000B3A8F"/>
    <w:rsid w:val="000B3CDB"/>
    <w:rsid w:val="000B3D18"/>
    <w:rsid w:val="000B3D2D"/>
    <w:rsid w:val="000B3E15"/>
    <w:rsid w:val="000B3F63"/>
    <w:rsid w:val="000B3FBD"/>
    <w:rsid w:val="000B407B"/>
    <w:rsid w:val="000B4A10"/>
    <w:rsid w:val="000B4BE5"/>
    <w:rsid w:val="000B4D66"/>
    <w:rsid w:val="000B4ED5"/>
    <w:rsid w:val="000B4F8B"/>
    <w:rsid w:val="000B4FCC"/>
    <w:rsid w:val="000B4FEC"/>
    <w:rsid w:val="000B5360"/>
    <w:rsid w:val="000B5479"/>
    <w:rsid w:val="000B562A"/>
    <w:rsid w:val="000B58CD"/>
    <w:rsid w:val="000B59C7"/>
    <w:rsid w:val="000B5B27"/>
    <w:rsid w:val="000B68C9"/>
    <w:rsid w:val="000B6CD2"/>
    <w:rsid w:val="000B73A5"/>
    <w:rsid w:val="000B7C1C"/>
    <w:rsid w:val="000B7CF8"/>
    <w:rsid w:val="000C00C3"/>
    <w:rsid w:val="000C0113"/>
    <w:rsid w:val="000C0209"/>
    <w:rsid w:val="000C025E"/>
    <w:rsid w:val="000C035C"/>
    <w:rsid w:val="000C09D7"/>
    <w:rsid w:val="000C135C"/>
    <w:rsid w:val="000C1483"/>
    <w:rsid w:val="000C188C"/>
    <w:rsid w:val="000C1AFE"/>
    <w:rsid w:val="000C1C96"/>
    <w:rsid w:val="000C2847"/>
    <w:rsid w:val="000C2AE5"/>
    <w:rsid w:val="000C2F13"/>
    <w:rsid w:val="000C334F"/>
    <w:rsid w:val="000C3AFF"/>
    <w:rsid w:val="000C3B31"/>
    <w:rsid w:val="000C3C87"/>
    <w:rsid w:val="000C3CBE"/>
    <w:rsid w:val="000C3D54"/>
    <w:rsid w:val="000C3E4C"/>
    <w:rsid w:val="000C3FDD"/>
    <w:rsid w:val="000C4211"/>
    <w:rsid w:val="000C4212"/>
    <w:rsid w:val="000C42CE"/>
    <w:rsid w:val="000C4795"/>
    <w:rsid w:val="000C4B35"/>
    <w:rsid w:val="000C4C5D"/>
    <w:rsid w:val="000C51C7"/>
    <w:rsid w:val="000C55DA"/>
    <w:rsid w:val="000C5B08"/>
    <w:rsid w:val="000C5C7F"/>
    <w:rsid w:val="000C5EB8"/>
    <w:rsid w:val="000C5EC7"/>
    <w:rsid w:val="000C5F11"/>
    <w:rsid w:val="000C60FA"/>
    <w:rsid w:val="000C62B5"/>
    <w:rsid w:val="000C63B7"/>
    <w:rsid w:val="000C68F7"/>
    <w:rsid w:val="000C6B47"/>
    <w:rsid w:val="000C6E19"/>
    <w:rsid w:val="000C7313"/>
    <w:rsid w:val="000C7492"/>
    <w:rsid w:val="000C74CA"/>
    <w:rsid w:val="000C7C98"/>
    <w:rsid w:val="000C7CCC"/>
    <w:rsid w:val="000C7F6C"/>
    <w:rsid w:val="000D05E3"/>
    <w:rsid w:val="000D06BE"/>
    <w:rsid w:val="000D0CF9"/>
    <w:rsid w:val="000D0FD8"/>
    <w:rsid w:val="000D10C1"/>
    <w:rsid w:val="000D1524"/>
    <w:rsid w:val="000D1E37"/>
    <w:rsid w:val="000D1EE2"/>
    <w:rsid w:val="000D22B5"/>
    <w:rsid w:val="000D23C2"/>
    <w:rsid w:val="000D2487"/>
    <w:rsid w:val="000D2686"/>
    <w:rsid w:val="000D292B"/>
    <w:rsid w:val="000D2DAA"/>
    <w:rsid w:val="000D2FDC"/>
    <w:rsid w:val="000D32B4"/>
    <w:rsid w:val="000D3380"/>
    <w:rsid w:val="000D3808"/>
    <w:rsid w:val="000D38B1"/>
    <w:rsid w:val="000D38F0"/>
    <w:rsid w:val="000D39E4"/>
    <w:rsid w:val="000D3EA7"/>
    <w:rsid w:val="000D4671"/>
    <w:rsid w:val="000D47B7"/>
    <w:rsid w:val="000D47E0"/>
    <w:rsid w:val="000D4975"/>
    <w:rsid w:val="000D4F43"/>
    <w:rsid w:val="000D5B88"/>
    <w:rsid w:val="000D614C"/>
    <w:rsid w:val="000D657C"/>
    <w:rsid w:val="000D6BF0"/>
    <w:rsid w:val="000D72E4"/>
    <w:rsid w:val="000D7527"/>
    <w:rsid w:val="000D773D"/>
    <w:rsid w:val="000D7AC4"/>
    <w:rsid w:val="000E007B"/>
    <w:rsid w:val="000E0565"/>
    <w:rsid w:val="000E0FCA"/>
    <w:rsid w:val="000E1698"/>
    <w:rsid w:val="000E1B1F"/>
    <w:rsid w:val="000E1BF7"/>
    <w:rsid w:val="000E1F37"/>
    <w:rsid w:val="000E23B4"/>
    <w:rsid w:val="000E24B7"/>
    <w:rsid w:val="000E2AF8"/>
    <w:rsid w:val="000E2C9F"/>
    <w:rsid w:val="000E2FEC"/>
    <w:rsid w:val="000E38E3"/>
    <w:rsid w:val="000E39BC"/>
    <w:rsid w:val="000E3E84"/>
    <w:rsid w:val="000E4745"/>
    <w:rsid w:val="000E4DE6"/>
    <w:rsid w:val="000E523E"/>
    <w:rsid w:val="000E5265"/>
    <w:rsid w:val="000E532B"/>
    <w:rsid w:val="000E62D5"/>
    <w:rsid w:val="000E63B7"/>
    <w:rsid w:val="000E6548"/>
    <w:rsid w:val="000E66F1"/>
    <w:rsid w:val="000E6BE0"/>
    <w:rsid w:val="000E7056"/>
    <w:rsid w:val="000E7854"/>
    <w:rsid w:val="000E7D42"/>
    <w:rsid w:val="000F00D4"/>
    <w:rsid w:val="000F0687"/>
    <w:rsid w:val="000F06AA"/>
    <w:rsid w:val="000F0DE0"/>
    <w:rsid w:val="000F0E21"/>
    <w:rsid w:val="000F1146"/>
    <w:rsid w:val="000F1147"/>
    <w:rsid w:val="000F149E"/>
    <w:rsid w:val="000F2430"/>
    <w:rsid w:val="000F24B0"/>
    <w:rsid w:val="000F2DB5"/>
    <w:rsid w:val="000F2FD0"/>
    <w:rsid w:val="000F383D"/>
    <w:rsid w:val="000F41CB"/>
    <w:rsid w:val="000F4361"/>
    <w:rsid w:val="000F4518"/>
    <w:rsid w:val="000F47D2"/>
    <w:rsid w:val="000F488F"/>
    <w:rsid w:val="000F4B73"/>
    <w:rsid w:val="000F5080"/>
    <w:rsid w:val="000F5363"/>
    <w:rsid w:val="000F561F"/>
    <w:rsid w:val="000F575D"/>
    <w:rsid w:val="000F5FA2"/>
    <w:rsid w:val="000F60EC"/>
    <w:rsid w:val="000F6113"/>
    <w:rsid w:val="000F62A3"/>
    <w:rsid w:val="000F6385"/>
    <w:rsid w:val="000F64E7"/>
    <w:rsid w:val="000F65CC"/>
    <w:rsid w:val="000F65D2"/>
    <w:rsid w:val="000F6AD5"/>
    <w:rsid w:val="000F70B2"/>
    <w:rsid w:val="000F75A2"/>
    <w:rsid w:val="000F7634"/>
    <w:rsid w:val="000F7706"/>
    <w:rsid w:val="000F7B7D"/>
    <w:rsid w:val="000F7D05"/>
    <w:rsid w:val="000F7D54"/>
    <w:rsid w:val="001004C9"/>
    <w:rsid w:val="00100633"/>
    <w:rsid w:val="0010070A"/>
    <w:rsid w:val="00100AEF"/>
    <w:rsid w:val="00100AF3"/>
    <w:rsid w:val="00101194"/>
    <w:rsid w:val="00101CC6"/>
    <w:rsid w:val="00102116"/>
    <w:rsid w:val="001021DD"/>
    <w:rsid w:val="00102230"/>
    <w:rsid w:val="0010281F"/>
    <w:rsid w:val="00102956"/>
    <w:rsid w:val="00102B1F"/>
    <w:rsid w:val="00102F28"/>
    <w:rsid w:val="0010328D"/>
    <w:rsid w:val="001033AC"/>
    <w:rsid w:val="001033F3"/>
    <w:rsid w:val="00103543"/>
    <w:rsid w:val="00103558"/>
    <w:rsid w:val="001038C4"/>
    <w:rsid w:val="00103D43"/>
    <w:rsid w:val="00104058"/>
    <w:rsid w:val="00104070"/>
    <w:rsid w:val="001042A8"/>
    <w:rsid w:val="001042EF"/>
    <w:rsid w:val="00104940"/>
    <w:rsid w:val="00104CD4"/>
    <w:rsid w:val="00104E0C"/>
    <w:rsid w:val="00104F26"/>
    <w:rsid w:val="00104F6B"/>
    <w:rsid w:val="0010551E"/>
    <w:rsid w:val="001058C5"/>
    <w:rsid w:val="00105B3F"/>
    <w:rsid w:val="00105BED"/>
    <w:rsid w:val="00105D56"/>
    <w:rsid w:val="00105DA1"/>
    <w:rsid w:val="00105E58"/>
    <w:rsid w:val="00105F2F"/>
    <w:rsid w:val="0010630E"/>
    <w:rsid w:val="001065BF"/>
    <w:rsid w:val="001075A3"/>
    <w:rsid w:val="00107B40"/>
    <w:rsid w:val="00107C31"/>
    <w:rsid w:val="001101CA"/>
    <w:rsid w:val="001102BA"/>
    <w:rsid w:val="0011046B"/>
    <w:rsid w:val="0011087D"/>
    <w:rsid w:val="001108CE"/>
    <w:rsid w:val="00110B97"/>
    <w:rsid w:val="00110CA0"/>
    <w:rsid w:val="00110CB3"/>
    <w:rsid w:val="001110BF"/>
    <w:rsid w:val="00111205"/>
    <w:rsid w:val="0011168A"/>
    <w:rsid w:val="00111945"/>
    <w:rsid w:val="00111D04"/>
    <w:rsid w:val="00111DA8"/>
    <w:rsid w:val="00112549"/>
    <w:rsid w:val="0011267A"/>
    <w:rsid w:val="001128F7"/>
    <w:rsid w:val="00112F8A"/>
    <w:rsid w:val="001133A4"/>
    <w:rsid w:val="00113C3C"/>
    <w:rsid w:val="0011452E"/>
    <w:rsid w:val="0011455E"/>
    <w:rsid w:val="00114801"/>
    <w:rsid w:val="00114E28"/>
    <w:rsid w:val="00115385"/>
    <w:rsid w:val="0011583C"/>
    <w:rsid w:val="0011593E"/>
    <w:rsid w:val="00115C1F"/>
    <w:rsid w:val="00116131"/>
    <w:rsid w:val="0011636B"/>
    <w:rsid w:val="001168C6"/>
    <w:rsid w:val="00116AF3"/>
    <w:rsid w:val="00116B25"/>
    <w:rsid w:val="00116BF8"/>
    <w:rsid w:val="00117206"/>
    <w:rsid w:val="00117253"/>
    <w:rsid w:val="001174B6"/>
    <w:rsid w:val="00117B55"/>
    <w:rsid w:val="00117D7B"/>
    <w:rsid w:val="00117FBF"/>
    <w:rsid w:val="0012044E"/>
    <w:rsid w:val="001204F2"/>
    <w:rsid w:val="001209C6"/>
    <w:rsid w:val="00120C8D"/>
    <w:rsid w:val="001216C1"/>
    <w:rsid w:val="0012171C"/>
    <w:rsid w:val="001219FD"/>
    <w:rsid w:val="00122144"/>
    <w:rsid w:val="00122557"/>
    <w:rsid w:val="001228C5"/>
    <w:rsid w:val="0012315B"/>
    <w:rsid w:val="001233BE"/>
    <w:rsid w:val="00123432"/>
    <w:rsid w:val="00123CC2"/>
    <w:rsid w:val="00123CDA"/>
    <w:rsid w:val="00123E1A"/>
    <w:rsid w:val="001241BB"/>
    <w:rsid w:val="00125017"/>
    <w:rsid w:val="001251D8"/>
    <w:rsid w:val="00125484"/>
    <w:rsid w:val="00125DDB"/>
    <w:rsid w:val="00125E31"/>
    <w:rsid w:val="00126047"/>
    <w:rsid w:val="00126776"/>
    <w:rsid w:val="0012695E"/>
    <w:rsid w:val="00126ECE"/>
    <w:rsid w:val="00126F72"/>
    <w:rsid w:val="00127460"/>
    <w:rsid w:val="0012769A"/>
    <w:rsid w:val="00127736"/>
    <w:rsid w:val="00130156"/>
    <w:rsid w:val="001302AA"/>
    <w:rsid w:val="00130385"/>
    <w:rsid w:val="00130A81"/>
    <w:rsid w:val="00130C15"/>
    <w:rsid w:val="0013186B"/>
    <w:rsid w:val="0013233B"/>
    <w:rsid w:val="00132688"/>
    <w:rsid w:val="00132CDD"/>
    <w:rsid w:val="00132DBD"/>
    <w:rsid w:val="00133057"/>
    <w:rsid w:val="001332E4"/>
    <w:rsid w:val="00133531"/>
    <w:rsid w:val="00133776"/>
    <w:rsid w:val="00133882"/>
    <w:rsid w:val="001339DF"/>
    <w:rsid w:val="00133B1B"/>
    <w:rsid w:val="00133BA1"/>
    <w:rsid w:val="00133BD2"/>
    <w:rsid w:val="00133CAF"/>
    <w:rsid w:val="00133D08"/>
    <w:rsid w:val="00133E3C"/>
    <w:rsid w:val="00134428"/>
    <w:rsid w:val="00134443"/>
    <w:rsid w:val="001344FC"/>
    <w:rsid w:val="00134660"/>
    <w:rsid w:val="00134D5F"/>
    <w:rsid w:val="00134E94"/>
    <w:rsid w:val="00134F09"/>
    <w:rsid w:val="0013517A"/>
    <w:rsid w:val="001356F3"/>
    <w:rsid w:val="001358D9"/>
    <w:rsid w:val="001359E7"/>
    <w:rsid w:val="00135A20"/>
    <w:rsid w:val="0013605D"/>
    <w:rsid w:val="001360F5"/>
    <w:rsid w:val="00136138"/>
    <w:rsid w:val="001363F4"/>
    <w:rsid w:val="00136537"/>
    <w:rsid w:val="00136878"/>
    <w:rsid w:val="0013732B"/>
    <w:rsid w:val="0013742E"/>
    <w:rsid w:val="00137521"/>
    <w:rsid w:val="001376D0"/>
    <w:rsid w:val="0013770F"/>
    <w:rsid w:val="00137754"/>
    <w:rsid w:val="001377E2"/>
    <w:rsid w:val="00137DD7"/>
    <w:rsid w:val="0014019F"/>
    <w:rsid w:val="001403C9"/>
    <w:rsid w:val="00140438"/>
    <w:rsid w:val="0014062C"/>
    <w:rsid w:val="00140ACE"/>
    <w:rsid w:val="00140D41"/>
    <w:rsid w:val="001414A1"/>
    <w:rsid w:val="0014152C"/>
    <w:rsid w:val="001415FC"/>
    <w:rsid w:val="00141E84"/>
    <w:rsid w:val="00141EE0"/>
    <w:rsid w:val="00141FF8"/>
    <w:rsid w:val="00142359"/>
    <w:rsid w:val="001423F6"/>
    <w:rsid w:val="0014247B"/>
    <w:rsid w:val="001424BE"/>
    <w:rsid w:val="00142690"/>
    <w:rsid w:val="001429A7"/>
    <w:rsid w:val="00142F92"/>
    <w:rsid w:val="00142FDB"/>
    <w:rsid w:val="00142FE0"/>
    <w:rsid w:val="00143273"/>
    <w:rsid w:val="00143537"/>
    <w:rsid w:val="0014355B"/>
    <w:rsid w:val="001437E8"/>
    <w:rsid w:val="00143F8D"/>
    <w:rsid w:val="001446E0"/>
    <w:rsid w:val="00144746"/>
    <w:rsid w:val="00144AB1"/>
    <w:rsid w:val="00144AB3"/>
    <w:rsid w:val="00144FC4"/>
    <w:rsid w:val="001455B8"/>
    <w:rsid w:val="001455DB"/>
    <w:rsid w:val="001457A4"/>
    <w:rsid w:val="00145CEA"/>
    <w:rsid w:val="00145E26"/>
    <w:rsid w:val="001465D8"/>
    <w:rsid w:val="0014678B"/>
    <w:rsid w:val="00147082"/>
    <w:rsid w:val="001474E5"/>
    <w:rsid w:val="001475F1"/>
    <w:rsid w:val="00147739"/>
    <w:rsid w:val="00147894"/>
    <w:rsid w:val="0014794B"/>
    <w:rsid w:val="001479DA"/>
    <w:rsid w:val="00147C18"/>
    <w:rsid w:val="00147CF4"/>
    <w:rsid w:val="001508E3"/>
    <w:rsid w:val="00150B4A"/>
    <w:rsid w:val="001510AA"/>
    <w:rsid w:val="0015130C"/>
    <w:rsid w:val="0015136D"/>
    <w:rsid w:val="00151370"/>
    <w:rsid w:val="00151571"/>
    <w:rsid w:val="00151612"/>
    <w:rsid w:val="00151794"/>
    <w:rsid w:val="00151D7A"/>
    <w:rsid w:val="00151FB5"/>
    <w:rsid w:val="00151FEE"/>
    <w:rsid w:val="00152013"/>
    <w:rsid w:val="00152028"/>
    <w:rsid w:val="00152059"/>
    <w:rsid w:val="00152292"/>
    <w:rsid w:val="00152863"/>
    <w:rsid w:val="001530CC"/>
    <w:rsid w:val="001534E2"/>
    <w:rsid w:val="00154072"/>
    <w:rsid w:val="001541F3"/>
    <w:rsid w:val="00154266"/>
    <w:rsid w:val="001545D7"/>
    <w:rsid w:val="00154C2D"/>
    <w:rsid w:val="00154F05"/>
    <w:rsid w:val="0015500B"/>
    <w:rsid w:val="001551AA"/>
    <w:rsid w:val="0015541B"/>
    <w:rsid w:val="001556F0"/>
    <w:rsid w:val="0015588D"/>
    <w:rsid w:val="00155A40"/>
    <w:rsid w:val="00155D07"/>
    <w:rsid w:val="00155DDA"/>
    <w:rsid w:val="00155EDE"/>
    <w:rsid w:val="00155FA6"/>
    <w:rsid w:val="00156201"/>
    <w:rsid w:val="0015632F"/>
    <w:rsid w:val="001566BD"/>
    <w:rsid w:val="00156A05"/>
    <w:rsid w:val="00156A9D"/>
    <w:rsid w:val="00156CAF"/>
    <w:rsid w:val="00157809"/>
    <w:rsid w:val="00157959"/>
    <w:rsid w:val="00157A00"/>
    <w:rsid w:val="00157CC8"/>
    <w:rsid w:val="00160735"/>
    <w:rsid w:val="001607F3"/>
    <w:rsid w:val="0016092D"/>
    <w:rsid w:val="001609D5"/>
    <w:rsid w:val="00160ACE"/>
    <w:rsid w:val="001610D6"/>
    <w:rsid w:val="001611B6"/>
    <w:rsid w:val="0016129A"/>
    <w:rsid w:val="00161BFF"/>
    <w:rsid w:val="00161C6B"/>
    <w:rsid w:val="00161DB5"/>
    <w:rsid w:val="00161F5E"/>
    <w:rsid w:val="00162891"/>
    <w:rsid w:val="00162AD8"/>
    <w:rsid w:val="00162AE1"/>
    <w:rsid w:val="00162BB8"/>
    <w:rsid w:val="00162BD3"/>
    <w:rsid w:val="00162FD9"/>
    <w:rsid w:val="00163183"/>
    <w:rsid w:val="001632A8"/>
    <w:rsid w:val="0016335F"/>
    <w:rsid w:val="001633C0"/>
    <w:rsid w:val="0016366B"/>
    <w:rsid w:val="001638BF"/>
    <w:rsid w:val="00163C3F"/>
    <w:rsid w:val="0016429E"/>
    <w:rsid w:val="00164E66"/>
    <w:rsid w:val="00164F09"/>
    <w:rsid w:val="001656D1"/>
    <w:rsid w:val="0016571C"/>
    <w:rsid w:val="001658A6"/>
    <w:rsid w:val="001658EF"/>
    <w:rsid w:val="00165B0E"/>
    <w:rsid w:val="00165E6F"/>
    <w:rsid w:val="00165E97"/>
    <w:rsid w:val="0016666C"/>
    <w:rsid w:val="00166AEE"/>
    <w:rsid w:val="00167355"/>
    <w:rsid w:val="00167661"/>
    <w:rsid w:val="001676F4"/>
    <w:rsid w:val="0016795C"/>
    <w:rsid w:val="0017035C"/>
    <w:rsid w:val="00170526"/>
    <w:rsid w:val="0017099A"/>
    <w:rsid w:val="00170C7A"/>
    <w:rsid w:val="00170C90"/>
    <w:rsid w:val="00170CE0"/>
    <w:rsid w:val="00170D2F"/>
    <w:rsid w:val="00170E48"/>
    <w:rsid w:val="00170EAB"/>
    <w:rsid w:val="001713E9"/>
    <w:rsid w:val="00171C4A"/>
    <w:rsid w:val="00171CFD"/>
    <w:rsid w:val="0017204C"/>
    <w:rsid w:val="0017205E"/>
    <w:rsid w:val="00172577"/>
    <w:rsid w:val="00172CA3"/>
    <w:rsid w:val="001742D1"/>
    <w:rsid w:val="0017442E"/>
    <w:rsid w:val="00174569"/>
    <w:rsid w:val="001745E4"/>
    <w:rsid w:val="001748FA"/>
    <w:rsid w:val="00174D38"/>
    <w:rsid w:val="00174EDC"/>
    <w:rsid w:val="0017507F"/>
    <w:rsid w:val="001750C6"/>
    <w:rsid w:val="0017540E"/>
    <w:rsid w:val="00175836"/>
    <w:rsid w:val="0017592C"/>
    <w:rsid w:val="00175A7E"/>
    <w:rsid w:val="00175C32"/>
    <w:rsid w:val="00175C3F"/>
    <w:rsid w:val="00175D06"/>
    <w:rsid w:val="00175E55"/>
    <w:rsid w:val="0017645F"/>
    <w:rsid w:val="0017655C"/>
    <w:rsid w:val="00176599"/>
    <w:rsid w:val="0017684A"/>
    <w:rsid w:val="001774FD"/>
    <w:rsid w:val="0017790F"/>
    <w:rsid w:val="001779C7"/>
    <w:rsid w:val="00177CC1"/>
    <w:rsid w:val="00177D2A"/>
    <w:rsid w:val="00177D7E"/>
    <w:rsid w:val="00180165"/>
    <w:rsid w:val="00180485"/>
    <w:rsid w:val="00180591"/>
    <w:rsid w:val="00180DAF"/>
    <w:rsid w:val="00180E62"/>
    <w:rsid w:val="00181159"/>
    <w:rsid w:val="00181611"/>
    <w:rsid w:val="00181B88"/>
    <w:rsid w:val="00181EA8"/>
    <w:rsid w:val="00181EF3"/>
    <w:rsid w:val="001820E3"/>
    <w:rsid w:val="001821AF"/>
    <w:rsid w:val="001827FB"/>
    <w:rsid w:val="00182B74"/>
    <w:rsid w:val="00182E12"/>
    <w:rsid w:val="00183130"/>
    <w:rsid w:val="00183594"/>
    <w:rsid w:val="0018369C"/>
    <w:rsid w:val="001836DB"/>
    <w:rsid w:val="00183786"/>
    <w:rsid w:val="00184340"/>
    <w:rsid w:val="00184584"/>
    <w:rsid w:val="001846C6"/>
    <w:rsid w:val="00184812"/>
    <w:rsid w:val="001849EF"/>
    <w:rsid w:val="00184ABD"/>
    <w:rsid w:val="00184C72"/>
    <w:rsid w:val="0018543D"/>
    <w:rsid w:val="00185870"/>
    <w:rsid w:val="00185AD0"/>
    <w:rsid w:val="00185EC8"/>
    <w:rsid w:val="00186120"/>
    <w:rsid w:val="00186CD0"/>
    <w:rsid w:val="00186E18"/>
    <w:rsid w:val="00186F9B"/>
    <w:rsid w:val="0018724F"/>
    <w:rsid w:val="0018738D"/>
    <w:rsid w:val="00187859"/>
    <w:rsid w:val="00187A22"/>
    <w:rsid w:val="00187BE0"/>
    <w:rsid w:val="00187F9B"/>
    <w:rsid w:val="001901AB"/>
    <w:rsid w:val="0019054E"/>
    <w:rsid w:val="0019055D"/>
    <w:rsid w:val="00190870"/>
    <w:rsid w:val="00190A1A"/>
    <w:rsid w:val="00190B3A"/>
    <w:rsid w:val="00190CAB"/>
    <w:rsid w:val="00190F53"/>
    <w:rsid w:val="001913D0"/>
    <w:rsid w:val="0019145B"/>
    <w:rsid w:val="001915A7"/>
    <w:rsid w:val="0019188A"/>
    <w:rsid w:val="00191DCD"/>
    <w:rsid w:val="00192A0C"/>
    <w:rsid w:val="001932D8"/>
    <w:rsid w:val="00193439"/>
    <w:rsid w:val="00193806"/>
    <w:rsid w:val="00193A6C"/>
    <w:rsid w:val="00193B7C"/>
    <w:rsid w:val="00193E6E"/>
    <w:rsid w:val="0019436A"/>
    <w:rsid w:val="0019471B"/>
    <w:rsid w:val="00194AB9"/>
    <w:rsid w:val="00194B90"/>
    <w:rsid w:val="00194D09"/>
    <w:rsid w:val="00194ECF"/>
    <w:rsid w:val="00195167"/>
    <w:rsid w:val="001951E3"/>
    <w:rsid w:val="001956D9"/>
    <w:rsid w:val="00195B1D"/>
    <w:rsid w:val="00195BC3"/>
    <w:rsid w:val="00196020"/>
    <w:rsid w:val="00196118"/>
    <w:rsid w:val="00196248"/>
    <w:rsid w:val="00196338"/>
    <w:rsid w:val="0019633B"/>
    <w:rsid w:val="001966E1"/>
    <w:rsid w:val="001967EC"/>
    <w:rsid w:val="00196A7E"/>
    <w:rsid w:val="00196B8B"/>
    <w:rsid w:val="00196F50"/>
    <w:rsid w:val="00197224"/>
    <w:rsid w:val="00197307"/>
    <w:rsid w:val="0019740D"/>
    <w:rsid w:val="00197915"/>
    <w:rsid w:val="00197A7B"/>
    <w:rsid w:val="00197F4F"/>
    <w:rsid w:val="001A030C"/>
    <w:rsid w:val="001A047F"/>
    <w:rsid w:val="001A0828"/>
    <w:rsid w:val="001A09A9"/>
    <w:rsid w:val="001A0AA1"/>
    <w:rsid w:val="001A0C2B"/>
    <w:rsid w:val="001A0F92"/>
    <w:rsid w:val="001A1213"/>
    <w:rsid w:val="001A14DA"/>
    <w:rsid w:val="001A1503"/>
    <w:rsid w:val="001A179B"/>
    <w:rsid w:val="001A1BBB"/>
    <w:rsid w:val="001A1E5E"/>
    <w:rsid w:val="001A216F"/>
    <w:rsid w:val="001A232B"/>
    <w:rsid w:val="001A2800"/>
    <w:rsid w:val="001A2826"/>
    <w:rsid w:val="001A2C5C"/>
    <w:rsid w:val="001A2D3A"/>
    <w:rsid w:val="001A2DED"/>
    <w:rsid w:val="001A2FDD"/>
    <w:rsid w:val="001A3658"/>
    <w:rsid w:val="001A367E"/>
    <w:rsid w:val="001A388C"/>
    <w:rsid w:val="001A3E11"/>
    <w:rsid w:val="001A3E30"/>
    <w:rsid w:val="001A41E6"/>
    <w:rsid w:val="001A4354"/>
    <w:rsid w:val="001A4CF8"/>
    <w:rsid w:val="001A4E9F"/>
    <w:rsid w:val="001A516E"/>
    <w:rsid w:val="001A51B2"/>
    <w:rsid w:val="001A598C"/>
    <w:rsid w:val="001A611F"/>
    <w:rsid w:val="001A631E"/>
    <w:rsid w:val="001A643F"/>
    <w:rsid w:val="001A6616"/>
    <w:rsid w:val="001A67D3"/>
    <w:rsid w:val="001A6910"/>
    <w:rsid w:val="001A6919"/>
    <w:rsid w:val="001A6B50"/>
    <w:rsid w:val="001A6D54"/>
    <w:rsid w:val="001A6DA4"/>
    <w:rsid w:val="001A708A"/>
    <w:rsid w:val="001A73A6"/>
    <w:rsid w:val="001A7441"/>
    <w:rsid w:val="001A74DF"/>
    <w:rsid w:val="001B02AB"/>
    <w:rsid w:val="001B03CF"/>
    <w:rsid w:val="001B051D"/>
    <w:rsid w:val="001B054D"/>
    <w:rsid w:val="001B078B"/>
    <w:rsid w:val="001B0C38"/>
    <w:rsid w:val="001B0CD1"/>
    <w:rsid w:val="001B0E70"/>
    <w:rsid w:val="001B0FF6"/>
    <w:rsid w:val="001B1127"/>
    <w:rsid w:val="001B1461"/>
    <w:rsid w:val="001B1464"/>
    <w:rsid w:val="001B156B"/>
    <w:rsid w:val="001B1631"/>
    <w:rsid w:val="001B176E"/>
    <w:rsid w:val="001B17B9"/>
    <w:rsid w:val="001B1A3C"/>
    <w:rsid w:val="001B1A43"/>
    <w:rsid w:val="001B1A50"/>
    <w:rsid w:val="001B1C7B"/>
    <w:rsid w:val="001B1CD1"/>
    <w:rsid w:val="001B1E50"/>
    <w:rsid w:val="001B1E94"/>
    <w:rsid w:val="001B22F7"/>
    <w:rsid w:val="001B2390"/>
    <w:rsid w:val="001B2669"/>
    <w:rsid w:val="001B2C86"/>
    <w:rsid w:val="001B308A"/>
    <w:rsid w:val="001B3131"/>
    <w:rsid w:val="001B32C6"/>
    <w:rsid w:val="001B3764"/>
    <w:rsid w:val="001B3AF4"/>
    <w:rsid w:val="001B4186"/>
    <w:rsid w:val="001B434E"/>
    <w:rsid w:val="001B47CC"/>
    <w:rsid w:val="001B4873"/>
    <w:rsid w:val="001B4CF1"/>
    <w:rsid w:val="001B541A"/>
    <w:rsid w:val="001B564F"/>
    <w:rsid w:val="001B59D0"/>
    <w:rsid w:val="001B5C9F"/>
    <w:rsid w:val="001B5D19"/>
    <w:rsid w:val="001B609B"/>
    <w:rsid w:val="001B6339"/>
    <w:rsid w:val="001B67E5"/>
    <w:rsid w:val="001B6A45"/>
    <w:rsid w:val="001B6E7F"/>
    <w:rsid w:val="001B7555"/>
    <w:rsid w:val="001B761B"/>
    <w:rsid w:val="001B7B09"/>
    <w:rsid w:val="001B7D4B"/>
    <w:rsid w:val="001C03F7"/>
    <w:rsid w:val="001C05E2"/>
    <w:rsid w:val="001C06C6"/>
    <w:rsid w:val="001C0D1A"/>
    <w:rsid w:val="001C0D41"/>
    <w:rsid w:val="001C1237"/>
    <w:rsid w:val="001C15F6"/>
    <w:rsid w:val="001C1C24"/>
    <w:rsid w:val="001C28C6"/>
    <w:rsid w:val="001C3231"/>
    <w:rsid w:val="001C3AFE"/>
    <w:rsid w:val="001C3BFD"/>
    <w:rsid w:val="001C3F20"/>
    <w:rsid w:val="001C4110"/>
    <w:rsid w:val="001C4214"/>
    <w:rsid w:val="001C424E"/>
    <w:rsid w:val="001C4A64"/>
    <w:rsid w:val="001C4BA6"/>
    <w:rsid w:val="001C4D6F"/>
    <w:rsid w:val="001C4E03"/>
    <w:rsid w:val="001C4E84"/>
    <w:rsid w:val="001C51B3"/>
    <w:rsid w:val="001C632A"/>
    <w:rsid w:val="001C6495"/>
    <w:rsid w:val="001C6F9E"/>
    <w:rsid w:val="001C71DA"/>
    <w:rsid w:val="001C74D0"/>
    <w:rsid w:val="001C785D"/>
    <w:rsid w:val="001C7D46"/>
    <w:rsid w:val="001C7DD1"/>
    <w:rsid w:val="001D00CF"/>
    <w:rsid w:val="001D0629"/>
    <w:rsid w:val="001D06A8"/>
    <w:rsid w:val="001D0CE7"/>
    <w:rsid w:val="001D151E"/>
    <w:rsid w:val="001D158D"/>
    <w:rsid w:val="001D1BDD"/>
    <w:rsid w:val="001D2283"/>
    <w:rsid w:val="001D2533"/>
    <w:rsid w:val="001D2BF2"/>
    <w:rsid w:val="001D2CEA"/>
    <w:rsid w:val="001D2D3D"/>
    <w:rsid w:val="001D354C"/>
    <w:rsid w:val="001D383B"/>
    <w:rsid w:val="001D40C3"/>
    <w:rsid w:val="001D4215"/>
    <w:rsid w:val="001D4278"/>
    <w:rsid w:val="001D43C5"/>
    <w:rsid w:val="001D46B5"/>
    <w:rsid w:val="001D4ABF"/>
    <w:rsid w:val="001D4BDA"/>
    <w:rsid w:val="001D4D9F"/>
    <w:rsid w:val="001D4FED"/>
    <w:rsid w:val="001D5308"/>
    <w:rsid w:val="001D58E3"/>
    <w:rsid w:val="001D5BC1"/>
    <w:rsid w:val="001D5DAE"/>
    <w:rsid w:val="001D5EA3"/>
    <w:rsid w:val="001D69EB"/>
    <w:rsid w:val="001D6C8E"/>
    <w:rsid w:val="001D6FF5"/>
    <w:rsid w:val="001D7320"/>
    <w:rsid w:val="001D7460"/>
    <w:rsid w:val="001E0330"/>
    <w:rsid w:val="001E06EB"/>
    <w:rsid w:val="001E08E4"/>
    <w:rsid w:val="001E0A2C"/>
    <w:rsid w:val="001E0C7A"/>
    <w:rsid w:val="001E0CC5"/>
    <w:rsid w:val="001E1281"/>
    <w:rsid w:val="001E17E9"/>
    <w:rsid w:val="001E17F7"/>
    <w:rsid w:val="001E1B4D"/>
    <w:rsid w:val="001E1CF1"/>
    <w:rsid w:val="001E2BBA"/>
    <w:rsid w:val="001E329D"/>
    <w:rsid w:val="001E41B8"/>
    <w:rsid w:val="001E41F8"/>
    <w:rsid w:val="001E462F"/>
    <w:rsid w:val="001E4642"/>
    <w:rsid w:val="001E46C7"/>
    <w:rsid w:val="001E47DA"/>
    <w:rsid w:val="001E4C3E"/>
    <w:rsid w:val="001E5111"/>
    <w:rsid w:val="001E566D"/>
    <w:rsid w:val="001E5CC0"/>
    <w:rsid w:val="001E5E96"/>
    <w:rsid w:val="001E6026"/>
    <w:rsid w:val="001E68F5"/>
    <w:rsid w:val="001E6FF2"/>
    <w:rsid w:val="001E730C"/>
    <w:rsid w:val="001E73C1"/>
    <w:rsid w:val="001F06F1"/>
    <w:rsid w:val="001F0A94"/>
    <w:rsid w:val="001F0B7D"/>
    <w:rsid w:val="001F0CB8"/>
    <w:rsid w:val="001F15BF"/>
    <w:rsid w:val="001F184D"/>
    <w:rsid w:val="001F20FC"/>
    <w:rsid w:val="001F237A"/>
    <w:rsid w:val="001F2568"/>
    <w:rsid w:val="001F2901"/>
    <w:rsid w:val="001F2A8A"/>
    <w:rsid w:val="001F2DA2"/>
    <w:rsid w:val="001F2E75"/>
    <w:rsid w:val="001F369B"/>
    <w:rsid w:val="001F36E1"/>
    <w:rsid w:val="001F3A2D"/>
    <w:rsid w:val="001F3C3E"/>
    <w:rsid w:val="001F3ECE"/>
    <w:rsid w:val="001F43D6"/>
    <w:rsid w:val="001F458D"/>
    <w:rsid w:val="001F4A0C"/>
    <w:rsid w:val="001F4C62"/>
    <w:rsid w:val="001F4F51"/>
    <w:rsid w:val="001F59A8"/>
    <w:rsid w:val="001F5E97"/>
    <w:rsid w:val="001F67C5"/>
    <w:rsid w:val="001F6878"/>
    <w:rsid w:val="001F6C13"/>
    <w:rsid w:val="001F6D4E"/>
    <w:rsid w:val="001F6ED3"/>
    <w:rsid w:val="001F7443"/>
    <w:rsid w:val="001F77A3"/>
    <w:rsid w:val="001F796B"/>
    <w:rsid w:val="001F7D65"/>
    <w:rsid w:val="002001E4"/>
    <w:rsid w:val="002005F8"/>
    <w:rsid w:val="00200687"/>
    <w:rsid w:val="00200AEB"/>
    <w:rsid w:val="00200BAC"/>
    <w:rsid w:val="00200BF6"/>
    <w:rsid w:val="00200CAF"/>
    <w:rsid w:val="00200FDF"/>
    <w:rsid w:val="0020116E"/>
    <w:rsid w:val="002014B5"/>
    <w:rsid w:val="00201ABD"/>
    <w:rsid w:val="00201EC8"/>
    <w:rsid w:val="002021FE"/>
    <w:rsid w:val="0020244D"/>
    <w:rsid w:val="002024C7"/>
    <w:rsid w:val="00202537"/>
    <w:rsid w:val="00202546"/>
    <w:rsid w:val="00202645"/>
    <w:rsid w:val="00202A16"/>
    <w:rsid w:val="00202F5F"/>
    <w:rsid w:val="00202FD8"/>
    <w:rsid w:val="002030E2"/>
    <w:rsid w:val="002033CF"/>
    <w:rsid w:val="002036F7"/>
    <w:rsid w:val="00203C02"/>
    <w:rsid w:val="00204076"/>
    <w:rsid w:val="00204373"/>
    <w:rsid w:val="0020457E"/>
    <w:rsid w:val="002048CD"/>
    <w:rsid w:val="00204B28"/>
    <w:rsid w:val="00204D23"/>
    <w:rsid w:val="00204DA4"/>
    <w:rsid w:val="00204E16"/>
    <w:rsid w:val="00204E7C"/>
    <w:rsid w:val="00205525"/>
    <w:rsid w:val="002058A4"/>
    <w:rsid w:val="00206031"/>
    <w:rsid w:val="00206864"/>
    <w:rsid w:val="00206A6B"/>
    <w:rsid w:val="0020715E"/>
    <w:rsid w:val="002074D9"/>
    <w:rsid w:val="002078A9"/>
    <w:rsid w:val="00207B89"/>
    <w:rsid w:val="00207DAD"/>
    <w:rsid w:val="00207DF8"/>
    <w:rsid w:val="0021036B"/>
    <w:rsid w:val="00210636"/>
    <w:rsid w:val="00210787"/>
    <w:rsid w:val="0021080F"/>
    <w:rsid w:val="00210933"/>
    <w:rsid w:val="00210B24"/>
    <w:rsid w:val="00211057"/>
    <w:rsid w:val="0021125F"/>
    <w:rsid w:val="0021178C"/>
    <w:rsid w:val="00211ADB"/>
    <w:rsid w:val="00211AFE"/>
    <w:rsid w:val="00211E11"/>
    <w:rsid w:val="00211E4E"/>
    <w:rsid w:val="002120E5"/>
    <w:rsid w:val="00212677"/>
    <w:rsid w:val="002129EA"/>
    <w:rsid w:val="00212D65"/>
    <w:rsid w:val="00213259"/>
    <w:rsid w:val="002132D8"/>
    <w:rsid w:val="00214196"/>
    <w:rsid w:val="002141FF"/>
    <w:rsid w:val="002143A1"/>
    <w:rsid w:val="002144B6"/>
    <w:rsid w:val="002144C5"/>
    <w:rsid w:val="002146BB"/>
    <w:rsid w:val="002149A5"/>
    <w:rsid w:val="00214D69"/>
    <w:rsid w:val="002153EF"/>
    <w:rsid w:val="00215658"/>
    <w:rsid w:val="00215904"/>
    <w:rsid w:val="002162D4"/>
    <w:rsid w:val="00216326"/>
    <w:rsid w:val="002163D4"/>
    <w:rsid w:val="00216882"/>
    <w:rsid w:val="00216C4A"/>
    <w:rsid w:val="00216D38"/>
    <w:rsid w:val="00216D9F"/>
    <w:rsid w:val="002172D1"/>
    <w:rsid w:val="00217883"/>
    <w:rsid w:val="00217BEF"/>
    <w:rsid w:val="00217EA1"/>
    <w:rsid w:val="00217F19"/>
    <w:rsid w:val="00217FDE"/>
    <w:rsid w:val="00217FF7"/>
    <w:rsid w:val="00217FFC"/>
    <w:rsid w:val="002200FF"/>
    <w:rsid w:val="00220423"/>
    <w:rsid w:val="002206D4"/>
    <w:rsid w:val="00220786"/>
    <w:rsid w:val="00220856"/>
    <w:rsid w:val="00221704"/>
    <w:rsid w:val="0022181C"/>
    <w:rsid w:val="00221B19"/>
    <w:rsid w:val="00221D50"/>
    <w:rsid w:val="00221F53"/>
    <w:rsid w:val="002223FF"/>
    <w:rsid w:val="00222859"/>
    <w:rsid w:val="002228F4"/>
    <w:rsid w:val="00222B49"/>
    <w:rsid w:val="00222E49"/>
    <w:rsid w:val="00222F30"/>
    <w:rsid w:val="0022307B"/>
    <w:rsid w:val="00223107"/>
    <w:rsid w:val="00223857"/>
    <w:rsid w:val="00223EA7"/>
    <w:rsid w:val="00223EB9"/>
    <w:rsid w:val="0022426B"/>
    <w:rsid w:val="002245F2"/>
    <w:rsid w:val="0022465B"/>
    <w:rsid w:val="00224E36"/>
    <w:rsid w:val="00225553"/>
    <w:rsid w:val="002256FF"/>
    <w:rsid w:val="00225BEB"/>
    <w:rsid w:val="00225EF0"/>
    <w:rsid w:val="00226442"/>
    <w:rsid w:val="00226EAF"/>
    <w:rsid w:val="00226EBF"/>
    <w:rsid w:val="00227319"/>
    <w:rsid w:val="002273FB"/>
    <w:rsid w:val="0022758D"/>
    <w:rsid w:val="002276B9"/>
    <w:rsid w:val="002279DF"/>
    <w:rsid w:val="00227C08"/>
    <w:rsid w:val="00227E30"/>
    <w:rsid w:val="0023018A"/>
    <w:rsid w:val="00230EC2"/>
    <w:rsid w:val="00230F0F"/>
    <w:rsid w:val="00230F58"/>
    <w:rsid w:val="002311EF"/>
    <w:rsid w:val="00231989"/>
    <w:rsid w:val="00231C0B"/>
    <w:rsid w:val="00231C0C"/>
    <w:rsid w:val="00231E77"/>
    <w:rsid w:val="002323DE"/>
    <w:rsid w:val="00232451"/>
    <w:rsid w:val="0023249A"/>
    <w:rsid w:val="0023277F"/>
    <w:rsid w:val="00232A09"/>
    <w:rsid w:val="0023315B"/>
    <w:rsid w:val="0023317A"/>
    <w:rsid w:val="002333FB"/>
    <w:rsid w:val="00233444"/>
    <w:rsid w:val="0023354D"/>
    <w:rsid w:val="0023365D"/>
    <w:rsid w:val="0023377E"/>
    <w:rsid w:val="00233D3E"/>
    <w:rsid w:val="00233D9D"/>
    <w:rsid w:val="00233F15"/>
    <w:rsid w:val="0023405F"/>
    <w:rsid w:val="00234996"/>
    <w:rsid w:val="00234B1A"/>
    <w:rsid w:val="00234BA8"/>
    <w:rsid w:val="00234DBC"/>
    <w:rsid w:val="002350EB"/>
    <w:rsid w:val="00235DD8"/>
    <w:rsid w:val="00235F5A"/>
    <w:rsid w:val="00236225"/>
    <w:rsid w:val="00236320"/>
    <w:rsid w:val="00236475"/>
    <w:rsid w:val="002372B4"/>
    <w:rsid w:val="00237321"/>
    <w:rsid w:val="002379F1"/>
    <w:rsid w:val="00237A39"/>
    <w:rsid w:val="00237B57"/>
    <w:rsid w:val="00237DD5"/>
    <w:rsid w:val="00237E6E"/>
    <w:rsid w:val="002402CC"/>
    <w:rsid w:val="0024040D"/>
    <w:rsid w:val="002405F6"/>
    <w:rsid w:val="002406B9"/>
    <w:rsid w:val="002409E1"/>
    <w:rsid w:val="00240B1A"/>
    <w:rsid w:val="00240BCA"/>
    <w:rsid w:val="00240ECD"/>
    <w:rsid w:val="00240F5C"/>
    <w:rsid w:val="00241214"/>
    <w:rsid w:val="002413E7"/>
    <w:rsid w:val="002417D4"/>
    <w:rsid w:val="00241961"/>
    <w:rsid w:val="00241C6C"/>
    <w:rsid w:val="00241F24"/>
    <w:rsid w:val="00241F79"/>
    <w:rsid w:val="0024206E"/>
    <w:rsid w:val="002426B5"/>
    <w:rsid w:val="002428E5"/>
    <w:rsid w:val="00242999"/>
    <w:rsid w:val="00242EB8"/>
    <w:rsid w:val="0024317C"/>
    <w:rsid w:val="00243349"/>
    <w:rsid w:val="00243389"/>
    <w:rsid w:val="00243985"/>
    <w:rsid w:val="002439CD"/>
    <w:rsid w:val="00243C9C"/>
    <w:rsid w:val="00244746"/>
    <w:rsid w:val="00244DDC"/>
    <w:rsid w:val="00244E83"/>
    <w:rsid w:val="002451F2"/>
    <w:rsid w:val="00245AE5"/>
    <w:rsid w:val="00245DF5"/>
    <w:rsid w:val="00246537"/>
    <w:rsid w:val="00246CF3"/>
    <w:rsid w:val="00246E53"/>
    <w:rsid w:val="0024711B"/>
    <w:rsid w:val="002474B9"/>
    <w:rsid w:val="00247932"/>
    <w:rsid w:val="002517C4"/>
    <w:rsid w:val="00251A35"/>
    <w:rsid w:val="00251B65"/>
    <w:rsid w:val="00251D5B"/>
    <w:rsid w:val="00251F00"/>
    <w:rsid w:val="00251FB9"/>
    <w:rsid w:val="00252094"/>
    <w:rsid w:val="00252206"/>
    <w:rsid w:val="00252332"/>
    <w:rsid w:val="0025244F"/>
    <w:rsid w:val="002524FB"/>
    <w:rsid w:val="00252BA8"/>
    <w:rsid w:val="00252C8D"/>
    <w:rsid w:val="00252D76"/>
    <w:rsid w:val="0025352F"/>
    <w:rsid w:val="00253AA4"/>
    <w:rsid w:val="00253B53"/>
    <w:rsid w:val="00253C52"/>
    <w:rsid w:val="00253CA6"/>
    <w:rsid w:val="0025411E"/>
    <w:rsid w:val="002543E4"/>
    <w:rsid w:val="00254636"/>
    <w:rsid w:val="00254D7D"/>
    <w:rsid w:val="00255090"/>
    <w:rsid w:val="0025535B"/>
    <w:rsid w:val="00255883"/>
    <w:rsid w:val="00255906"/>
    <w:rsid w:val="00255A38"/>
    <w:rsid w:val="00255A98"/>
    <w:rsid w:val="00255F4F"/>
    <w:rsid w:val="00256EEB"/>
    <w:rsid w:val="00257183"/>
    <w:rsid w:val="002575CE"/>
    <w:rsid w:val="002576C4"/>
    <w:rsid w:val="00257704"/>
    <w:rsid w:val="002578B3"/>
    <w:rsid w:val="00257951"/>
    <w:rsid w:val="00257952"/>
    <w:rsid w:val="00257D02"/>
    <w:rsid w:val="002600D6"/>
    <w:rsid w:val="00260205"/>
    <w:rsid w:val="002607CE"/>
    <w:rsid w:val="002607E0"/>
    <w:rsid w:val="00260A21"/>
    <w:rsid w:val="00260B13"/>
    <w:rsid w:val="00260FA2"/>
    <w:rsid w:val="002612EB"/>
    <w:rsid w:val="0026139B"/>
    <w:rsid w:val="002613DF"/>
    <w:rsid w:val="002614EF"/>
    <w:rsid w:val="00261A7A"/>
    <w:rsid w:val="00261B9C"/>
    <w:rsid w:val="00261CB5"/>
    <w:rsid w:val="00261F88"/>
    <w:rsid w:val="00262542"/>
    <w:rsid w:val="002627ED"/>
    <w:rsid w:val="00262C71"/>
    <w:rsid w:val="00262CD7"/>
    <w:rsid w:val="00262E41"/>
    <w:rsid w:val="00262F13"/>
    <w:rsid w:val="00263110"/>
    <w:rsid w:val="002638BB"/>
    <w:rsid w:val="00263BEB"/>
    <w:rsid w:val="00263C8A"/>
    <w:rsid w:val="00263EB9"/>
    <w:rsid w:val="00264305"/>
    <w:rsid w:val="002644A4"/>
    <w:rsid w:val="002644D4"/>
    <w:rsid w:val="0026450B"/>
    <w:rsid w:val="0026497E"/>
    <w:rsid w:val="00264A6D"/>
    <w:rsid w:val="00264DC6"/>
    <w:rsid w:val="00265032"/>
    <w:rsid w:val="00265CAA"/>
    <w:rsid w:val="00265CFA"/>
    <w:rsid w:val="00265E28"/>
    <w:rsid w:val="00265EF7"/>
    <w:rsid w:val="00266185"/>
    <w:rsid w:val="0026627F"/>
    <w:rsid w:val="00266365"/>
    <w:rsid w:val="002664F2"/>
    <w:rsid w:val="00266518"/>
    <w:rsid w:val="00267707"/>
    <w:rsid w:val="00267A26"/>
    <w:rsid w:val="00267A38"/>
    <w:rsid w:val="00267C55"/>
    <w:rsid w:val="00267D9B"/>
    <w:rsid w:val="00267DFA"/>
    <w:rsid w:val="00267F2E"/>
    <w:rsid w:val="00267F3D"/>
    <w:rsid w:val="00270458"/>
    <w:rsid w:val="0027060A"/>
    <w:rsid w:val="00270732"/>
    <w:rsid w:val="0027083C"/>
    <w:rsid w:val="002709AF"/>
    <w:rsid w:val="00270CC1"/>
    <w:rsid w:val="00270D6C"/>
    <w:rsid w:val="002710F1"/>
    <w:rsid w:val="002711FF"/>
    <w:rsid w:val="00271354"/>
    <w:rsid w:val="002714B7"/>
    <w:rsid w:val="002715B5"/>
    <w:rsid w:val="00271894"/>
    <w:rsid w:val="00271BF0"/>
    <w:rsid w:val="00271EFC"/>
    <w:rsid w:val="00272009"/>
    <w:rsid w:val="00272096"/>
    <w:rsid w:val="0027244E"/>
    <w:rsid w:val="002728D7"/>
    <w:rsid w:val="00272931"/>
    <w:rsid w:val="00273C3F"/>
    <w:rsid w:val="00273EEA"/>
    <w:rsid w:val="002743C9"/>
    <w:rsid w:val="00275026"/>
    <w:rsid w:val="002750AD"/>
    <w:rsid w:val="00275160"/>
    <w:rsid w:val="002759B8"/>
    <w:rsid w:val="00275F8A"/>
    <w:rsid w:val="00275FFD"/>
    <w:rsid w:val="002760AD"/>
    <w:rsid w:val="00276779"/>
    <w:rsid w:val="002768C9"/>
    <w:rsid w:val="00276C89"/>
    <w:rsid w:val="002770D7"/>
    <w:rsid w:val="0027754E"/>
    <w:rsid w:val="00277587"/>
    <w:rsid w:val="00280108"/>
    <w:rsid w:val="0028187B"/>
    <w:rsid w:val="00281A08"/>
    <w:rsid w:val="0028219E"/>
    <w:rsid w:val="00282446"/>
    <w:rsid w:val="00282599"/>
    <w:rsid w:val="00282752"/>
    <w:rsid w:val="00282835"/>
    <w:rsid w:val="00282A00"/>
    <w:rsid w:val="00282E0C"/>
    <w:rsid w:val="0028320A"/>
    <w:rsid w:val="0028335E"/>
    <w:rsid w:val="0028380F"/>
    <w:rsid w:val="0028404B"/>
    <w:rsid w:val="002840DE"/>
    <w:rsid w:val="002844A5"/>
    <w:rsid w:val="00284A77"/>
    <w:rsid w:val="00284D2A"/>
    <w:rsid w:val="00285B70"/>
    <w:rsid w:val="00285EFD"/>
    <w:rsid w:val="0028623F"/>
    <w:rsid w:val="00286351"/>
    <w:rsid w:val="002864AE"/>
    <w:rsid w:val="002864F6"/>
    <w:rsid w:val="00286543"/>
    <w:rsid w:val="00286678"/>
    <w:rsid w:val="00286A94"/>
    <w:rsid w:val="0028700E"/>
    <w:rsid w:val="002871B6"/>
    <w:rsid w:val="002875D4"/>
    <w:rsid w:val="00287671"/>
    <w:rsid w:val="00287988"/>
    <w:rsid w:val="00287B03"/>
    <w:rsid w:val="00287D56"/>
    <w:rsid w:val="002900EB"/>
    <w:rsid w:val="00290296"/>
    <w:rsid w:val="0029077C"/>
    <w:rsid w:val="002907A3"/>
    <w:rsid w:val="00290A21"/>
    <w:rsid w:val="00290B7D"/>
    <w:rsid w:val="00290EC5"/>
    <w:rsid w:val="002910B3"/>
    <w:rsid w:val="0029115F"/>
    <w:rsid w:val="00291352"/>
    <w:rsid w:val="00291565"/>
    <w:rsid w:val="002915BF"/>
    <w:rsid w:val="00291844"/>
    <w:rsid w:val="00291ECC"/>
    <w:rsid w:val="0029255D"/>
    <w:rsid w:val="00292570"/>
    <w:rsid w:val="00292D3C"/>
    <w:rsid w:val="002931EF"/>
    <w:rsid w:val="00293270"/>
    <w:rsid w:val="00293299"/>
    <w:rsid w:val="0029366C"/>
    <w:rsid w:val="002939DB"/>
    <w:rsid w:val="002940CC"/>
    <w:rsid w:val="002948FD"/>
    <w:rsid w:val="00294A49"/>
    <w:rsid w:val="00294B96"/>
    <w:rsid w:val="00294D5B"/>
    <w:rsid w:val="002954AB"/>
    <w:rsid w:val="00295656"/>
    <w:rsid w:val="0029574C"/>
    <w:rsid w:val="00295A81"/>
    <w:rsid w:val="002961BB"/>
    <w:rsid w:val="00296754"/>
    <w:rsid w:val="0029693A"/>
    <w:rsid w:val="00296E6E"/>
    <w:rsid w:val="00296EB9"/>
    <w:rsid w:val="00297018"/>
    <w:rsid w:val="0029736F"/>
    <w:rsid w:val="00297510"/>
    <w:rsid w:val="002975D5"/>
    <w:rsid w:val="002976A9"/>
    <w:rsid w:val="002976C0"/>
    <w:rsid w:val="0029772C"/>
    <w:rsid w:val="002978C6"/>
    <w:rsid w:val="002A014A"/>
    <w:rsid w:val="002A080F"/>
    <w:rsid w:val="002A0D13"/>
    <w:rsid w:val="002A119A"/>
    <w:rsid w:val="002A14FD"/>
    <w:rsid w:val="002A15BC"/>
    <w:rsid w:val="002A17D4"/>
    <w:rsid w:val="002A1A67"/>
    <w:rsid w:val="002A1DFB"/>
    <w:rsid w:val="002A1F1A"/>
    <w:rsid w:val="002A2425"/>
    <w:rsid w:val="002A2C7D"/>
    <w:rsid w:val="002A341D"/>
    <w:rsid w:val="002A352A"/>
    <w:rsid w:val="002A35B7"/>
    <w:rsid w:val="002A389F"/>
    <w:rsid w:val="002A402A"/>
    <w:rsid w:val="002A44CD"/>
    <w:rsid w:val="002A45A9"/>
    <w:rsid w:val="002A51A5"/>
    <w:rsid w:val="002A584A"/>
    <w:rsid w:val="002A58EA"/>
    <w:rsid w:val="002A5C18"/>
    <w:rsid w:val="002A5C84"/>
    <w:rsid w:val="002A5CD6"/>
    <w:rsid w:val="002A5E67"/>
    <w:rsid w:val="002A6183"/>
    <w:rsid w:val="002A62A1"/>
    <w:rsid w:val="002A62F3"/>
    <w:rsid w:val="002A6C4D"/>
    <w:rsid w:val="002A6D7A"/>
    <w:rsid w:val="002A72DF"/>
    <w:rsid w:val="002A7378"/>
    <w:rsid w:val="002A7557"/>
    <w:rsid w:val="002A7AF3"/>
    <w:rsid w:val="002A7C42"/>
    <w:rsid w:val="002A7EA9"/>
    <w:rsid w:val="002A7F31"/>
    <w:rsid w:val="002A7FB2"/>
    <w:rsid w:val="002B0178"/>
    <w:rsid w:val="002B039C"/>
    <w:rsid w:val="002B0872"/>
    <w:rsid w:val="002B0946"/>
    <w:rsid w:val="002B0FCC"/>
    <w:rsid w:val="002B14F8"/>
    <w:rsid w:val="002B15F1"/>
    <w:rsid w:val="002B16DD"/>
    <w:rsid w:val="002B170F"/>
    <w:rsid w:val="002B17DA"/>
    <w:rsid w:val="002B1AF5"/>
    <w:rsid w:val="002B2440"/>
    <w:rsid w:val="002B2564"/>
    <w:rsid w:val="002B2EA3"/>
    <w:rsid w:val="002B331B"/>
    <w:rsid w:val="002B35EB"/>
    <w:rsid w:val="002B3817"/>
    <w:rsid w:val="002B3D33"/>
    <w:rsid w:val="002B3D4B"/>
    <w:rsid w:val="002B4076"/>
    <w:rsid w:val="002B408D"/>
    <w:rsid w:val="002B458D"/>
    <w:rsid w:val="002B4800"/>
    <w:rsid w:val="002B4A24"/>
    <w:rsid w:val="002B4BAB"/>
    <w:rsid w:val="002B4D94"/>
    <w:rsid w:val="002B55CA"/>
    <w:rsid w:val="002B580C"/>
    <w:rsid w:val="002B5C19"/>
    <w:rsid w:val="002B602F"/>
    <w:rsid w:val="002B6124"/>
    <w:rsid w:val="002B63F3"/>
    <w:rsid w:val="002B640D"/>
    <w:rsid w:val="002B647F"/>
    <w:rsid w:val="002B6529"/>
    <w:rsid w:val="002B675A"/>
    <w:rsid w:val="002B69DC"/>
    <w:rsid w:val="002B6D77"/>
    <w:rsid w:val="002B6F05"/>
    <w:rsid w:val="002B7123"/>
    <w:rsid w:val="002B7173"/>
    <w:rsid w:val="002B789A"/>
    <w:rsid w:val="002B79B6"/>
    <w:rsid w:val="002B7E8F"/>
    <w:rsid w:val="002C010E"/>
    <w:rsid w:val="002C0530"/>
    <w:rsid w:val="002C14A8"/>
    <w:rsid w:val="002C1780"/>
    <w:rsid w:val="002C17B9"/>
    <w:rsid w:val="002C1A8B"/>
    <w:rsid w:val="002C1D3A"/>
    <w:rsid w:val="002C1E66"/>
    <w:rsid w:val="002C1E6E"/>
    <w:rsid w:val="002C1F60"/>
    <w:rsid w:val="002C215A"/>
    <w:rsid w:val="002C2742"/>
    <w:rsid w:val="002C2C13"/>
    <w:rsid w:val="002C2EBA"/>
    <w:rsid w:val="002C310D"/>
    <w:rsid w:val="002C3712"/>
    <w:rsid w:val="002C3740"/>
    <w:rsid w:val="002C37AB"/>
    <w:rsid w:val="002C383E"/>
    <w:rsid w:val="002C393B"/>
    <w:rsid w:val="002C3F35"/>
    <w:rsid w:val="002C4461"/>
    <w:rsid w:val="002C485C"/>
    <w:rsid w:val="002C49B7"/>
    <w:rsid w:val="002C5CB7"/>
    <w:rsid w:val="002C604A"/>
    <w:rsid w:val="002C69C9"/>
    <w:rsid w:val="002C6C47"/>
    <w:rsid w:val="002C6EF2"/>
    <w:rsid w:val="002C772C"/>
    <w:rsid w:val="002C7B54"/>
    <w:rsid w:val="002D01BD"/>
    <w:rsid w:val="002D05CB"/>
    <w:rsid w:val="002D0CD4"/>
    <w:rsid w:val="002D0F24"/>
    <w:rsid w:val="002D1062"/>
    <w:rsid w:val="002D11B9"/>
    <w:rsid w:val="002D11BF"/>
    <w:rsid w:val="002D13F9"/>
    <w:rsid w:val="002D17A1"/>
    <w:rsid w:val="002D1888"/>
    <w:rsid w:val="002D1A78"/>
    <w:rsid w:val="002D1B97"/>
    <w:rsid w:val="002D1CAF"/>
    <w:rsid w:val="002D2377"/>
    <w:rsid w:val="002D25DD"/>
    <w:rsid w:val="002D27A0"/>
    <w:rsid w:val="002D294B"/>
    <w:rsid w:val="002D2B5F"/>
    <w:rsid w:val="002D2BD1"/>
    <w:rsid w:val="002D2D55"/>
    <w:rsid w:val="002D2F57"/>
    <w:rsid w:val="002D2FB4"/>
    <w:rsid w:val="002D305A"/>
    <w:rsid w:val="002D306D"/>
    <w:rsid w:val="002D31BE"/>
    <w:rsid w:val="002D3309"/>
    <w:rsid w:val="002D347D"/>
    <w:rsid w:val="002D3576"/>
    <w:rsid w:val="002D4045"/>
    <w:rsid w:val="002D40B9"/>
    <w:rsid w:val="002D4118"/>
    <w:rsid w:val="002D43B0"/>
    <w:rsid w:val="002D449E"/>
    <w:rsid w:val="002D46B7"/>
    <w:rsid w:val="002D47DB"/>
    <w:rsid w:val="002D50F6"/>
    <w:rsid w:val="002D5330"/>
    <w:rsid w:val="002D562E"/>
    <w:rsid w:val="002D5975"/>
    <w:rsid w:val="002D5A84"/>
    <w:rsid w:val="002D5C41"/>
    <w:rsid w:val="002D5CA9"/>
    <w:rsid w:val="002D5EF2"/>
    <w:rsid w:val="002D5FA2"/>
    <w:rsid w:val="002D615B"/>
    <w:rsid w:val="002D61D7"/>
    <w:rsid w:val="002D638C"/>
    <w:rsid w:val="002D65D1"/>
    <w:rsid w:val="002D66A1"/>
    <w:rsid w:val="002D675F"/>
    <w:rsid w:val="002D744D"/>
    <w:rsid w:val="002D7992"/>
    <w:rsid w:val="002D7996"/>
    <w:rsid w:val="002D7E4B"/>
    <w:rsid w:val="002D8121"/>
    <w:rsid w:val="002E047E"/>
    <w:rsid w:val="002E0496"/>
    <w:rsid w:val="002E07AE"/>
    <w:rsid w:val="002E09E1"/>
    <w:rsid w:val="002E0D9E"/>
    <w:rsid w:val="002E0E64"/>
    <w:rsid w:val="002E121D"/>
    <w:rsid w:val="002E122F"/>
    <w:rsid w:val="002E1773"/>
    <w:rsid w:val="002E1AE3"/>
    <w:rsid w:val="002E1B6A"/>
    <w:rsid w:val="002E1D75"/>
    <w:rsid w:val="002E23FD"/>
    <w:rsid w:val="002E2503"/>
    <w:rsid w:val="002E260B"/>
    <w:rsid w:val="002E262B"/>
    <w:rsid w:val="002E2AA2"/>
    <w:rsid w:val="002E2E36"/>
    <w:rsid w:val="002E3571"/>
    <w:rsid w:val="002E3B2A"/>
    <w:rsid w:val="002E3DA9"/>
    <w:rsid w:val="002E3EC1"/>
    <w:rsid w:val="002E3F59"/>
    <w:rsid w:val="002E43B3"/>
    <w:rsid w:val="002E4503"/>
    <w:rsid w:val="002E4B96"/>
    <w:rsid w:val="002E4B97"/>
    <w:rsid w:val="002E4C1A"/>
    <w:rsid w:val="002E4DED"/>
    <w:rsid w:val="002E4E17"/>
    <w:rsid w:val="002E51D4"/>
    <w:rsid w:val="002E52B4"/>
    <w:rsid w:val="002E540F"/>
    <w:rsid w:val="002E55C7"/>
    <w:rsid w:val="002E6040"/>
    <w:rsid w:val="002E617F"/>
    <w:rsid w:val="002E66DE"/>
    <w:rsid w:val="002E6F77"/>
    <w:rsid w:val="002E7319"/>
    <w:rsid w:val="002E7BDA"/>
    <w:rsid w:val="002E7E3C"/>
    <w:rsid w:val="002E7F63"/>
    <w:rsid w:val="002F09D0"/>
    <w:rsid w:val="002F0B9D"/>
    <w:rsid w:val="002F17C8"/>
    <w:rsid w:val="002F1AA0"/>
    <w:rsid w:val="002F1DCC"/>
    <w:rsid w:val="002F1E8B"/>
    <w:rsid w:val="002F1FAC"/>
    <w:rsid w:val="002F22A8"/>
    <w:rsid w:val="002F22AE"/>
    <w:rsid w:val="002F26B4"/>
    <w:rsid w:val="002F2996"/>
    <w:rsid w:val="002F2C58"/>
    <w:rsid w:val="002F2CA7"/>
    <w:rsid w:val="002F2CC0"/>
    <w:rsid w:val="002F2DB2"/>
    <w:rsid w:val="002F2F59"/>
    <w:rsid w:val="002F3161"/>
    <w:rsid w:val="002F3195"/>
    <w:rsid w:val="002F335B"/>
    <w:rsid w:val="002F335D"/>
    <w:rsid w:val="002F38F6"/>
    <w:rsid w:val="002F3BBD"/>
    <w:rsid w:val="002F3E5C"/>
    <w:rsid w:val="002F414A"/>
    <w:rsid w:val="002F465A"/>
    <w:rsid w:val="002F4686"/>
    <w:rsid w:val="002F47A4"/>
    <w:rsid w:val="002F4B9A"/>
    <w:rsid w:val="002F4C2A"/>
    <w:rsid w:val="002F4C7B"/>
    <w:rsid w:val="002F5104"/>
    <w:rsid w:val="002F545F"/>
    <w:rsid w:val="002F56B4"/>
    <w:rsid w:val="002F59A8"/>
    <w:rsid w:val="002F5B2F"/>
    <w:rsid w:val="002F5F15"/>
    <w:rsid w:val="002F5F66"/>
    <w:rsid w:val="002F68FF"/>
    <w:rsid w:val="002F6B75"/>
    <w:rsid w:val="002F6D74"/>
    <w:rsid w:val="002F73DD"/>
    <w:rsid w:val="002F7442"/>
    <w:rsid w:val="002F774E"/>
    <w:rsid w:val="002F7E51"/>
    <w:rsid w:val="003000D6"/>
    <w:rsid w:val="00300547"/>
    <w:rsid w:val="00300613"/>
    <w:rsid w:val="00300704"/>
    <w:rsid w:val="0030094E"/>
    <w:rsid w:val="003010BC"/>
    <w:rsid w:val="00301621"/>
    <w:rsid w:val="00301662"/>
    <w:rsid w:val="00301D46"/>
    <w:rsid w:val="00301D8D"/>
    <w:rsid w:val="00302274"/>
    <w:rsid w:val="00302382"/>
    <w:rsid w:val="00303229"/>
    <w:rsid w:val="00303398"/>
    <w:rsid w:val="00303696"/>
    <w:rsid w:val="00303B27"/>
    <w:rsid w:val="00303F0C"/>
    <w:rsid w:val="0030443C"/>
    <w:rsid w:val="003049B2"/>
    <w:rsid w:val="003055F6"/>
    <w:rsid w:val="003056B2"/>
    <w:rsid w:val="0030573C"/>
    <w:rsid w:val="00305765"/>
    <w:rsid w:val="00305BC6"/>
    <w:rsid w:val="0030648F"/>
    <w:rsid w:val="00306CA2"/>
    <w:rsid w:val="00307390"/>
    <w:rsid w:val="00307688"/>
    <w:rsid w:val="003076C4"/>
    <w:rsid w:val="00307BB9"/>
    <w:rsid w:val="003104EE"/>
    <w:rsid w:val="003105FE"/>
    <w:rsid w:val="003109D3"/>
    <w:rsid w:val="003112A5"/>
    <w:rsid w:val="0031185F"/>
    <w:rsid w:val="00311AA2"/>
    <w:rsid w:val="00311B8C"/>
    <w:rsid w:val="003122AC"/>
    <w:rsid w:val="003123EE"/>
    <w:rsid w:val="00312442"/>
    <w:rsid w:val="00312815"/>
    <w:rsid w:val="00312833"/>
    <w:rsid w:val="0031347F"/>
    <w:rsid w:val="00313656"/>
    <w:rsid w:val="00313713"/>
    <w:rsid w:val="00313877"/>
    <w:rsid w:val="00313B3C"/>
    <w:rsid w:val="00313B6C"/>
    <w:rsid w:val="00313D7C"/>
    <w:rsid w:val="0031411D"/>
    <w:rsid w:val="003142BA"/>
    <w:rsid w:val="0031435D"/>
    <w:rsid w:val="003143DE"/>
    <w:rsid w:val="003143EB"/>
    <w:rsid w:val="003144FB"/>
    <w:rsid w:val="00314924"/>
    <w:rsid w:val="0031493C"/>
    <w:rsid w:val="00314AC9"/>
    <w:rsid w:val="00314C21"/>
    <w:rsid w:val="00314CF6"/>
    <w:rsid w:val="00314EF5"/>
    <w:rsid w:val="00314F9F"/>
    <w:rsid w:val="0031504E"/>
    <w:rsid w:val="00315230"/>
    <w:rsid w:val="00315377"/>
    <w:rsid w:val="003159C4"/>
    <w:rsid w:val="00315A40"/>
    <w:rsid w:val="00315B07"/>
    <w:rsid w:val="00315E01"/>
    <w:rsid w:val="00315E12"/>
    <w:rsid w:val="00316203"/>
    <w:rsid w:val="003162C8"/>
    <w:rsid w:val="0031671B"/>
    <w:rsid w:val="00316CD6"/>
    <w:rsid w:val="0031723C"/>
    <w:rsid w:val="00317AB0"/>
    <w:rsid w:val="00320028"/>
    <w:rsid w:val="0032015E"/>
    <w:rsid w:val="003202C0"/>
    <w:rsid w:val="003205E4"/>
    <w:rsid w:val="003207CB"/>
    <w:rsid w:val="00320B35"/>
    <w:rsid w:val="00320B70"/>
    <w:rsid w:val="00320D91"/>
    <w:rsid w:val="003211D6"/>
    <w:rsid w:val="003218A3"/>
    <w:rsid w:val="00321A29"/>
    <w:rsid w:val="00321C2C"/>
    <w:rsid w:val="00321EA0"/>
    <w:rsid w:val="00322198"/>
    <w:rsid w:val="00322364"/>
    <w:rsid w:val="00322382"/>
    <w:rsid w:val="00322DF4"/>
    <w:rsid w:val="003230B8"/>
    <w:rsid w:val="00323209"/>
    <w:rsid w:val="00323333"/>
    <w:rsid w:val="003235E0"/>
    <w:rsid w:val="00323D3F"/>
    <w:rsid w:val="00323E7B"/>
    <w:rsid w:val="0032433A"/>
    <w:rsid w:val="00324CE2"/>
    <w:rsid w:val="00324F83"/>
    <w:rsid w:val="003252B4"/>
    <w:rsid w:val="0032571A"/>
    <w:rsid w:val="0032596A"/>
    <w:rsid w:val="00325AAA"/>
    <w:rsid w:val="00325AD1"/>
    <w:rsid w:val="00325B28"/>
    <w:rsid w:val="00325E7B"/>
    <w:rsid w:val="00325FF1"/>
    <w:rsid w:val="00326244"/>
    <w:rsid w:val="00326623"/>
    <w:rsid w:val="003266E9"/>
    <w:rsid w:val="0032674D"/>
    <w:rsid w:val="00326C3F"/>
    <w:rsid w:val="00326EAF"/>
    <w:rsid w:val="00326F30"/>
    <w:rsid w:val="00327612"/>
    <w:rsid w:val="003277C5"/>
    <w:rsid w:val="00327BAB"/>
    <w:rsid w:val="003302F7"/>
    <w:rsid w:val="00330C64"/>
    <w:rsid w:val="00330DA0"/>
    <w:rsid w:val="00330F10"/>
    <w:rsid w:val="003310C6"/>
    <w:rsid w:val="0033132D"/>
    <w:rsid w:val="00331342"/>
    <w:rsid w:val="00331432"/>
    <w:rsid w:val="00331ED8"/>
    <w:rsid w:val="00331F0C"/>
    <w:rsid w:val="003320D8"/>
    <w:rsid w:val="00332958"/>
    <w:rsid w:val="00332ECD"/>
    <w:rsid w:val="00332FD4"/>
    <w:rsid w:val="0033332B"/>
    <w:rsid w:val="00333778"/>
    <w:rsid w:val="003337DE"/>
    <w:rsid w:val="0033383E"/>
    <w:rsid w:val="003339F1"/>
    <w:rsid w:val="00333A05"/>
    <w:rsid w:val="00333A8F"/>
    <w:rsid w:val="0033422D"/>
    <w:rsid w:val="00334275"/>
    <w:rsid w:val="00334346"/>
    <w:rsid w:val="00334757"/>
    <w:rsid w:val="00334972"/>
    <w:rsid w:val="00334AD1"/>
    <w:rsid w:val="00334CE5"/>
    <w:rsid w:val="00334E80"/>
    <w:rsid w:val="00334F0A"/>
    <w:rsid w:val="00335320"/>
    <w:rsid w:val="00336004"/>
    <w:rsid w:val="00336C18"/>
    <w:rsid w:val="00336ECB"/>
    <w:rsid w:val="00337400"/>
    <w:rsid w:val="00337562"/>
    <w:rsid w:val="00337981"/>
    <w:rsid w:val="00337A69"/>
    <w:rsid w:val="00337B77"/>
    <w:rsid w:val="00337FA9"/>
    <w:rsid w:val="0034080F"/>
    <w:rsid w:val="00341390"/>
    <w:rsid w:val="003413AF"/>
    <w:rsid w:val="00341F4C"/>
    <w:rsid w:val="00341F4E"/>
    <w:rsid w:val="00341FFB"/>
    <w:rsid w:val="00342130"/>
    <w:rsid w:val="003422E1"/>
    <w:rsid w:val="003424D9"/>
    <w:rsid w:val="0034261E"/>
    <w:rsid w:val="00342BA5"/>
    <w:rsid w:val="00342CB1"/>
    <w:rsid w:val="00342E7B"/>
    <w:rsid w:val="003437ED"/>
    <w:rsid w:val="00343CAD"/>
    <w:rsid w:val="00343D39"/>
    <w:rsid w:val="00343EAE"/>
    <w:rsid w:val="00343FDE"/>
    <w:rsid w:val="00344325"/>
    <w:rsid w:val="0034485A"/>
    <w:rsid w:val="00344EAC"/>
    <w:rsid w:val="00345607"/>
    <w:rsid w:val="003456CC"/>
    <w:rsid w:val="003456E9"/>
    <w:rsid w:val="00345720"/>
    <w:rsid w:val="003457B0"/>
    <w:rsid w:val="0034585C"/>
    <w:rsid w:val="00345A22"/>
    <w:rsid w:val="00345A2F"/>
    <w:rsid w:val="0034611E"/>
    <w:rsid w:val="0034626E"/>
    <w:rsid w:val="0034662F"/>
    <w:rsid w:val="00346B63"/>
    <w:rsid w:val="00346C49"/>
    <w:rsid w:val="00346E54"/>
    <w:rsid w:val="00346E5D"/>
    <w:rsid w:val="0034707F"/>
    <w:rsid w:val="00347BEB"/>
    <w:rsid w:val="00347C31"/>
    <w:rsid w:val="00347C5B"/>
    <w:rsid w:val="00350427"/>
    <w:rsid w:val="003507FB"/>
    <w:rsid w:val="00350A60"/>
    <w:rsid w:val="00350F44"/>
    <w:rsid w:val="00351064"/>
    <w:rsid w:val="003512CF"/>
    <w:rsid w:val="003513A7"/>
    <w:rsid w:val="00351995"/>
    <w:rsid w:val="003524C8"/>
    <w:rsid w:val="00352559"/>
    <w:rsid w:val="003526D0"/>
    <w:rsid w:val="00352960"/>
    <w:rsid w:val="003529DE"/>
    <w:rsid w:val="00352A92"/>
    <w:rsid w:val="00352B12"/>
    <w:rsid w:val="00352DC3"/>
    <w:rsid w:val="00352EDF"/>
    <w:rsid w:val="003531F7"/>
    <w:rsid w:val="00353580"/>
    <w:rsid w:val="003536E5"/>
    <w:rsid w:val="00353DA6"/>
    <w:rsid w:val="00353DAF"/>
    <w:rsid w:val="00354CFC"/>
    <w:rsid w:val="003551FA"/>
    <w:rsid w:val="00355AD1"/>
    <w:rsid w:val="003561A0"/>
    <w:rsid w:val="00356540"/>
    <w:rsid w:val="00356996"/>
    <w:rsid w:val="0035737B"/>
    <w:rsid w:val="0035775D"/>
    <w:rsid w:val="00357AD3"/>
    <w:rsid w:val="00360009"/>
    <w:rsid w:val="00360041"/>
    <w:rsid w:val="0036025C"/>
    <w:rsid w:val="0036037B"/>
    <w:rsid w:val="0036037E"/>
    <w:rsid w:val="00360CF3"/>
    <w:rsid w:val="00360F97"/>
    <w:rsid w:val="00361221"/>
    <w:rsid w:val="00361311"/>
    <w:rsid w:val="00361C4C"/>
    <w:rsid w:val="00361E16"/>
    <w:rsid w:val="0036204F"/>
    <w:rsid w:val="0036305B"/>
    <w:rsid w:val="003632D0"/>
    <w:rsid w:val="00363DB8"/>
    <w:rsid w:val="00363E3A"/>
    <w:rsid w:val="0036402D"/>
    <w:rsid w:val="00364044"/>
    <w:rsid w:val="00364110"/>
    <w:rsid w:val="00364227"/>
    <w:rsid w:val="00364742"/>
    <w:rsid w:val="00364CD8"/>
    <w:rsid w:val="00365695"/>
    <w:rsid w:val="0036569F"/>
    <w:rsid w:val="00365777"/>
    <w:rsid w:val="00365CBD"/>
    <w:rsid w:val="00366279"/>
    <w:rsid w:val="0036628A"/>
    <w:rsid w:val="0036634C"/>
    <w:rsid w:val="00366A4A"/>
    <w:rsid w:val="00366A6A"/>
    <w:rsid w:val="00366B37"/>
    <w:rsid w:val="00366B42"/>
    <w:rsid w:val="00366CCB"/>
    <w:rsid w:val="00366FF8"/>
    <w:rsid w:val="00370729"/>
    <w:rsid w:val="00370EF5"/>
    <w:rsid w:val="00370F0E"/>
    <w:rsid w:val="003710D4"/>
    <w:rsid w:val="0037118E"/>
    <w:rsid w:val="003711B2"/>
    <w:rsid w:val="00371277"/>
    <w:rsid w:val="00371426"/>
    <w:rsid w:val="003715AF"/>
    <w:rsid w:val="003716A9"/>
    <w:rsid w:val="003719BE"/>
    <w:rsid w:val="00371CD0"/>
    <w:rsid w:val="00371FD9"/>
    <w:rsid w:val="0037215D"/>
    <w:rsid w:val="003724EF"/>
    <w:rsid w:val="00372AF7"/>
    <w:rsid w:val="003734AE"/>
    <w:rsid w:val="003735EA"/>
    <w:rsid w:val="00373A5F"/>
    <w:rsid w:val="0037406E"/>
    <w:rsid w:val="0037433F"/>
    <w:rsid w:val="00374723"/>
    <w:rsid w:val="00374922"/>
    <w:rsid w:val="00374B19"/>
    <w:rsid w:val="00374C92"/>
    <w:rsid w:val="00374E3C"/>
    <w:rsid w:val="00375262"/>
    <w:rsid w:val="00375464"/>
    <w:rsid w:val="0037570C"/>
    <w:rsid w:val="00375977"/>
    <w:rsid w:val="00375AE2"/>
    <w:rsid w:val="00375D9C"/>
    <w:rsid w:val="00375F2D"/>
    <w:rsid w:val="00375F34"/>
    <w:rsid w:val="00375F68"/>
    <w:rsid w:val="0037619F"/>
    <w:rsid w:val="00376248"/>
    <w:rsid w:val="003768D4"/>
    <w:rsid w:val="00376B06"/>
    <w:rsid w:val="00376C92"/>
    <w:rsid w:val="00376EA4"/>
    <w:rsid w:val="00376F2A"/>
    <w:rsid w:val="003778AA"/>
    <w:rsid w:val="003778E1"/>
    <w:rsid w:val="00377A34"/>
    <w:rsid w:val="00377A7B"/>
    <w:rsid w:val="00377C10"/>
    <w:rsid w:val="00377D3C"/>
    <w:rsid w:val="00377EC2"/>
    <w:rsid w:val="00377F49"/>
    <w:rsid w:val="00380042"/>
    <w:rsid w:val="003805FE"/>
    <w:rsid w:val="00380946"/>
    <w:rsid w:val="00380A4F"/>
    <w:rsid w:val="00380CC9"/>
    <w:rsid w:val="003817FC"/>
    <w:rsid w:val="0038188C"/>
    <w:rsid w:val="003819FE"/>
    <w:rsid w:val="00381A1D"/>
    <w:rsid w:val="00381BE3"/>
    <w:rsid w:val="00381C69"/>
    <w:rsid w:val="00381D04"/>
    <w:rsid w:val="00381DD3"/>
    <w:rsid w:val="00381E91"/>
    <w:rsid w:val="00381F47"/>
    <w:rsid w:val="00381FEB"/>
    <w:rsid w:val="00381FFB"/>
    <w:rsid w:val="00382209"/>
    <w:rsid w:val="0038270D"/>
    <w:rsid w:val="003829F6"/>
    <w:rsid w:val="00382CCE"/>
    <w:rsid w:val="00382EFD"/>
    <w:rsid w:val="003833F3"/>
    <w:rsid w:val="0038405C"/>
    <w:rsid w:val="00384489"/>
    <w:rsid w:val="00384C1E"/>
    <w:rsid w:val="00384D40"/>
    <w:rsid w:val="00384E9B"/>
    <w:rsid w:val="00384FEF"/>
    <w:rsid w:val="003850FC"/>
    <w:rsid w:val="003856CD"/>
    <w:rsid w:val="00385920"/>
    <w:rsid w:val="00385962"/>
    <w:rsid w:val="00385B26"/>
    <w:rsid w:val="00385BA0"/>
    <w:rsid w:val="00385FB8"/>
    <w:rsid w:val="003862CD"/>
    <w:rsid w:val="00386378"/>
    <w:rsid w:val="003863E7"/>
    <w:rsid w:val="00386431"/>
    <w:rsid w:val="00386438"/>
    <w:rsid w:val="00386559"/>
    <w:rsid w:val="003867A7"/>
    <w:rsid w:val="00386CB4"/>
    <w:rsid w:val="00386F2B"/>
    <w:rsid w:val="00387005"/>
    <w:rsid w:val="00387340"/>
    <w:rsid w:val="003875A5"/>
    <w:rsid w:val="00387C87"/>
    <w:rsid w:val="00387D13"/>
    <w:rsid w:val="0039004E"/>
    <w:rsid w:val="00390272"/>
    <w:rsid w:val="003908AC"/>
    <w:rsid w:val="003908C0"/>
    <w:rsid w:val="00390B83"/>
    <w:rsid w:val="00390BC8"/>
    <w:rsid w:val="00391064"/>
    <w:rsid w:val="00391109"/>
    <w:rsid w:val="00391491"/>
    <w:rsid w:val="00391B9A"/>
    <w:rsid w:val="00391C4B"/>
    <w:rsid w:val="003924E0"/>
    <w:rsid w:val="00392989"/>
    <w:rsid w:val="00392D4F"/>
    <w:rsid w:val="00392FC5"/>
    <w:rsid w:val="0039333C"/>
    <w:rsid w:val="00393973"/>
    <w:rsid w:val="003939EC"/>
    <w:rsid w:val="00393E9A"/>
    <w:rsid w:val="00393F96"/>
    <w:rsid w:val="00394ED0"/>
    <w:rsid w:val="00394EE8"/>
    <w:rsid w:val="0039528F"/>
    <w:rsid w:val="0039580C"/>
    <w:rsid w:val="0039583D"/>
    <w:rsid w:val="00395E91"/>
    <w:rsid w:val="0039614D"/>
    <w:rsid w:val="003961F0"/>
    <w:rsid w:val="00396302"/>
    <w:rsid w:val="00396484"/>
    <w:rsid w:val="00396719"/>
    <w:rsid w:val="00396C45"/>
    <w:rsid w:val="00397151"/>
    <w:rsid w:val="0039766A"/>
    <w:rsid w:val="00397886"/>
    <w:rsid w:val="0039790F"/>
    <w:rsid w:val="00397A51"/>
    <w:rsid w:val="00397AC2"/>
    <w:rsid w:val="00397DA7"/>
    <w:rsid w:val="00397E8E"/>
    <w:rsid w:val="003A0180"/>
    <w:rsid w:val="003A02AD"/>
    <w:rsid w:val="003A0340"/>
    <w:rsid w:val="003A04C1"/>
    <w:rsid w:val="003A04FA"/>
    <w:rsid w:val="003A071A"/>
    <w:rsid w:val="003A0A5C"/>
    <w:rsid w:val="003A0EA0"/>
    <w:rsid w:val="003A215B"/>
    <w:rsid w:val="003A231A"/>
    <w:rsid w:val="003A24B7"/>
    <w:rsid w:val="003A24C9"/>
    <w:rsid w:val="003A25CE"/>
    <w:rsid w:val="003A2B3B"/>
    <w:rsid w:val="003A2CF0"/>
    <w:rsid w:val="003A2ED6"/>
    <w:rsid w:val="003A31F4"/>
    <w:rsid w:val="003A3737"/>
    <w:rsid w:val="003A3C29"/>
    <w:rsid w:val="003A3CFD"/>
    <w:rsid w:val="003A3D26"/>
    <w:rsid w:val="003A3D9D"/>
    <w:rsid w:val="003A3DA3"/>
    <w:rsid w:val="003A40D2"/>
    <w:rsid w:val="003A4327"/>
    <w:rsid w:val="003A4687"/>
    <w:rsid w:val="003A4BE0"/>
    <w:rsid w:val="003A5782"/>
    <w:rsid w:val="003A5849"/>
    <w:rsid w:val="003A5AC0"/>
    <w:rsid w:val="003A5C13"/>
    <w:rsid w:val="003A7484"/>
    <w:rsid w:val="003A761A"/>
    <w:rsid w:val="003A769F"/>
    <w:rsid w:val="003A7B09"/>
    <w:rsid w:val="003A7B65"/>
    <w:rsid w:val="003A7DB0"/>
    <w:rsid w:val="003A7F47"/>
    <w:rsid w:val="003B0537"/>
    <w:rsid w:val="003B0606"/>
    <w:rsid w:val="003B0806"/>
    <w:rsid w:val="003B0931"/>
    <w:rsid w:val="003B0E02"/>
    <w:rsid w:val="003B0FF9"/>
    <w:rsid w:val="003B10E4"/>
    <w:rsid w:val="003B1287"/>
    <w:rsid w:val="003B17E2"/>
    <w:rsid w:val="003B1E1B"/>
    <w:rsid w:val="003B21B0"/>
    <w:rsid w:val="003B21C4"/>
    <w:rsid w:val="003B223A"/>
    <w:rsid w:val="003B2919"/>
    <w:rsid w:val="003B2C7D"/>
    <w:rsid w:val="003B31E1"/>
    <w:rsid w:val="003B38AD"/>
    <w:rsid w:val="003B3B1E"/>
    <w:rsid w:val="003B3F17"/>
    <w:rsid w:val="003B458E"/>
    <w:rsid w:val="003B465A"/>
    <w:rsid w:val="003B4D49"/>
    <w:rsid w:val="003B4DE9"/>
    <w:rsid w:val="003B4EB3"/>
    <w:rsid w:val="003B4FBB"/>
    <w:rsid w:val="003B4FE5"/>
    <w:rsid w:val="003B508A"/>
    <w:rsid w:val="003B513B"/>
    <w:rsid w:val="003B54E9"/>
    <w:rsid w:val="003B5AAA"/>
    <w:rsid w:val="003B5B51"/>
    <w:rsid w:val="003B5D30"/>
    <w:rsid w:val="003B5E2D"/>
    <w:rsid w:val="003B5FB2"/>
    <w:rsid w:val="003B62AA"/>
    <w:rsid w:val="003B6D36"/>
    <w:rsid w:val="003B6D70"/>
    <w:rsid w:val="003B6F74"/>
    <w:rsid w:val="003B7036"/>
    <w:rsid w:val="003B75CA"/>
    <w:rsid w:val="003B77E1"/>
    <w:rsid w:val="003B797F"/>
    <w:rsid w:val="003B7B54"/>
    <w:rsid w:val="003C02BA"/>
    <w:rsid w:val="003C0379"/>
    <w:rsid w:val="003C06FC"/>
    <w:rsid w:val="003C0AB7"/>
    <w:rsid w:val="003C0B7C"/>
    <w:rsid w:val="003C102D"/>
    <w:rsid w:val="003C1563"/>
    <w:rsid w:val="003C15AA"/>
    <w:rsid w:val="003C1C54"/>
    <w:rsid w:val="003C21B9"/>
    <w:rsid w:val="003C2419"/>
    <w:rsid w:val="003C26C6"/>
    <w:rsid w:val="003C2794"/>
    <w:rsid w:val="003C29D3"/>
    <w:rsid w:val="003C2E59"/>
    <w:rsid w:val="003C2F1D"/>
    <w:rsid w:val="003C2FD5"/>
    <w:rsid w:val="003C357A"/>
    <w:rsid w:val="003C3946"/>
    <w:rsid w:val="003C3A67"/>
    <w:rsid w:val="003C3B20"/>
    <w:rsid w:val="003C40A7"/>
    <w:rsid w:val="003C40EC"/>
    <w:rsid w:val="003C47E6"/>
    <w:rsid w:val="003C4FB9"/>
    <w:rsid w:val="003C533D"/>
    <w:rsid w:val="003C5487"/>
    <w:rsid w:val="003C54F0"/>
    <w:rsid w:val="003C5AF0"/>
    <w:rsid w:val="003C5C9C"/>
    <w:rsid w:val="003C5DBF"/>
    <w:rsid w:val="003C6338"/>
    <w:rsid w:val="003C64BE"/>
    <w:rsid w:val="003C6607"/>
    <w:rsid w:val="003C6A49"/>
    <w:rsid w:val="003C6DDC"/>
    <w:rsid w:val="003C6F10"/>
    <w:rsid w:val="003C701D"/>
    <w:rsid w:val="003C737C"/>
    <w:rsid w:val="003C74B4"/>
    <w:rsid w:val="003C7BD2"/>
    <w:rsid w:val="003C7CCB"/>
    <w:rsid w:val="003C7D9A"/>
    <w:rsid w:val="003C7F22"/>
    <w:rsid w:val="003C7F9C"/>
    <w:rsid w:val="003D03CD"/>
    <w:rsid w:val="003D0471"/>
    <w:rsid w:val="003D0529"/>
    <w:rsid w:val="003D062D"/>
    <w:rsid w:val="003D0643"/>
    <w:rsid w:val="003D08F9"/>
    <w:rsid w:val="003D0BD8"/>
    <w:rsid w:val="003D0C0F"/>
    <w:rsid w:val="003D0D5E"/>
    <w:rsid w:val="003D0DA2"/>
    <w:rsid w:val="003D22D3"/>
    <w:rsid w:val="003D259A"/>
    <w:rsid w:val="003D2AE4"/>
    <w:rsid w:val="003D2BF2"/>
    <w:rsid w:val="003D33D1"/>
    <w:rsid w:val="003D367E"/>
    <w:rsid w:val="003D3D13"/>
    <w:rsid w:val="003D44B2"/>
    <w:rsid w:val="003D54AB"/>
    <w:rsid w:val="003D5924"/>
    <w:rsid w:val="003D5B6F"/>
    <w:rsid w:val="003D5D6B"/>
    <w:rsid w:val="003D5EB3"/>
    <w:rsid w:val="003D619C"/>
    <w:rsid w:val="003D61AC"/>
    <w:rsid w:val="003D6383"/>
    <w:rsid w:val="003D6450"/>
    <w:rsid w:val="003D736B"/>
    <w:rsid w:val="003D7EE3"/>
    <w:rsid w:val="003E0476"/>
    <w:rsid w:val="003E05B2"/>
    <w:rsid w:val="003E0BC3"/>
    <w:rsid w:val="003E0E5D"/>
    <w:rsid w:val="003E1167"/>
    <w:rsid w:val="003E11F1"/>
    <w:rsid w:val="003E11FF"/>
    <w:rsid w:val="003E1252"/>
    <w:rsid w:val="003E19B2"/>
    <w:rsid w:val="003E2041"/>
    <w:rsid w:val="003E2046"/>
    <w:rsid w:val="003E20B8"/>
    <w:rsid w:val="003E211F"/>
    <w:rsid w:val="003E26FF"/>
    <w:rsid w:val="003E280B"/>
    <w:rsid w:val="003E2828"/>
    <w:rsid w:val="003E2C64"/>
    <w:rsid w:val="003E3050"/>
    <w:rsid w:val="003E3163"/>
    <w:rsid w:val="003E3404"/>
    <w:rsid w:val="003E3A03"/>
    <w:rsid w:val="003E3C75"/>
    <w:rsid w:val="003E40AE"/>
    <w:rsid w:val="003E4C68"/>
    <w:rsid w:val="003E50B2"/>
    <w:rsid w:val="003E54BF"/>
    <w:rsid w:val="003E5D36"/>
    <w:rsid w:val="003E5F78"/>
    <w:rsid w:val="003E65AD"/>
    <w:rsid w:val="003E6606"/>
    <w:rsid w:val="003E66C4"/>
    <w:rsid w:val="003E6A8A"/>
    <w:rsid w:val="003E6B1C"/>
    <w:rsid w:val="003E6DBC"/>
    <w:rsid w:val="003E744D"/>
    <w:rsid w:val="003E7624"/>
    <w:rsid w:val="003E7B12"/>
    <w:rsid w:val="003E7E0B"/>
    <w:rsid w:val="003E7FFC"/>
    <w:rsid w:val="003F0780"/>
    <w:rsid w:val="003F0939"/>
    <w:rsid w:val="003F0BF5"/>
    <w:rsid w:val="003F119B"/>
    <w:rsid w:val="003F19E1"/>
    <w:rsid w:val="003F1EB2"/>
    <w:rsid w:val="003F21A6"/>
    <w:rsid w:val="003F2516"/>
    <w:rsid w:val="003F25DE"/>
    <w:rsid w:val="003F2A37"/>
    <w:rsid w:val="003F30C9"/>
    <w:rsid w:val="003F3ABE"/>
    <w:rsid w:val="003F3BFA"/>
    <w:rsid w:val="003F3D44"/>
    <w:rsid w:val="003F4173"/>
    <w:rsid w:val="003F45F9"/>
    <w:rsid w:val="003F462D"/>
    <w:rsid w:val="003F4844"/>
    <w:rsid w:val="003F4907"/>
    <w:rsid w:val="003F4A40"/>
    <w:rsid w:val="003F4CAE"/>
    <w:rsid w:val="003F4DCD"/>
    <w:rsid w:val="003F56F8"/>
    <w:rsid w:val="003F57C9"/>
    <w:rsid w:val="003F58F2"/>
    <w:rsid w:val="003F6343"/>
    <w:rsid w:val="003F6866"/>
    <w:rsid w:val="003F6E0B"/>
    <w:rsid w:val="003F6EC4"/>
    <w:rsid w:val="003F72E0"/>
    <w:rsid w:val="003F7368"/>
    <w:rsid w:val="003F76AD"/>
    <w:rsid w:val="003F7AB8"/>
    <w:rsid w:val="003F7C6F"/>
    <w:rsid w:val="003F7CE9"/>
    <w:rsid w:val="004001AD"/>
    <w:rsid w:val="004002D4"/>
    <w:rsid w:val="00400509"/>
    <w:rsid w:val="004005E7"/>
    <w:rsid w:val="00400D85"/>
    <w:rsid w:val="00401765"/>
    <w:rsid w:val="004018D5"/>
    <w:rsid w:val="004019E2"/>
    <w:rsid w:val="004022F8"/>
    <w:rsid w:val="00402331"/>
    <w:rsid w:val="004024EB"/>
    <w:rsid w:val="00402535"/>
    <w:rsid w:val="00402538"/>
    <w:rsid w:val="004025F3"/>
    <w:rsid w:val="00402A60"/>
    <w:rsid w:val="00402B45"/>
    <w:rsid w:val="00402E42"/>
    <w:rsid w:val="004032B3"/>
    <w:rsid w:val="00403501"/>
    <w:rsid w:val="0040372D"/>
    <w:rsid w:val="00403E77"/>
    <w:rsid w:val="00404FAF"/>
    <w:rsid w:val="004051D2"/>
    <w:rsid w:val="00405700"/>
    <w:rsid w:val="004058C3"/>
    <w:rsid w:val="0040595E"/>
    <w:rsid w:val="00405ADF"/>
    <w:rsid w:val="00405DC1"/>
    <w:rsid w:val="0040675C"/>
    <w:rsid w:val="004068A5"/>
    <w:rsid w:val="00406A45"/>
    <w:rsid w:val="00406DA6"/>
    <w:rsid w:val="00406E5A"/>
    <w:rsid w:val="00406EAB"/>
    <w:rsid w:val="0040751A"/>
    <w:rsid w:val="00407578"/>
    <w:rsid w:val="004078B3"/>
    <w:rsid w:val="004102B7"/>
    <w:rsid w:val="0041030A"/>
    <w:rsid w:val="0041091C"/>
    <w:rsid w:val="004109BA"/>
    <w:rsid w:val="00410AEA"/>
    <w:rsid w:val="00410C85"/>
    <w:rsid w:val="00410D2E"/>
    <w:rsid w:val="00410D76"/>
    <w:rsid w:val="0041123C"/>
    <w:rsid w:val="004118A0"/>
    <w:rsid w:val="00411959"/>
    <w:rsid w:val="00411A5B"/>
    <w:rsid w:val="0041227F"/>
    <w:rsid w:val="004123D9"/>
    <w:rsid w:val="00412689"/>
    <w:rsid w:val="00412A52"/>
    <w:rsid w:val="00412F73"/>
    <w:rsid w:val="004138B8"/>
    <w:rsid w:val="00413A86"/>
    <w:rsid w:val="00413AA7"/>
    <w:rsid w:val="00414C0E"/>
    <w:rsid w:val="0041544E"/>
    <w:rsid w:val="0041562A"/>
    <w:rsid w:val="00415A3D"/>
    <w:rsid w:val="00415EC8"/>
    <w:rsid w:val="0041673A"/>
    <w:rsid w:val="0041677A"/>
    <w:rsid w:val="00416863"/>
    <w:rsid w:val="00416AFC"/>
    <w:rsid w:val="00416C85"/>
    <w:rsid w:val="00416D19"/>
    <w:rsid w:val="00416F95"/>
    <w:rsid w:val="004170DA"/>
    <w:rsid w:val="004175E3"/>
    <w:rsid w:val="00417E9D"/>
    <w:rsid w:val="00417EA8"/>
    <w:rsid w:val="00417F74"/>
    <w:rsid w:val="004201EB"/>
    <w:rsid w:val="0042051E"/>
    <w:rsid w:val="00420617"/>
    <w:rsid w:val="0042106C"/>
    <w:rsid w:val="00421153"/>
    <w:rsid w:val="004212A7"/>
    <w:rsid w:val="00421BA9"/>
    <w:rsid w:val="00422628"/>
    <w:rsid w:val="00422712"/>
    <w:rsid w:val="00422B92"/>
    <w:rsid w:val="00422ED5"/>
    <w:rsid w:val="0042308D"/>
    <w:rsid w:val="004230F4"/>
    <w:rsid w:val="004232F0"/>
    <w:rsid w:val="00423A45"/>
    <w:rsid w:val="00423C7D"/>
    <w:rsid w:val="00423D05"/>
    <w:rsid w:val="004244FC"/>
    <w:rsid w:val="00424798"/>
    <w:rsid w:val="00424CFA"/>
    <w:rsid w:val="00424D14"/>
    <w:rsid w:val="004251EC"/>
    <w:rsid w:val="004254CB"/>
    <w:rsid w:val="00425655"/>
    <w:rsid w:val="0042569C"/>
    <w:rsid w:val="00425C4D"/>
    <w:rsid w:val="00425C4E"/>
    <w:rsid w:val="00426814"/>
    <w:rsid w:val="00426CE6"/>
    <w:rsid w:val="004273BE"/>
    <w:rsid w:val="004273F5"/>
    <w:rsid w:val="00427892"/>
    <w:rsid w:val="00427960"/>
    <w:rsid w:val="00427C1E"/>
    <w:rsid w:val="00427FB4"/>
    <w:rsid w:val="00430605"/>
    <w:rsid w:val="004308F2"/>
    <w:rsid w:val="00430C71"/>
    <w:rsid w:val="00431112"/>
    <w:rsid w:val="00431B12"/>
    <w:rsid w:val="00431C60"/>
    <w:rsid w:val="00431F8B"/>
    <w:rsid w:val="00432740"/>
    <w:rsid w:val="00432C90"/>
    <w:rsid w:val="00432CD8"/>
    <w:rsid w:val="00432DDC"/>
    <w:rsid w:val="0043346A"/>
    <w:rsid w:val="00433891"/>
    <w:rsid w:val="00433A6B"/>
    <w:rsid w:val="00434090"/>
    <w:rsid w:val="004340AC"/>
    <w:rsid w:val="00434506"/>
    <w:rsid w:val="00434ABF"/>
    <w:rsid w:val="00434C7F"/>
    <w:rsid w:val="00434ED7"/>
    <w:rsid w:val="00435B86"/>
    <w:rsid w:val="004361E7"/>
    <w:rsid w:val="00436265"/>
    <w:rsid w:val="004365C6"/>
    <w:rsid w:val="004372AC"/>
    <w:rsid w:val="0043731F"/>
    <w:rsid w:val="0043750F"/>
    <w:rsid w:val="0043771D"/>
    <w:rsid w:val="0043791B"/>
    <w:rsid w:val="00437D09"/>
    <w:rsid w:val="00437D88"/>
    <w:rsid w:val="004407D0"/>
    <w:rsid w:val="00440804"/>
    <w:rsid w:val="004408A7"/>
    <w:rsid w:val="00440A89"/>
    <w:rsid w:val="00440E24"/>
    <w:rsid w:val="0044114C"/>
    <w:rsid w:val="0044162F"/>
    <w:rsid w:val="00441B30"/>
    <w:rsid w:val="00441C4A"/>
    <w:rsid w:val="00441DA6"/>
    <w:rsid w:val="004420E2"/>
    <w:rsid w:val="00442802"/>
    <w:rsid w:val="00442D3F"/>
    <w:rsid w:val="00442F31"/>
    <w:rsid w:val="00442F80"/>
    <w:rsid w:val="00442FC0"/>
    <w:rsid w:val="00443070"/>
    <w:rsid w:val="00443213"/>
    <w:rsid w:val="0044363D"/>
    <w:rsid w:val="004437B0"/>
    <w:rsid w:val="004438DB"/>
    <w:rsid w:val="00443973"/>
    <w:rsid w:val="00443B38"/>
    <w:rsid w:val="00443BCE"/>
    <w:rsid w:val="00443E7E"/>
    <w:rsid w:val="00444204"/>
    <w:rsid w:val="0044429E"/>
    <w:rsid w:val="004444A8"/>
    <w:rsid w:val="00444867"/>
    <w:rsid w:val="004448DA"/>
    <w:rsid w:val="00444B54"/>
    <w:rsid w:val="004459AB"/>
    <w:rsid w:val="00445DA8"/>
    <w:rsid w:val="00446AB2"/>
    <w:rsid w:val="00446B31"/>
    <w:rsid w:val="00447160"/>
    <w:rsid w:val="00447220"/>
    <w:rsid w:val="004472C8"/>
    <w:rsid w:val="0044758F"/>
    <w:rsid w:val="00450048"/>
    <w:rsid w:val="00450515"/>
    <w:rsid w:val="004507BA"/>
    <w:rsid w:val="00450939"/>
    <w:rsid w:val="004519A4"/>
    <w:rsid w:val="004519F5"/>
    <w:rsid w:val="00451F46"/>
    <w:rsid w:val="00452015"/>
    <w:rsid w:val="00452201"/>
    <w:rsid w:val="00452C55"/>
    <w:rsid w:val="00453031"/>
    <w:rsid w:val="004530C8"/>
    <w:rsid w:val="0045344E"/>
    <w:rsid w:val="00453B22"/>
    <w:rsid w:val="00454C68"/>
    <w:rsid w:val="00454D3F"/>
    <w:rsid w:val="00454F8E"/>
    <w:rsid w:val="0045504E"/>
    <w:rsid w:val="004550E6"/>
    <w:rsid w:val="004556D5"/>
    <w:rsid w:val="00455879"/>
    <w:rsid w:val="00455D39"/>
    <w:rsid w:val="00456528"/>
    <w:rsid w:val="004567F0"/>
    <w:rsid w:val="00456850"/>
    <w:rsid w:val="00456971"/>
    <w:rsid w:val="00457654"/>
    <w:rsid w:val="004576BB"/>
    <w:rsid w:val="004577FA"/>
    <w:rsid w:val="00457985"/>
    <w:rsid w:val="00457B12"/>
    <w:rsid w:val="00457FB8"/>
    <w:rsid w:val="0046035B"/>
    <w:rsid w:val="004603A2"/>
    <w:rsid w:val="004605E1"/>
    <w:rsid w:val="00460789"/>
    <w:rsid w:val="0046080B"/>
    <w:rsid w:val="00460AD8"/>
    <w:rsid w:val="0046100E"/>
    <w:rsid w:val="0046116C"/>
    <w:rsid w:val="0046128A"/>
    <w:rsid w:val="00461662"/>
    <w:rsid w:val="00461E28"/>
    <w:rsid w:val="0046213A"/>
    <w:rsid w:val="004624D0"/>
    <w:rsid w:val="00462826"/>
    <w:rsid w:val="00462D6D"/>
    <w:rsid w:val="00462F4F"/>
    <w:rsid w:val="0046356A"/>
    <w:rsid w:val="004635D3"/>
    <w:rsid w:val="0046388B"/>
    <w:rsid w:val="004647C5"/>
    <w:rsid w:val="004648EF"/>
    <w:rsid w:val="0046493A"/>
    <w:rsid w:val="004649CD"/>
    <w:rsid w:val="00464DCB"/>
    <w:rsid w:val="00464F50"/>
    <w:rsid w:val="00465038"/>
    <w:rsid w:val="0046534A"/>
    <w:rsid w:val="004654C2"/>
    <w:rsid w:val="00465A5D"/>
    <w:rsid w:val="00465DF9"/>
    <w:rsid w:val="00466162"/>
    <w:rsid w:val="00466819"/>
    <w:rsid w:val="00466A9A"/>
    <w:rsid w:val="00466C3F"/>
    <w:rsid w:val="004671A2"/>
    <w:rsid w:val="00467212"/>
    <w:rsid w:val="00467457"/>
    <w:rsid w:val="004676E3"/>
    <w:rsid w:val="0046777B"/>
    <w:rsid w:val="004677DC"/>
    <w:rsid w:val="0046780B"/>
    <w:rsid w:val="00467882"/>
    <w:rsid w:val="0047003E"/>
    <w:rsid w:val="0047021C"/>
    <w:rsid w:val="004703A2"/>
    <w:rsid w:val="004704AE"/>
    <w:rsid w:val="004704F0"/>
    <w:rsid w:val="0047071B"/>
    <w:rsid w:val="00470A27"/>
    <w:rsid w:val="00470BC0"/>
    <w:rsid w:val="004712AB"/>
    <w:rsid w:val="00471445"/>
    <w:rsid w:val="00471455"/>
    <w:rsid w:val="004716D2"/>
    <w:rsid w:val="00471BC6"/>
    <w:rsid w:val="00471C29"/>
    <w:rsid w:val="00472737"/>
    <w:rsid w:val="00472A74"/>
    <w:rsid w:val="00472B30"/>
    <w:rsid w:val="00472CE4"/>
    <w:rsid w:val="00472E1E"/>
    <w:rsid w:val="00472E8D"/>
    <w:rsid w:val="00473423"/>
    <w:rsid w:val="00473514"/>
    <w:rsid w:val="004736D1"/>
    <w:rsid w:val="00473A6B"/>
    <w:rsid w:val="00473F7B"/>
    <w:rsid w:val="004740BD"/>
    <w:rsid w:val="0047429F"/>
    <w:rsid w:val="00474639"/>
    <w:rsid w:val="0047536D"/>
    <w:rsid w:val="004757C7"/>
    <w:rsid w:val="00476042"/>
    <w:rsid w:val="004763C1"/>
    <w:rsid w:val="0047659E"/>
    <w:rsid w:val="004767CA"/>
    <w:rsid w:val="00476B1E"/>
    <w:rsid w:val="00476F85"/>
    <w:rsid w:val="00476FE8"/>
    <w:rsid w:val="00477A5F"/>
    <w:rsid w:val="00477B28"/>
    <w:rsid w:val="00477BCB"/>
    <w:rsid w:val="0048030A"/>
    <w:rsid w:val="0048062A"/>
    <w:rsid w:val="004808BE"/>
    <w:rsid w:val="00480C3E"/>
    <w:rsid w:val="004813D6"/>
    <w:rsid w:val="00481886"/>
    <w:rsid w:val="00481969"/>
    <w:rsid w:val="00481E2F"/>
    <w:rsid w:val="00481EB9"/>
    <w:rsid w:val="004821EF"/>
    <w:rsid w:val="0048226E"/>
    <w:rsid w:val="004822B4"/>
    <w:rsid w:val="004825C7"/>
    <w:rsid w:val="00482E63"/>
    <w:rsid w:val="004832F3"/>
    <w:rsid w:val="0048337D"/>
    <w:rsid w:val="0048340A"/>
    <w:rsid w:val="00483449"/>
    <w:rsid w:val="004836AC"/>
    <w:rsid w:val="00483795"/>
    <w:rsid w:val="00483CD1"/>
    <w:rsid w:val="00483D02"/>
    <w:rsid w:val="00483E11"/>
    <w:rsid w:val="00483E68"/>
    <w:rsid w:val="00484038"/>
    <w:rsid w:val="004842BC"/>
    <w:rsid w:val="004844A0"/>
    <w:rsid w:val="004847E5"/>
    <w:rsid w:val="00484AB0"/>
    <w:rsid w:val="00484C0F"/>
    <w:rsid w:val="00484D57"/>
    <w:rsid w:val="00484E75"/>
    <w:rsid w:val="00485322"/>
    <w:rsid w:val="00485532"/>
    <w:rsid w:val="004857FA"/>
    <w:rsid w:val="00485A74"/>
    <w:rsid w:val="00485CF5"/>
    <w:rsid w:val="00485D13"/>
    <w:rsid w:val="004860BA"/>
    <w:rsid w:val="0048625E"/>
    <w:rsid w:val="00486308"/>
    <w:rsid w:val="0048645E"/>
    <w:rsid w:val="004865E0"/>
    <w:rsid w:val="00486755"/>
    <w:rsid w:val="00486990"/>
    <w:rsid w:val="00486CA4"/>
    <w:rsid w:val="00486F54"/>
    <w:rsid w:val="004874F6"/>
    <w:rsid w:val="0049047C"/>
    <w:rsid w:val="0049099A"/>
    <w:rsid w:val="00490B34"/>
    <w:rsid w:val="00490F2E"/>
    <w:rsid w:val="00490F56"/>
    <w:rsid w:val="00491332"/>
    <w:rsid w:val="0049173F"/>
    <w:rsid w:val="00491755"/>
    <w:rsid w:val="004917AD"/>
    <w:rsid w:val="00491C83"/>
    <w:rsid w:val="00491D6D"/>
    <w:rsid w:val="00491E44"/>
    <w:rsid w:val="004925EE"/>
    <w:rsid w:val="004929FA"/>
    <w:rsid w:val="00492DE4"/>
    <w:rsid w:val="00493333"/>
    <w:rsid w:val="00493862"/>
    <w:rsid w:val="00493DB6"/>
    <w:rsid w:val="004940DC"/>
    <w:rsid w:val="004943D5"/>
    <w:rsid w:val="00494A6E"/>
    <w:rsid w:val="00494BD9"/>
    <w:rsid w:val="0049513B"/>
    <w:rsid w:val="0049522B"/>
    <w:rsid w:val="00495289"/>
    <w:rsid w:val="00495323"/>
    <w:rsid w:val="0049560E"/>
    <w:rsid w:val="004956DA"/>
    <w:rsid w:val="004959D9"/>
    <w:rsid w:val="00495A8E"/>
    <w:rsid w:val="00495C60"/>
    <w:rsid w:val="00495C75"/>
    <w:rsid w:val="00495D03"/>
    <w:rsid w:val="00495EBF"/>
    <w:rsid w:val="004964B0"/>
    <w:rsid w:val="004964CF"/>
    <w:rsid w:val="004965EA"/>
    <w:rsid w:val="0049665B"/>
    <w:rsid w:val="00496BF8"/>
    <w:rsid w:val="004971DB"/>
    <w:rsid w:val="00497296"/>
    <w:rsid w:val="00497680"/>
    <w:rsid w:val="00497F16"/>
    <w:rsid w:val="004A012B"/>
    <w:rsid w:val="004A0312"/>
    <w:rsid w:val="004A04D7"/>
    <w:rsid w:val="004A06CA"/>
    <w:rsid w:val="004A0CF1"/>
    <w:rsid w:val="004A0FDC"/>
    <w:rsid w:val="004A1044"/>
    <w:rsid w:val="004A147D"/>
    <w:rsid w:val="004A2416"/>
    <w:rsid w:val="004A24B7"/>
    <w:rsid w:val="004A26F3"/>
    <w:rsid w:val="004A286B"/>
    <w:rsid w:val="004A2B89"/>
    <w:rsid w:val="004A2DFD"/>
    <w:rsid w:val="004A2F0D"/>
    <w:rsid w:val="004A367D"/>
    <w:rsid w:val="004A379B"/>
    <w:rsid w:val="004A3B7D"/>
    <w:rsid w:val="004A3DD9"/>
    <w:rsid w:val="004A41D7"/>
    <w:rsid w:val="004A4488"/>
    <w:rsid w:val="004A4D00"/>
    <w:rsid w:val="004A4DC1"/>
    <w:rsid w:val="004A527D"/>
    <w:rsid w:val="004A53BA"/>
    <w:rsid w:val="004A5636"/>
    <w:rsid w:val="004A5DDC"/>
    <w:rsid w:val="004A5E41"/>
    <w:rsid w:val="004A6073"/>
    <w:rsid w:val="004A60A5"/>
    <w:rsid w:val="004A6167"/>
    <w:rsid w:val="004A6366"/>
    <w:rsid w:val="004A64BE"/>
    <w:rsid w:val="004A651A"/>
    <w:rsid w:val="004A6701"/>
    <w:rsid w:val="004A67A6"/>
    <w:rsid w:val="004A71F3"/>
    <w:rsid w:val="004A75AC"/>
    <w:rsid w:val="004A7990"/>
    <w:rsid w:val="004B00DB"/>
    <w:rsid w:val="004B01FE"/>
    <w:rsid w:val="004B073B"/>
    <w:rsid w:val="004B07FE"/>
    <w:rsid w:val="004B0896"/>
    <w:rsid w:val="004B1152"/>
    <w:rsid w:val="004B12CB"/>
    <w:rsid w:val="004B1620"/>
    <w:rsid w:val="004B175A"/>
    <w:rsid w:val="004B18CB"/>
    <w:rsid w:val="004B1965"/>
    <w:rsid w:val="004B1DBD"/>
    <w:rsid w:val="004B1DEC"/>
    <w:rsid w:val="004B1E18"/>
    <w:rsid w:val="004B2265"/>
    <w:rsid w:val="004B24CD"/>
    <w:rsid w:val="004B2570"/>
    <w:rsid w:val="004B268A"/>
    <w:rsid w:val="004B29AC"/>
    <w:rsid w:val="004B29C6"/>
    <w:rsid w:val="004B2A25"/>
    <w:rsid w:val="004B2A69"/>
    <w:rsid w:val="004B2C9F"/>
    <w:rsid w:val="004B33C7"/>
    <w:rsid w:val="004B636A"/>
    <w:rsid w:val="004B68DD"/>
    <w:rsid w:val="004B6F17"/>
    <w:rsid w:val="004B72D9"/>
    <w:rsid w:val="004B7443"/>
    <w:rsid w:val="004B7A5B"/>
    <w:rsid w:val="004C0211"/>
    <w:rsid w:val="004C02A7"/>
    <w:rsid w:val="004C06FA"/>
    <w:rsid w:val="004C096C"/>
    <w:rsid w:val="004C1A00"/>
    <w:rsid w:val="004C1A78"/>
    <w:rsid w:val="004C2639"/>
    <w:rsid w:val="004C2EDD"/>
    <w:rsid w:val="004C2F04"/>
    <w:rsid w:val="004C30F9"/>
    <w:rsid w:val="004C31CB"/>
    <w:rsid w:val="004C33F8"/>
    <w:rsid w:val="004C3486"/>
    <w:rsid w:val="004C36CA"/>
    <w:rsid w:val="004C3A25"/>
    <w:rsid w:val="004C3B5B"/>
    <w:rsid w:val="004C3BCD"/>
    <w:rsid w:val="004C441C"/>
    <w:rsid w:val="004C4468"/>
    <w:rsid w:val="004C4579"/>
    <w:rsid w:val="004C4849"/>
    <w:rsid w:val="004C49B0"/>
    <w:rsid w:val="004C4D9C"/>
    <w:rsid w:val="004C52F0"/>
    <w:rsid w:val="004C5822"/>
    <w:rsid w:val="004C5ABC"/>
    <w:rsid w:val="004C6405"/>
    <w:rsid w:val="004C6776"/>
    <w:rsid w:val="004C6877"/>
    <w:rsid w:val="004C6A99"/>
    <w:rsid w:val="004C6AD7"/>
    <w:rsid w:val="004C6CB8"/>
    <w:rsid w:val="004C713E"/>
    <w:rsid w:val="004C75D2"/>
    <w:rsid w:val="004C776C"/>
    <w:rsid w:val="004C799C"/>
    <w:rsid w:val="004C7C8A"/>
    <w:rsid w:val="004D0065"/>
    <w:rsid w:val="004D0183"/>
    <w:rsid w:val="004D01CA"/>
    <w:rsid w:val="004D024A"/>
    <w:rsid w:val="004D03E5"/>
    <w:rsid w:val="004D0459"/>
    <w:rsid w:val="004D0548"/>
    <w:rsid w:val="004D08B5"/>
    <w:rsid w:val="004D0A52"/>
    <w:rsid w:val="004D0A75"/>
    <w:rsid w:val="004D0D81"/>
    <w:rsid w:val="004D2190"/>
    <w:rsid w:val="004D273D"/>
    <w:rsid w:val="004D2C73"/>
    <w:rsid w:val="004D306A"/>
    <w:rsid w:val="004D336A"/>
    <w:rsid w:val="004D3800"/>
    <w:rsid w:val="004D3D8B"/>
    <w:rsid w:val="004D41AA"/>
    <w:rsid w:val="004D41CA"/>
    <w:rsid w:val="004D4337"/>
    <w:rsid w:val="004D4362"/>
    <w:rsid w:val="004D449A"/>
    <w:rsid w:val="004D69FC"/>
    <w:rsid w:val="004D7529"/>
    <w:rsid w:val="004D753E"/>
    <w:rsid w:val="004D76E0"/>
    <w:rsid w:val="004D770C"/>
    <w:rsid w:val="004D791F"/>
    <w:rsid w:val="004E1764"/>
    <w:rsid w:val="004E1E83"/>
    <w:rsid w:val="004E1ED3"/>
    <w:rsid w:val="004E1F87"/>
    <w:rsid w:val="004E29EE"/>
    <w:rsid w:val="004E2AEE"/>
    <w:rsid w:val="004E308B"/>
    <w:rsid w:val="004E3161"/>
    <w:rsid w:val="004E3823"/>
    <w:rsid w:val="004E383D"/>
    <w:rsid w:val="004E3E71"/>
    <w:rsid w:val="004E3F6F"/>
    <w:rsid w:val="004E3FCD"/>
    <w:rsid w:val="004E4576"/>
    <w:rsid w:val="004E46BE"/>
    <w:rsid w:val="004E46E4"/>
    <w:rsid w:val="004E4811"/>
    <w:rsid w:val="004E5009"/>
    <w:rsid w:val="004E5200"/>
    <w:rsid w:val="004E53D6"/>
    <w:rsid w:val="004E57F9"/>
    <w:rsid w:val="004E62E4"/>
    <w:rsid w:val="004E639E"/>
    <w:rsid w:val="004E6552"/>
    <w:rsid w:val="004E6590"/>
    <w:rsid w:val="004E6630"/>
    <w:rsid w:val="004E667B"/>
    <w:rsid w:val="004E6B81"/>
    <w:rsid w:val="004E6D8E"/>
    <w:rsid w:val="004E6E3E"/>
    <w:rsid w:val="004E704F"/>
    <w:rsid w:val="004E73F2"/>
    <w:rsid w:val="004E7554"/>
    <w:rsid w:val="004E79B7"/>
    <w:rsid w:val="004E79F6"/>
    <w:rsid w:val="004E7B9A"/>
    <w:rsid w:val="004E7FE2"/>
    <w:rsid w:val="004F01C1"/>
    <w:rsid w:val="004F09A6"/>
    <w:rsid w:val="004F1278"/>
    <w:rsid w:val="004F17B6"/>
    <w:rsid w:val="004F1AC8"/>
    <w:rsid w:val="004F1EDD"/>
    <w:rsid w:val="004F1FBD"/>
    <w:rsid w:val="004F20D3"/>
    <w:rsid w:val="004F2A43"/>
    <w:rsid w:val="004F2F15"/>
    <w:rsid w:val="004F2F4A"/>
    <w:rsid w:val="004F31ED"/>
    <w:rsid w:val="004F34A9"/>
    <w:rsid w:val="004F3E56"/>
    <w:rsid w:val="004F3FB5"/>
    <w:rsid w:val="004F40BB"/>
    <w:rsid w:val="004F412A"/>
    <w:rsid w:val="004F473A"/>
    <w:rsid w:val="004F48AA"/>
    <w:rsid w:val="004F48F2"/>
    <w:rsid w:val="004F4C78"/>
    <w:rsid w:val="004F5114"/>
    <w:rsid w:val="004F53F1"/>
    <w:rsid w:val="004F5405"/>
    <w:rsid w:val="004F5677"/>
    <w:rsid w:val="004F68D5"/>
    <w:rsid w:val="004F6981"/>
    <w:rsid w:val="004F6CB8"/>
    <w:rsid w:val="004F6D1A"/>
    <w:rsid w:val="004F6DC8"/>
    <w:rsid w:val="004F6F86"/>
    <w:rsid w:val="004F70F8"/>
    <w:rsid w:val="004F7140"/>
    <w:rsid w:val="004F74E1"/>
    <w:rsid w:val="004F76F4"/>
    <w:rsid w:val="004F788F"/>
    <w:rsid w:val="004F7983"/>
    <w:rsid w:val="004F7ABD"/>
    <w:rsid w:val="004F7B5D"/>
    <w:rsid w:val="004F7EA2"/>
    <w:rsid w:val="00500226"/>
    <w:rsid w:val="005002C6"/>
    <w:rsid w:val="0050032E"/>
    <w:rsid w:val="00500557"/>
    <w:rsid w:val="0050085D"/>
    <w:rsid w:val="005009D8"/>
    <w:rsid w:val="00500BB0"/>
    <w:rsid w:val="00500D01"/>
    <w:rsid w:val="00501484"/>
    <w:rsid w:val="005014D4"/>
    <w:rsid w:val="00501674"/>
    <w:rsid w:val="00501AE4"/>
    <w:rsid w:val="00501BAE"/>
    <w:rsid w:val="00502520"/>
    <w:rsid w:val="005025C4"/>
    <w:rsid w:val="00502A49"/>
    <w:rsid w:val="00502C10"/>
    <w:rsid w:val="00502C8E"/>
    <w:rsid w:val="00502F3D"/>
    <w:rsid w:val="00503213"/>
    <w:rsid w:val="00503ACE"/>
    <w:rsid w:val="00503C29"/>
    <w:rsid w:val="00503F65"/>
    <w:rsid w:val="00503FF9"/>
    <w:rsid w:val="005048C3"/>
    <w:rsid w:val="00504DBB"/>
    <w:rsid w:val="00504E2A"/>
    <w:rsid w:val="00504F67"/>
    <w:rsid w:val="00504FEC"/>
    <w:rsid w:val="0050504C"/>
    <w:rsid w:val="005052FD"/>
    <w:rsid w:val="00505944"/>
    <w:rsid w:val="00505A22"/>
    <w:rsid w:val="00505C92"/>
    <w:rsid w:val="00505FDA"/>
    <w:rsid w:val="005061B0"/>
    <w:rsid w:val="00506584"/>
    <w:rsid w:val="005068FC"/>
    <w:rsid w:val="00506A83"/>
    <w:rsid w:val="00506CD1"/>
    <w:rsid w:val="00507033"/>
    <w:rsid w:val="00507159"/>
    <w:rsid w:val="0050731F"/>
    <w:rsid w:val="005076AC"/>
    <w:rsid w:val="00507A81"/>
    <w:rsid w:val="00507B7A"/>
    <w:rsid w:val="00510026"/>
    <w:rsid w:val="005100E2"/>
    <w:rsid w:val="005101C7"/>
    <w:rsid w:val="0051039B"/>
    <w:rsid w:val="0051043C"/>
    <w:rsid w:val="00510595"/>
    <w:rsid w:val="005105B6"/>
    <w:rsid w:val="00510C6E"/>
    <w:rsid w:val="005112A6"/>
    <w:rsid w:val="005112AE"/>
    <w:rsid w:val="005113E1"/>
    <w:rsid w:val="005117B9"/>
    <w:rsid w:val="00511A00"/>
    <w:rsid w:val="00511CA2"/>
    <w:rsid w:val="00512D08"/>
    <w:rsid w:val="005130FC"/>
    <w:rsid w:val="00513137"/>
    <w:rsid w:val="00513217"/>
    <w:rsid w:val="005137F8"/>
    <w:rsid w:val="00513D13"/>
    <w:rsid w:val="00513E17"/>
    <w:rsid w:val="00514263"/>
    <w:rsid w:val="00514597"/>
    <w:rsid w:val="005146CA"/>
    <w:rsid w:val="00514B8E"/>
    <w:rsid w:val="00514DFF"/>
    <w:rsid w:val="00514EC1"/>
    <w:rsid w:val="005154B0"/>
    <w:rsid w:val="00515A30"/>
    <w:rsid w:val="00515D42"/>
    <w:rsid w:val="00515DBF"/>
    <w:rsid w:val="00515F9E"/>
    <w:rsid w:val="00517105"/>
    <w:rsid w:val="005178A5"/>
    <w:rsid w:val="00517AFC"/>
    <w:rsid w:val="00517D4A"/>
    <w:rsid w:val="00520132"/>
    <w:rsid w:val="005205C1"/>
    <w:rsid w:val="005205D8"/>
    <w:rsid w:val="005206B9"/>
    <w:rsid w:val="005208D4"/>
    <w:rsid w:val="00520B80"/>
    <w:rsid w:val="00520CF6"/>
    <w:rsid w:val="0052136A"/>
    <w:rsid w:val="005213A5"/>
    <w:rsid w:val="00521C33"/>
    <w:rsid w:val="00521F79"/>
    <w:rsid w:val="00521F7A"/>
    <w:rsid w:val="005222EF"/>
    <w:rsid w:val="00522BF4"/>
    <w:rsid w:val="00522C40"/>
    <w:rsid w:val="00522E8F"/>
    <w:rsid w:val="00522F9E"/>
    <w:rsid w:val="00522FC3"/>
    <w:rsid w:val="00523342"/>
    <w:rsid w:val="00523951"/>
    <w:rsid w:val="00523967"/>
    <w:rsid w:val="00523B31"/>
    <w:rsid w:val="00523B47"/>
    <w:rsid w:val="00524264"/>
    <w:rsid w:val="005247A0"/>
    <w:rsid w:val="00524D4A"/>
    <w:rsid w:val="00524D55"/>
    <w:rsid w:val="00524F4B"/>
    <w:rsid w:val="005250AF"/>
    <w:rsid w:val="00525770"/>
    <w:rsid w:val="00525A7D"/>
    <w:rsid w:val="00525AAA"/>
    <w:rsid w:val="00525F60"/>
    <w:rsid w:val="005260F6"/>
    <w:rsid w:val="005262D6"/>
    <w:rsid w:val="005266A8"/>
    <w:rsid w:val="0052717B"/>
    <w:rsid w:val="00527404"/>
    <w:rsid w:val="00527608"/>
    <w:rsid w:val="00527645"/>
    <w:rsid w:val="005276AD"/>
    <w:rsid w:val="00527C78"/>
    <w:rsid w:val="0053023C"/>
    <w:rsid w:val="00530F55"/>
    <w:rsid w:val="00530F8A"/>
    <w:rsid w:val="00530FE2"/>
    <w:rsid w:val="005316F8"/>
    <w:rsid w:val="00531861"/>
    <w:rsid w:val="00531AC6"/>
    <w:rsid w:val="00531B78"/>
    <w:rsid w:val="00531C3F"/>
    <w:rsid w:val="005320AA"/>
    <w:rsid w:val="005324D1"/>
    <w:rsid w:val="00532ADC"/>
    <w:rsid w:val="00532C65"/>
    <w:rsid w:val="00532DD4"/>
    <w:rsid w:val="00532EB6"/>
    <w:rsid w:val="00532ED7"/>
    <w:rsid w:val="00533228"/>
    <w:rsid w:val="005334C4"/>
    <w:rsid w:val="005339C3"/>
    <w:rsid w:val="00533BE3"/>
    <w:rsid w:val="00534415"/>
    <w:rsid w:val="0053472C"/>
    <w:rsid w:val="005349FC"/>
    <w:rsid w:val="00534A04"/>
    <w:rsid w:val="00534F36"/>
    <w:rsid w:val="00534F85"/>
    <w:rsid w:val="00535080"/>
    <w:rsid w:val="0053518F"/>
    <w:rsid w:val="00535345"/>
    <w:rsid w:val="005354F6"/>
    <w:rsid w:val="00535AFC"/>
    <w:rsid w:val="00535B59"/>
    <w:rsid w:val="00535C34"/>
    <w:rsid w:val="00535ED7"/>
    <w:rsid w:val="005362F2"/>
    <w:rsid w:val="00536415"/>
    <w:rsid w:val="005364D5"/>
    <w:rsid w:val="00536EF9"/>
    <w:rsid w:val="00536FED"/>
    <w:rsid w:val="00537017"/>
    <w:rsid w:val="00537159"/>
    <w:rsid w:val="00537689"/>
    <w:rsid w:val="0053779A"/>
    <w:rsid w:val="00537A73"/>
    <w:rsid w:val="00537EF4"/>
    <w:rsid w:val="00537EFC"/>
    <w:rsid w:val="00537F43"/>
    <w:rsid w:val="00537FBD"/>
    <w:rsid w:val="00537FC4"/>
    <w:rsid w:val="00540504"/>
    <w:rsid w:val="00540543"/>
    <w:rsid w:val="00540AE2"/>
    <w:rsid w:val="00540B5E"/>
    <w:rsid w:val="0054121D"/>
    <w:rsid w:val="005414A0"/>
    <w:rsid w:val="005415D9"/>
    <w:rsid w:val="005415EA"/>
    <w:rsid w:val="00541B4E"/>
    <w:rsid w:val="00541C42"/>
    <w:rsid w:val="0054243D"/>
    <w:rsid w:val="00542BC2"/>
    <w:rsid w:val="00542E39"/>
    <w:rsid w:val="00542F45"/>
    <w:rsid w:val="0054311A"/>
    <w:rsid w:val="0054314A"/>
    <w:rsid w:val="005435B6"/>
    <w:rsid w:val="005435F5"/>
    <w:rsid w:val="0054398A"/>
    <w:rsid w:val="00544499"/>
    <w:rsid w:val="00544B9C"/>
    <w:rsid w:val="00544BC5"/>
    <w:rsid w:val="00544D63"/>
    <w:rsid w:val="00545309"/>
    <w:rsid w:val="00545379"/>
    <w:rsid w:val="00545B26"/>
    <w:rsid w:val="0054639A"/>
    <w:rsid w:val="0054657A"/>
    <w:rsid w:val="0054719A"/>
    <w:rsid w:val="00547422"/>
    <w:rsid w:val="00547540"/>
    <w:rsid w:val="00547A71"/>
    <w:rsid w:val="00547D1C"/>
    <w:rsid w:val="00547E87"/>
    <w:rsid w:val="0054A5A1"/>
    <w:rsid w:val="0055049F"/>
    <w:rsid w:val="005508DB"/>
    <w:rsid w:val="00550ADA"/>
    <w:rsid w:val="00550B7B"/>
    <w:rsid w:val="00550EAF"/>
    <w:rsid w:val="0055106B"/>
    <w:rsid w:val="005513C1"/>
    <w:rsid w:val="0055146C"/>
    <w:rsid w:val="00551783"/>
    <w:rsid w:val="00551A51"/>
    <w:rsid w:val="00552017"/>
    <w:rsid w:val="005520F7"/>
    <w:rsid w:val="005522A2"/>
    <w:rsid w:val="005524D5"/>
    <w:rsid w:val="0055250C"/>
    <w:rsid w:val="00552788"/>
    <w:rsid w:val="00552904"/>
    <w:rsid w:val="00552CEA"/>
    <w:rsid w:val="00552D58"/>
    <w:rsid w:val="00553591"/>
    <w:rsid w:val="005536B9"/>
    <w:rsid w:val="00553EEA"/>
    <w:rsid w:val="0055454A"/>
    <w:rsid w:val="00554C7B"/>
    <w:rsid w:val="005550CB"/>
    <w:rsid w:val="00555239"/>
    <w:rsid w:val="00555611"/>
    <w:rsid w:val="00555B0E"/>
    <w:rsid w:val="00555B7E"/>
    <w:rsid w:val="00555EF9"/>
    <w:rsid w:val="00556097"/>
    <w:rsid w:val="00556208"/>
    <w:rsid w:val="00556257"/>
    <w:rsid w:val="00556390"/>
    <w:rsid w:val="0055671C"/>
    <w:rsid w:val="005567F5"/>
    <w:rsid w:val="00556845"/>
    <w:rsid w:val="00556AB4"/>
    <w:rsid w:val="00556BD5"/>
    <w:rsid w:val="00556D10"/>
    <w:rsid w:val="00556E7A"/>
    <w:rsid w:val="0055735E"/>
    <w:rsid w:val="00557756"/>
    <w:rsid w:val="00557CFD"/>
    <w:rsid w:val="00557D11"/>
    <w:rsid w:val="00557F82"/>
    <w:rsid w:val="0056015E"/>
    <w:rsid w:val="005601C0"/>
    <w:rsid w:val="00560652"/>
    <w:rsid w:val="005606E8"/>
    <w:rsid w:val="005614AE"/>
    <w:rsid w:val="005617FF"/>
    <w:rsid w:val="0056220C"/>
    <w:rsid w:val="0056239C"/>
    <w:rsid w:val="005627DC"/>
    <w:rsid w:val="00562820"/>
    <w:rsid w:val="0056328C"/>
    <w:rsid w:val="00563E71"/>
    <w:rsid w:val="00564006"/>
    <w:rsid w:val="005642FA"/>
    <w:rsid w:val="00564367"/>
    <w:rsid w:val="00564459"/>
    <w:rsid w:val="005646AE"/>
    <w:rsid w:val="005647A4"/>
    <w:rsid w:val="005647E5"/>
    <w:rsid w:val="00564A98"/>
    <w:rsid w:val="00564D39"/>
    <w:rsid w:val="00564D6D"/>
    <w:rsid w:val="00564F34"/>
    <w:rsid w:val="00565041"/>
    <w:rsid w:val="0056504C"/>
    <w:rsid w:val="00565169"/>
    <w:rsid w:val="005651BE"/>
    <w:rsid w:val="00565303"/>
    <w:rsid w:val="00565899"/>
    <w:rsid w:val="00565996"/>
    <w:rsid w:val="005659DB"/>
    <w:rsid w:val="00565F34"/>
    <w:rsid w:val="005660BF"/>
    <w:rsid w:val="00566609"/>
    <w:rsid w:val="00566A7A"/>
    <w:rsid w:val="00566F8B"/>
    <w:rsid w:val="0056701D"/>
    <w:rsid w:val="0056719A"/>
    <w:rsid w:val="00567210"/>
    <w:rsid w:val="00567226"/>
    <w:rsid w:val="0056742F"/>
    <w:rsid w:val="005675C4"/>
    <w:rsid w:val="005675EE"/>
    <w:rsid w:val="005679E0"/>
    <w:rsid w:val="00567B5B"/>
    <w:rsid w:val="00567B6D"/>
    <w:rsid w:val="00567E39"/>
    <w:rsid w:val="0057002D"/>
    <w:rsid w:val="00570192"/>
    <w:rsid w:val="005703C7"/>
    <w:rsid w:val="005707EF"/>
    <w:rsid w:val="00571304"/>
    <w:rsid w:val="005715E7"/>
    <w:rsid w:val="005718A8"/>
    <w:rsid w:val="00571B3B"/>
    <w:rsid w:val="00572081"/>
    <w:rsid w:val="0057217C"/>
    <w:rsid w:val="005721F7"/>
    <w:rsid w:val="0057227B"/>
    <w:rsid w:val="0057273A"/>
    <w:rsid w:val="00572986"/>
    <w:rsid w:val="00572B56"/>
    <w:rsid w:val="00572BBD"/>
    <w:rsid w:val="00572D29"/>
    <w:rsid w:val="00573185"/>
    <w:rsid w:val="00573203"/>
    <w:rsid w:val="0057383E"/>
    <w:rsid w:val="00574002"/>
    <w:rsid w:val="0057421B"/>
    <w:rsid w:val="00574352"/>
    <w:rsid w:val="00574370"/>
    <w:rsid w:val="00574678"/>
    <w:rsid w:val="005759F5"/>
    <w:rsid w:val="00575A9B"/>
    <w:rsid w:val="00575B3F"/>
    <w:rsid w:val="005760D1"/>
    <w:rsid w:val="005766C2"/>
    <w:rsid w:val="005767D8"/>
    <w:rsid w:val="00576886"/>
    <w:rsid w:val="00576A26"/>
    <w:rsid w:val="00576B2F"/>
    <w:rsid w:val="00576BF8"/>
    <w:rsid w:val="0057701E"/>
    <w:rsid w:val="005773ED"/>
    <w:rsid w:val="0057767D"/>
    <w:rsid w:val="0057778C"/>
    <w:rsid w:val="0057784F"/>
    <w:rsid w:val="00577BE5"/>
    <w:rsid w:val="00577E15"/>
    <w:rsid w:val="00577F0F"/>
    <w:rsid w:val="00577F80"/>
    <w:rsid w:val="005801B4"/>
    <w:rsid w:val="005802C6"/>
    <w:rsid w:val="0058048C"/>
    <w:rsid w:val="00580E75"/>
    <w:rsid w:val="00582093"/>
    <w:rsid w:val="00582461"/>
    <w:rsid w:val="00582968"/>
    <w:rsid w:val="00582BD3"/>
    <w:rsid w:val="00583271"/>
    <w:rsid w:val="00583A14"/>
    <w:rsid w:val="00583F7E"/>
    <w:rsid w:val="00583FC6"/>
    <w:rsid w:val="005847A6"/>
    <w:rsid w:val="00584989"/>
    <w:rsid w:val="00584B90"/>
    <w:rsid w:val="00584E45"/>
    <w:rsid w:val="00584E5A"/>
    <w:rsid w:val="005853FF"/>
    <w:rsid w:val="00585B9F"/>
    <w:rsid w:val="00585CAA"/>
    <w:rsid w:val="00585F2C"/>
    <w:rsid w:val="005869E6"/>
    <w:rsid w:val="00586BEC"/>
    <w:rsid w:val="00587075"/>
    <w:rsid w:val="005872B9"/>
    <w:rsid w:val="00587739"/>
    <w:rsid w:val="00587831"/>
    <w:rsid w:val="00587AF2"/>
    <w:rsid w:val="00587BEF"/>
    <w:rsid w:val="00587F9A"/>
    <w:rsid w:val="005900A5"/>
    <w:rsid w:val="005901CC"/>
    <w:rsid w:val="0059021C"/>
    <w:rsid w:val="00590718"/>
    <w:rsid w:val="0059076B"/>
    <w:rsid w:val="0059110C"/>
    <w:rsid w:val="0059115A"/>
    <w:rsid w:val="0059128A"/>
    <w:rsid w:val="0059154A"/>
    <w:rsid w:val="0059171C"/>
    <w:rsid w:val="00591B5B"/>
    <w:rsid w:val="00591B65"/>
    <w:rsid w:val="00592227"/>
    <w:rsid w:val="005924BF"/>
    <w:rsid w:val="005924C8"/>
    <w:rsid w:val="0059271A"/>
    <w:rsid w:val="0059290B"/>
    <w:rsid w:val="00592CA9"/>
    <w:rsid w:val="00592FAE"/>
    <w:rsid w:val="005930CE"/>
    <w:rsid w:val="005934D3"/>
    <w:rsid w:val="005938F6"/>
    <w:rsid w:val="00593DB8"/>
    <w:rsid w:val="005944AF"/>
    <w:rsid w:val="00594575"/>
    <w:rsid w:val="005949F4"/>
    <w:rsid w:val="00594E62"/>
    <w:rsid w:val="00595A82"/>
    <w:rsid w:val="00595E4E"/>
    <w:rsid w:val="00596629"/>
    <w:rsid w:val="005967F4"/>
    <w:rsid w:val="005969C4"/>
    <w:rsid w:val="00596C5C"/>
    <w:rsid w:val="00596D10"/>
    <w:rsid w:val="00597279"/>
    <w:rsid w:val="00597C6E"/>
    <w:rsid w:val="00597D55"/>
    <w:rsid w:val="005A00CA"/>
    <w:rsid w:val="005A03B9"/>
    <w:rsid w:val="005A0627"/>
    <w:rsid w:val="005A1196"/>
    <w:rsid w:val="005A136D"/>
    <w:rsid w:val="005A1637"/>
    <w:rsid w:val="005A1A8C"/>
    <w:rsid w:val="005A1ADA"/>
    <w:rsid w:val="005A1C5D"/>
    <w:rsid w:val="005A1DCA"/>
    <w:rsid w:val="005A20C9"/>
    <w:rsid w:val="005A21CD"/>
    <w:rsid w:val="005A2E61"/>
    <w:rsid w:val="005A33BB"/>
    <w:rsid w:val="005A377C"/>
    <w:rsid w:val="005A3797"/>
    <w:rsid w:val="005A3822"/>
    <w:rsid w:val="005A3ABE"/>
    <w:rsid w:val="005A3B92"/>
    <w:rsid w:val="005A3D29"/>
    <w:rsid w:val="005A3F68"/>
    <w:rsid w:val="005A4496"/>
    <w:rsid w:val="005A44B8"/>
    <w:rsid w:val="005A4D00"/>
    <w:rsid w:val="005A4E03"/>
    <w:rsid w:val="005A5774"/>
    <w:rsid w:val="005A5D4F"/>
    <w:rsid w:val="005A6283"/>
    <w:rsid w:val="005A6464"/>
    <w:rsid w:val="005A652C"/>
    <w:rsid w:val="005A6589"/>
    <w:rsid w:val="005A67C7"/>
    <w:rsid w:val="005A69A5"/>
    <w:rsid w:val="005A6A7D"/>
    <w:rsid w:val="005A72C9"/>
    <w:rsid w:val="005A7409"/>
    <w:rsid w:val="005A7B07"/>
    <w:rsid w:val="005B010D"/>
    <w:rsid w:val="005B0957"/>
    <w:rsid w:val="005B0988"/>
    <w:rsid w:val="005B09D0"/>
    <w:rsid w:val="005B09F2"/>
    <w:rsid w:val="005B1036"/>
    <w:rsid w:val="005B104E"/>
    <w:rsid w:val="005B12B8"/>
    <w:rsid w:val="005B13F8"/>
    <w:rsid w:val="005B15A4"/>
    <w:rsid w:val="005B16BB"/>
    <w:rsid w:val="005B17F2"/>
    <w:rsid w:val="005B1DF1"/>
    <w:rsid w:val="005B202B"/>
    <w:rsid w:val="005B2676"/>
    <w:rsid w:val="005B2742"/>
    <w:rsid w:val="005B3346"/>
    <w:rsid w:val="005B37E7"/>
    <w:rsid w:val="005B3A08"/>
    <w:rsid w:val="005B3DBE"/>
    <w:rsid w:val="005B3F20"/>
    <w:rsid w:val="005B4081"/>
    <w:rsid w:val="005B4363"/>
    <w:rsid w:val="005B43D5"/>
    <w:rsid w:val="005B4404"/>
    <w:rsid w:val="005B4A00"/>
    <w:rsid w:val="005B4E4B"/>
    <w:rsid w:val="005B4F31"/>
    <w:rsid w:val="005B4F96"/>
    <w:rsid w:val="005B52CC"/>
    <w:rsid w:val="005B56D9"/>
    <w:rsid w:val="005B57D1"/>
    <w:rsid w:val="005B583F"/>
    <w:rsid w:val="005B5A21"/>
    <w:rsid w:val="005B5E22"/>
    <w:rsid w:val="005B5F29"/>
    <w:rsid w:val="005B6347"/>
    <w:rsid w:val="005B6AFE"/>
    <w:rsid w:val="005B6BDF"/>
    <w:rsid w:val="005B72F4"/>
    <w:rsid w:val="005B7986"/>
    <w:rsid w:val="005B7C1D"/>
    <w:rsid w:val="005B7E50"/>
    <w:rsid w:val="005C01A4"/>
    <w:rsid w:val="005C08B9"/>
    <w:rsid w:val="005C0955"/>
    <w:rsid w:val="005C09B0"/>
    <w:rsid w:val="005C0AA7"/>
    <w:rsid w:val="005C13EF"/>
    <w:rsid w:val="005C14CB"/>
    <w:rsid w:val="005C183B"/>
    <w:rsid w:val="005C1FB8"/>
    <w:rsid w:val="005C2229"/>
    <w:rsid w:val="005C223D"/>
    <w:rsid w:val="005C2526"/>
    <w:rsid w:val="005C2D09"/>
    <w:rsid w:val="005C2E5F"/>
    <w:rsid w:val="005C2F00"/>
    <w:rsid w:val="005C4091"/>
    <w:rsid w:val="005C422A"/>
    <w:rsid w:val="005C43F6"/>
    <w:rsid w:val="005C44A4"/>
    <w:rsid w:val="005C4A84"/>
    <w:rsid w:val="005C4AB5"/>
    <w:rsid w:val="005C4DB6"/>
    <w:rsid w:val="005C4F0F"/>
    <w:rsid w:val="005C53E3"/>
    <w:rsid w:val="005C5B71"/>
    <w:rsid w:val="005C606C"/>
    <w:rsid w:val="005C67B9"/>
    <w:rsid w:val="005C696A"/>
    <w:rsid w:val="005C6C1B"/>
    <w:rsid w:val="005C71CC"/>
    <w:rsid w:val="005C73AC"/>
    <w:rsid w:val="005C79AF"/>
    <w:rsid w:val="005C7BE7"/>
    <w:rsid w:val="005D02E5"/>
    <w:rsid w:val="005D0683"/>
    <w:rsid w:val="005D0B7F"/>
    <w:rsid w:val="005D0F46"/>
    <w:rsid w:val="005D0F7A"/>
    <w:rsid w:val="005D1030"/>
    <w:rsid w:val="005D10F8"/>
    <w:rsid w:val="005D13F3"/>
    <w:rsid w:val="005D14EC"/>
    <w:rsid w:val="005D17E2"/>
    <w:rsid w:val="005D1FB4"/>
    <w:rsid w:val="005D21FB"/>
    <w:rsid w:val="005D227A"/>
    <w:rsid w:val="005D22B4"/>
    <w:rsid w:val="005D22CA"/>
    <w:rsid w:val="005D2603"/>
    <w:rsid w:val="005D2C54"/>
    <w:rsid w:val="005D2F29"/>
    <w:rsid w:val="005D32BC"/>
    <w:rsid w:val="005D42B1"/>
    <w:rsid w:val="005D43BE"/>
    <w:rsid w:val="005D47B4"/>
    <w:rsid w:val="005D4A48"/>
    <w:rsid w:val="005D59BC"/>
    <w:rsid w:val="005D5EAC"/>
    <w:rsid w:val="005D5F7A"/>
    <w:rsid w:val="005D602A"/>
    <w:rsid w:val="005D64C2"/>
    <w:rsid w:val="005D6916"/>
    <w:rsid w:val="005D6B11"/>
    <w:rsid w:val="005D6B57"/>
    <w:rsid w:val="005D6DC5"/>
    <w:rsid w:val="005D71D3"/>
    <w:rsid w:val="005D7746"/>
    <w:rsid w:val="005D77BD"/>
    <w:rsid w:val="005D7BD0"/>
    <w:rsid w:val="005E0094"/>
    <w:rsid w:val="005E0122"/>
    <w:rsid w:val="005E0290"/>
    <w:rsid w:val="005E046C"/>
    <w:rsid w:val="005E061C"/>
    <w:rsid w:val="005E0701"/>
    <w:rsid w:val="005E07A6"/>
    <w:rsid w:val="005E0EA0"/>
    <w:rsid w:val="005E12EF"/>
    <w:rsid w:val="005E15B0"/>
    <w:rsid w:val="005E17B2"/>
    <w:rsid w:val="005E1A3E"/>
    <w:rsid w:val="005E1AFE"/>
    <w:rsid w:val="005E1CE8"/>
    <w:rsid w:val="005E1E09"/>
    <w:rsid w:val="005E1E7D"/>
    <w:rsid w:val="005E25EB"/>
    <w:rsid w:val="005E25F6"/>
    <w:rsid w:val="005E2F4D"/>
    <w:rsid w:val="005E2FAA"/>
    <w:rsid w:val="005E2FDF"/>
    <w:rsid w:val="005E36CD"/>
    <w:rsid w:val="005E39BC"/>
    <w:rsid w:val="005E420F"/>
    <w:rsid w:val="005E4365"/>
    <w:rsid w:val="005E47C0"/>
    <w:rsid w:val="005E47D0"/>
    <w:rsid w:val="005E4ACF"/>
    <w:rsid w:val="005E4ADF"/>
    <w:rsid w:val="005E4B3C"/>
    <w:rsid w:val="005E5252"/>
    <w:rsid w:val="005E5466"/>
    <w:rsid w:val="005E5623"/>
    <w:rsid w:val="005E5653"/>
    <w:rsid w:val="005E5A7B"/>
    <w:rsid w:val="005E5AF1"/>
    <w:rsid w:val="005E5B9D"/>
    <w:rsid w:val="005E5DF2"/>
    <w:rsid w:val="005E6056"/>
    <w:rsid w:val="005E613E"/>
    <w:rsid w:val="005E6498"/>
    <w:rsid w:val="005E6543"/>
    <w:rsid w:val="005E65DE"/>
    <w:rsid w:val="005E6810"/>
    <w:rsid w:val="005E694B"/>
    <w:rsid w:val="005E6C4A"/>
    <w:rsid w:val="005E70F7"/>
    <w:rsid w:val="005E7416"/>
    <w:rsid w:val="005E7532"/>
    <w:rsid w:val="005E7691"/>
    <w:rsid w:val="005E7CD8"/>
    <w:rsid w:val="005F01E0"/>
    <w:rsid w:val="005F0303"/>
    <w:rsid w:val="005F09C4"/>
    <w:rsid w:val="005F0D9A"/>
    <w:rsid w:val="005F0E85"/>
    <w:rsid w:val="005F0F59"/>
    <w:rsid w:val="005F132C"/>
    <w:rsid w:val="005F135C"/>
    <w:rsid w:val="005F1424"/>
    <w:rsid w:val="005F14E0"/>
    <w:rsid w:val="005F1577"/>
    <w:rsid w:val="005F1610"/>
    <w:rsid w:val="005F1A55"/>
    <w:rsid w:val="005F1FB6"/>
    <w:rsid w:val="005F21B7"/>
    <w:rsid w:val="005F2AD6"/>
    <w:rsid w:val="005F301D"/>
    <w:rsid w:val="005F3136"/>
    <w:rsid w:val="005F32A9"/>
    <w:rsid w:val="005F3372"/>
    <w:rsid w:val="005F38EC"/>
    <w:rsid w:val="005F3C8B"/>
    <w:rsid w:val="005F3E15"/>
    <w:rsid w:val="005F3E44"/>
    <w:rsid w:val="005F3EFC"/>
    <w:rsid w:val="005F3F58"/>
    <w:rsid w:val="005F4102"/>
    <w:rsid w:val="005F4246"/>
    <w:rsid w:val="005F4699"/>
    <w:rsid w:val="005F4F7C"/>
    <w:rsid w:val="005F50A2"/>
    <w:rsid w:val="005F5150"/>
    <w:rsid w:val="005F545B"/>
    <w:rsid w:val="005F54F0"/>
    <w:rsid w:val="005F56F3"/>
    <w:rsid w:val="005F58D8"/>
    <w:rsid w:val="005F596B"/>
    <w:rsid w:val="005F5A6F"/>
    <w:rsid w:val="005F5FA1"/>
    <w:rsid w:val="005F5FFB"/>
    <w:rsid w:val="005F6096"/>
    <w:rsid w:val="005F60DC"/>
    <w:rsid w:val="005F6459"/>
    <w:rsid w:val="005F65E0"/>
    <w:rsid w:val="005F6806"/>
    <w:rsid w:val="005F77E9"/>
    <w:rsid w:val="005F781E"/>
    <w:rsid w:val="005F79F0"/>
    <w:rsid w:val="0060004D"/>
    <w:rsid w:val="0060027E"/>
    <w:rsid w:val="00600525"/>
    <w:rsid w:val="006005D3"/>
    <w:rsid w:val="00600627"/>
    <w:rsid w:val="0060088F"/>
    <w:rsid w:val="00601123"/>
    <w:rsid w:val="00601259"/>
    <w:rsid w:val="00601B5B"/>
    <w:rsid w:val="00601E41"/>
    <w:rsid w:val="00601E8C"/>
    <w:rsid w:val="006021C4"/>
    <w:rsid w:val="006022FD"/>
    <w:rsid w:val="0060230E"/>
    <w:rsid w:val="0060239E"/>
    <w:rsid w:val="00602522"/>
    <w:rsid w:val="00602683"/>
    <w:rsid w:val="006027E6"/>
    <w:rsid w:val="00602D24"/>
    <w:rsid w:val="006031C7"/>
    <w:rsid w:val="00603BE7"/>
    <w:rsid w:val="006040E6"/>
    <w:rsid w:val="00604A83"/>
    <w:rsid w:val="00604BC7"/>
    <w:rsid w:val="00604D46"/>
    <w:rsid w:val="00604FF4"/>
    <w:rsid w:val="006050A8"/>
    <w:rsid w:val="00605317"/>
    <w:rsid w:val="00605BEC"/>
    <w:rsid w:val="00605F67"/>
    <w:rsid w:val="006060DB"/>
    <w:rsid w:val="00606191"/>
    <w:rsid w:val="006062EE"/>
    <w:rsid w:val="00606561"/>
    <w:rsid w:val="00606E20"/>
    <w:rsid w:val="00607270"/>
    <w:rsid w:val="00607363"/>
    <w:rsid w:val="00607615"/>
    <w:rsid w:val="006078F5"/>
    <w:rsid w:val="0060795E"/>
    <w:rsid w:val="00607B43"/>
    <w:rsid w:val="00607B9A"/>
    <w:rsid w:val="00607C2A"/>
    <w:rsid w:val="00607D70"/>
    <w:rsid w:val="00610138"/>
    <w:rsid w:val="00610495"/>
    <w:rsid w:val="0061090A"/>
    <w:rsid w:val="00610E4C"/>
    <w:rsid w:val="0061111E"/>
    <w:rsid w:val="006114C6"/>
    <w:rsid w:val="00611570"/>
    <w:rsid w:val="0061185A"/>
    <w:rsid w:val="0061188E"/>
    <w:rsid w:val="00612235"/>
    <w:rsid w:val="00612804"/>
    <w:rsid w:val="006129E1"/>
    <w:rsid w:val="00612BB6"/>
    <w:rsid w:val="00612EA4"/>
    <w:rsid w:val="00612F95"/>
    <w:rsid w:val="006134CC"/>
    <w:rsid w:val="00613907"/>
    <w:rsid w:val="00613D37"/>
    <w:rsid w:val="00613FB4"/>
    <w:rsid w:val="006141A8"/>
    <w:rsid w:val="00614394"/>
    <w:rsid w:val="0061481A"/>
    <w:rsid w:val="00614FB7"/>
    <w:rsid w:val="0061511A"/>
    <w:rsid w:val="00615134"/>
    <w:rsid w:val="00615617"/>
    <w:rsid w:val="0061595C"/>
    <w:rsid w:val="00615BAA"/>
    <w:rsid w:val="00615E68"/>
    <w:rsid w:val="006162F8"/>
    <w:rsid w:val="0061674D"/>
    <w:rsid w:val="0061688B"/>
    <w:rsid w:val="00616AF7"/>
    <w:rsid w:val="00617853"/>
    <w:rsid w:val="00617DCE"/>
    <w:rsid w:val="0062010E"/>
    <w:rsid w:val="00620206"/>
    <w:rsid w:val="006202EE"/>
    <w:rsid w:val="00620515"/>
    <w:rsid w:val="006205E8"/>
    <w:rsid w:val="006206BF"/>
    <w:rsid w:val="006208D2"/>
    <w:rsid w:val="00620E77"/>
    <w:rsid w:val="00620F58"/>
    <w:rsid w:val="006213D1"/>
    <w:rsid w:val="0062150D"/>
    <w:rsid w:val="006215D7"/>
    <w:rsid w:val="006216E1"/>
    <w:rsid w:val="006219B8"/>
    <w:rsid w:val="00621AEA"/>
    <w:rsid w:val="00621B9E"/>
    <w:rsid w:val="00621BA2"/>
    <w:rsid w:val="0062246D"/>
    <w:rsid w:val="00622C74"/>
    <w:rsid w:val="00623333"/>
    <w:rsid w:val="006234F0"/>
    <w:rsid w:val="00623B2C"/>
    <w:rsid w:val="00623CB2"/>
    <w:rsid w:val="0062447F"/>
    <w:rsid w:val="0062490C"/>
    <w:rsid w:val="00624E2D"/>
    <w:rsid w:val="00625774"/>
    <w:rsid w:val="00627609"/>
    <w:rsid w:val="00627618"/>
    <w:rsid w:val="00627B32"/>
    <w:rsid w:val="00627D26"/>
    <w:rsid w:val="00627D8C"/>
    <w:rsid w:val="00627D91"/>
    <w:rsid w:val="00627EDB"/>
    <w:rsid w:val="006302AA"/>
    <w:rsid w:val="00630374"/>
    <w:rsid w:val="006306EC"/>
    <w:rsid w:val="00630815"/>
    <w:rsid w:val="00630C32"/>
    <w:rsid w:val="00630C78"/>
    <w:rsid w:val="00631229"/>
    <w:rsid w:val="0063162C"/>
    <w:rsid w:val="00631A93"/>
    <w:rsid w:val="00631B51"/>
    <w:rsid w:val="00631DCB"/>
    <w:rsid w:val="006320EA"/>
    <w:rsid w:val="00632369"/>
    <w:rsid w:val="0063250F"/>
    <w:rsid w:val="006329F9"/>
    <w:rsid w:val="00632A24"/>
    <w:rsid w:val="00632B08"/>
    <w:rsid w:val="00632BFE"/>
    <w:rsid w:val="006330C0"/>
    <w:rsid w:val="006331C5"/>
    <w:rsid w:val="006331FD"/>
    <w:rsid w:val="00633B3D"/>
    <w:rsid w:val="00633D10"/>
    <w:rsid w:val="006341CE"/>
    <w:rsid w:val="00634411"/>
    <w:rsid w:val="00634526"/>
    <w:rsid w:val="00635982"/>
    <w:rsid w:val="00635E61"/>
    <w:rsid w:val="00635F9E"/>
    <w:rsid w:val="0063626C"/>
    <w:rsid w:val="00636490"/>
    <w:rsid w:val="0063688D"/>
    <w:rsid w:val="006373A8"/>
    <w:rsid w:val="00637DB2"/>
    <w:rsid w:val="0064039A"/>
    <w:rsid w:val="0064066C"/>
    <w:rsid w:val="00640707"/>
    <w:rsid w:val="00640DE8"/>
    <w:rsid w:val="0064105E"/>
    <w:rsid w:val="00641774"/>
    <w:rsid w:val="00641EA8"/>
    <w:rsid w:val="00641EDD"/>
    <w:rsid w:val="006421B7"/>
    <w:rsid w:val="006421D9"/>
    <w:rsid w:val="006423FE"/>
    <w:rsid w:val="00642C55"/>
    <w:rsid w:val="00642E14"/>
    <w:rsid w:val="00643290"/>
    <w:rsid w:val="00643316"/>
    <w:rsid w:val="006436F1"/>
    <w:rsid w:val="0064370E"/>
    <w:rsid w:val="00643CB9"/>
    <w:rsid w:val="00643E33"/>
    <w:rsid w:val="006440E0"/>
    <w:rsid w:val="00644B71"/>
    <w:rsid w:val="00644CBE"/>
    <w:rsid w:val="00644D34"/>
    <w:rsid w:val="00645A1A"/>
    <w:rsid w:val="00645A68"/>
    <w:rsid w:val="00645DBC"/>
    <w:rsid w:val="0064657C"/>
    <w:rsid w:val="006466EC"/>
    <w:rsid w:val="006467B4"/>
    <w:rsid w:val="00646AA5"/>
    <w:rsid w:val="00646D11"/>
    <w:rsid w:val="00646F47"/>
    <w:rsid w:val="006471C2"/>
    <w:rsid w:val="006472DA"/>
    <w:rsid w:val="00647325"/>
    <w:rsid w:val="00647414"/>
    <w:rsid w:val="006476AA"/>
    <w:rsid w:val="006478B1"/>
    <w:rsid w:val="00650329"/>
    <w:rsid w:val="0065096B"/>
    <w:rsid w:val="00650A71"/>
    <w:rsid w:val="0065128A"/>
    <w:rsid w:val="006516DB"/>
    <w:rsid w:val="006518A8"/>
    <w:rsid w:val="00651B69"/>
    <w:rsid w:val="0065203C"/>
    <w:rsid w:val="006526DB"/>
    <w:rsid w:val="006529E9"/>
    <w:rsid w:val="00653455"/>
    <w:rsid w:val="006535D7"/>
    <w:rsid w:val="00654094"/>
    <w:rsid w:val="0065426C"/>
    <w:rsid w:val="00654E29"/>
    <w:rsid w:val="00654F15"/>
    <w:rsid w:val="00655680"/>
    <w:rsid w:val="006557E8"/>
    <w:rsid w:val="00655837"/>
    <w:rsid w:val="00655A23"/>
    <w:rsid w:val="00655FAC"/>
    <w:rsid w:val="00656C45"/>
    <w:rsid w:val="00656D68"/>
    <w:rsid w:val="00657031"/>
    <w:rsid w:val="0065748D"/>
    <w:rsid w:val="0065776A"/>
    <w:rsid w:val="00657951"/>
    <w:rsid w:val="00657B0D"/>
    <w:rsid w:val="006603A9"/>
    <w:rsid w:val="0066090A"/>
    <w:rsid w:val="00660980"/>
    <w:rsid w:val="00660A6E"/>
    <w:rsid w:val="0066104C"/>
    <w:rsid w:val="0066177E"/>
    <w:rsid w:val="00661E29"/>
    <w:rsid w:val="0066217D"/>
    <w:rsid w:val="0066239C"/>
    <w:rsid w:val="0066262D"/>
    <w:rsid w:val="006626B4"/>
    <w:rsid w:val="006628FB"/>
    <w:rsid w:val="00662A76"/>
    <w:rsid w:val="00662BF0"/>
    <w:rsid w:val="0066313B"/>
    <w:rsid w:val="00663354"/>
    <w:rsid w:val="00663AF1"/>
    <w:rsid w:val="00663C17"/>
    <w:rsid w:val="00664254"/>
    <w:rsid w:val="0066446A"/>
    <w:rsid w:val="006645F9"/>
    <w:rsid w:val="00664706"/>
    <w:rsid w:val="00665CCE"/>
    <w:rsid w:val="006666B0"/>
    <w:rsid w:val="0066769A"/>
    <w:rsid w:val="00667793"/>
    <w:rsid w:val="006677A6"/>
    <w:rsid w:val="00667B01"/>
    <w:rsid w:val="006700BD"/>
    <w:rsid w:val="0067012A"/>
    <w:rsid w:val="00671011"/>
    <w:rsid w:val="006724C6"/>
    <w:rsid w:val="00673057"/>
    <w:rsid w:val="006730C5"/>
    <w:rsid w:val="00673243"/>
    <w:rsid w:val="006733F0"/>
    <w:rsid w:val="00673981"/>
    <w:rsid w:val="00673A66"/>
    <w:rsid w:val="00673DD2"/>
    <w:rsid w:val="0067484F"/>
    <w:rsid w:val="00674A38"/>
    <w:rsid w:val="00674F7C"/>
    <w:rsid w:val="0067523C"/>
    <w:rsid w:val="00675E19"/>
    <w:rsid w:val="00676C32"/>
    <w:rsid w:val="00676CEC"/>
    <w:rsid w:val="0067730C"/>
    <w:rsid w:val="00677644"/>
    <w:rsid w:val="0067792A"/>
    <w:rsid w:val="00677BDD"/>
    <w:rsid w:val="00677D1C"/>
    <w:rsid w:val="00677E8A"/>
    <w:rsid w:val="00680056"/>
    <w:rsid w:val="0068046B"/>
    <w:rsid w:val="00680B75"/>
    <w:rsid w:val="00680BC3"/>
    <w:rsid w:val="006812B7"/>
    <w:rsid w:val="006817B1"/>
    <w:rsid w:val="0068186B"/>
    <w:rsid w:val="00681DA1"/>
    <w:rsid w:val="00681DCC"/>
    <w:rsid w:val="00682610"/>
    <w:rsid w:val="00683184"/>
    <w:rsid w:val="006835AD"/>
    <w:rsid w:val="00683675"/>
    <w:rsid w:val="00683763"/>
    <w:rsid w:val="00683A92"/>
    <w:rsid w:val="00683B5A"/>
    <w:rsid w:val="00683EE1"/>
    <w:rsid w:val="00684320"/>
    <w:rsid w:val="00684406"/>
    <w:rsid w:val="0068482E"/>
    <w:rsid w:val="006851ED"/>
    <w:rsid w:val="00685315"/>
    <w:rsid w:val="006853C5"/>
    <w:rsid w:val="0068563A"/>
    <w:rsid w:val="0068564D"/>
    <w:rsid w:val="00685C26"/>
    <w:rsid w:val="0068710F"/>
    <w:rsid w:val="006872F0"/>
    <w:rsid w:val="00687837"/>
    <w:rsid w:val="00687BA6"/>
    <w:rsid w:val="0069014B"/>
    <w:rsid w:val="006904E6"/>
    <w:rsid w:val="00690519"/>
    <w:rsid w:val="00690666"/>
    <w:rsid w:val="006906FC"/>
    <w:rsid w:val="0069098D"/>
    <w:rsid w:val="00690B74"/>
    <w:rsid w:val="006924B6"/>
    <w:rsid w:val="00692713"/>
    <w:rsid w:val="00692D62"/>
    <w:rsid w:val="00692D8B"/>
    <w:rsid w:val="00692E91"/>
    <w:rsid w:val="006946DA"/>
    <w:rsid w:val="0069477C"/>
    <w:rsid w:val="00694835"/>
    <w:rsid w:val="00694899"/>
    <w:rsid w:val="00694947"/>
    <w:rsid w:val="00694F73"/>
    <w:rsid w:val="0069517A"/>
    <w:rsid w:val="00695433"/>
    <w:rsid w:val="006954BC"/>
    <w:rsid w:val="0069568C"/>
    <w:rsid w:val="00695B55"/>
    <w:rsid w:val="00695B96"/>
    <w:rsid w:val="00695FE5"/>
    <w:rsid w:val="0069631D"/>
    <w:rsid w:val="006963B7"/>
    <w:rsid w:val="0069658F"/>
    <w:rsid w:val="006969AA"/>
    <w:rsid w:val="00696C04"/>
    <w:rsid w:val="00696CE3"/>
    <w:rsid w:val="006970CE"/>
    <w:rsid w:val="0069725E"/>
    <w:rsid w:val="00697546"/>
    <w:rsid w:val="00697627"/>
    <w:rsid w:val="00697A35"/>
    <w:rsid w:val="00697BE0"/>
    <w:rsid w:val="00697EA7"/>
    <w:rsid w:val="006A02F5"/>
    <w:rsid w:val="006A0477"/>
    <w:rsid w:val="006A09CA"/>
    <w:rsid w:val="006A0B7A"/>
    <w:rsid w:val="006A0EEC"/>
    <w:rsid w:val="006A1069"/>
    <w:rsid w:val="006A18A5"/>
    <w:rsid w:val="006A202B"/>
    <w:rsid w:val="006A20AB"/>
    <w:rsid w:val="006A211A"/>
    <w:rsid w:val="006A2355"/>
    <w:rsid w:val="006A2467"/>
    <w:rsid w:val="006A28DB"/>
    <w:rsid w:val="006A2D13"/>
    <w:rsid w:val="006A2E8F"/>
    <w:rsid w:val="006A3115"/>
    <w:rsid w:val="006A3776"/>
    <w:rsid w:val="006A3A12"/>
    <w:rsid w:val="006A3B13"/>
    <w:rsid w:val="006A3BF1"/>
    <w:rsid w:val="006A3F56"/>
    <w:rsid w:val="006A43D2"/>
    <w:rsid w:val="006A4525"/>
    <w:rsid w:val="006A4F7E"/>
    <w:rsid w:val="006A5131"/>
    <w:rsid w:val="006A5241"/>
    <w:rsid w:val="006A52FC"/>
    <w:rsid w:val="006A5765"/>
    <w:rsid w:val="006A59F8"/>
    <w:rsid w:val="006A5EBD"/>
    <w:rsid w:val="006A6240"/>
    <w:rsid w:val="006A62A7"/>
    <w:rsid w:val="006A64BD"/>
    <w:rsid w:val="006A6759"/>
    <w:rsid w:val="006A68EC"/>
    <w:rsid w:val="006A6D47"/>
    <w:rsid w:val="006A704A"/>
    <w:rsid w:val="006A76D9"/>
    <w:rsid w:val="006A78C8"/>
    <w:rsid w:val="006A7FDA"/>
    <w:rsid w:val="006B0595"/>
    <w:rsid w:val="006B0718"/>
    <w:rsid w:val="006B0A66"/>
    <w:rsid w:val="006B0A94"/>
    <w:rsid w:val="006B0DE9"/>
    <w:rsid w:val="006B134F"/>
    <w:rsid w:val="006B19CD"/>
    <w:rsid w:val="006B19F7"/>
    <w:rsid w:val="006B1AC6"/>
    <w:rsid w:val="006B1B3F"/>
    <w:rsid w:val="006B1EF3"/>
    <w:rsid w:val="006B25C0"/>
    <w:rsid w:val="006B2E0C"/>
    <w:rsid w:val="006B2EA9"/>
    <w:rsid w:val="006B2F8D"/>
    <w:rsid w:val="006B3075"/>
    <w:rsid w:val="006B31FD"/>
    <w:rsid w:val="006B327B"/>
    <w:rsid w:val="006B36CB"/>
    <w:rsid w:val="006B3704"/>
    <w:rsid w:val="006B3966"/>
    <w:rsid w:val="006B3DF0"/>
    <w:rsid w:val="006B3E9B"/>
    <w:rsid w:val="006B411C"/>
    <w:rsid w:val="006B440C"/>
    <w:rsid w:val="006B46E9"/>
    <w:rsid w:val="006B4F5B"/>
    <w:rsid w:val="006B53DF"/>
    <w:rsid w:val="006B5499"/>
    <w:rsid w:val="006B56FA"/>
    <w:rsid w:val="006B6037"/>
    <w:rsid w:val="006B639E"/>
    <w:rsid w:val="006B63C4"/>
    <w:rsid w:val="006B6461"/>
    <w:rsid w:val="006B6735"/>
    <w:rsid w:val="006B6A95"/>
    <w:rsid w:val="006B71F6"/>
    <w:rsid w:val="006B7683"/>
    <w:rsid w:val="006B789A"/>
    <w:rsid w:val="006B7C58"/>
    <w:rsid w:val="006B7DFB"/>
    <w:rsid w:val="006C0A65"/>
    <w:rsid w:val="006C0B52"/>
    <w:rsid w:val="006C0BE1"/>
    <w:rsid w:val="006C0EBA"/>
    <w:rsid w:val="006C1544"/>
    <w:rsid w:val="006C1B46"/>
    <w:rsid w:val="006C2650"/>
    <w:rsid w:val="006C29EA"/>
    <w:rsid w:val="006C3496"/>
    <w:rsid w:val="006C37F3"/>
    <w:rsid w:val="006C4144"/>
    <w:rsid w:val="006C436F"/>
    <w:rsid w:val="006C465A"/>
    <w:rsid w:val="006C4778"/>
    <w:rsid w:val="006C4906"/>
    <w:rsid w:val="006C4C13"/>
    <w:rsid w:val="006C4F66"/>
    <w:rsid w:val="006C4FCA"/>
    <w:rsid w:val="006C50FE"/>
    <w:rsid w:val="006C5472"/>
    <w:rsid w:val="006C54EE"/>
    <w:rsid w:val="006C559D"/>
    <w:rsid w:val="006C5994"/>
    <w:rsid w:val="006C5B28"/>
    <w:rsid w:val="006C6296"/>
    <w:rsid w:val="006C636C"/>
    <w:rsid w:val="006C68B8"/>
    <w:rsid w:val="006C6965"/>
    <w:rsid w:val="006C6A23"/>
    <w:rsid w:val="006C6DFC"/>
    <w:rsid w:val="006C6EB6"/>
    <w:rsid w:val="006C7047"/>
    <w:rsid w:val="006C719E"/>
    <w:rsid w:val="006C71CF"/>
    <w:rsid w:val="006C757A"/>
    <w:rsid w:val="006C7598"/>
    <w:rsid w:val="006C7706"/>
    <w:rsid w:val="006C7D22"/>
    <w:rsid w:val="006D013D"/>
    <w:rsid w:val="006D02A6"/>
    <w:rsid w:val="006D0408"/>
    <w:rsid w:val="006D08D4"/>
    <w:rsid w:val="006D099D"/>
    <w:rsid w:val="006D0F6A"/>
    <w:rsid w:val="006D122F"/>
    <w:rsid w:val="006D1876"/>
    <w:rsid w:val="006D2D35"/>
    <w:rsid w:val="006D30BB"/>
    <w:rsid w:val="006D3239"/>
    <w:rsid w:val="006D3661"/>
    <w:rsid w:val="006D36DE"/>
    <w:rsid w:val="006D3787"/>
    <w:rsid w:val="006D3CD0"/>
    <w:rsid w:val="006D407B"/>
    <w:rsid w:val="006D4114"/>
    <w:rsid w:val="006D4248"/>
    <w:rsid w:val="006D44C3"/>
    <w:rsid w:val="006D47E7"/>
    <w:rsid w:val="006D4B32"/>
    <w:rsid w:val="006D4E06"/>
    <w:rsid w:val="006D5833"/>
    <w:rsid w:val="006D5A38"/>
    <w:rsid w:val="006D5B89"/>
    <w:rsid w:val="006D5BB0"/>
    <w:rsid w:val="006D5C75"/>
    <w:rsid w:val="006D6555"/>
    <w:rsid w:val="006D6BBA"/>
    <w:rsid w:val="006D6C69"/>
    <w:rsid w:val="006E00F5"/>
    <w:rsid w:val="006E0684"/>
    <w:rsid w:val="006E0707"/>
    <w:rsid w:val="006E1614"/>
    <w:rsid w:val="006E1A07"/>
    <w:rsid w:val="006E1B9C"/>
    <w:rsid w:val="006E1DED"/>
    <w:rsid w:val="006E27C2"/>
    <w:rsid w:val="006E28C6"/>
    <w:rsid w:val="006E2E8C"/>
    <w:rsid w:val="006E3454"/>
    <w:rsid w:val="006E355D"/>
    <w:rsid w:val="006E3707"/>
    <w:rsid w:val="006E37BD"/>
    <w:rsid w:val="006E38E3"/>
    <w:rsid w:val="006E3D47"/>
    <w:rsid w:val="006E3DF7"/>
    <w:rsid w:val="006E3E16"/>
    <w:rsid w:val="006E4073"/>
    <w:rsid w:val="006E4857"/>
    <w:rsid w:val="006E50E8"/>
    <w:rsid w:val="006E537B"/>
    <w:rsid w:val="006E5676"/>
    <w:rsid w:val="006E5C03"/>
    <w:rsid w:val="006E61D2"/>
    <w:rsid w:val="006E6289"/>
    <w:rsid w:val="006E64A6"/>
    <w:rsid w:val="006E6C01"/>
    <w:rsid w:val="006E6C02"/>
    <w:rsid w:val="006E7305"/>
    <w:rsid w:val="006E7338"/>
    <w:rsid w:val="006E75C8"/>
    <w:rsid w:val="006E7642"/>
    <w:rsid w:val="006E7912"/>
    <w:rsid w:val="006E7EBD"/>
    <w:rsid w:val="006F0248"/>
    <w:rsid w:val="006F04DF"/>
    <w:rsid w:val="006F0B7C"/>
    <w:rsid w:val="006F0BDB"/>
    <w:rsid w:val="006F1127"/>
    <w:rsid w:val="006F14A8"/>
    <w:rsid w:val="006F15F4"/>
    <w:rsid w:val="006F19DE"/>
    <w:rsid w:val="006F23D7"/>
    <w:rsid w:val="006F2507"/>
    <w:rsid w:val="006F2D9B"/>
    <w:rsid w:val="006F327E"/>
    <w:rsid w:val="006F3E4D"/>
    <w:rsid w:val="006F42F1"/>
    <w:rsid w:val="006F44FA"/>
    <w:rsid w:val="006F48BC"/>
    <w:rsid w:val="006F4C2F"/>
    <w:rsid w:val="006F530E"/>
    <w:rsid w:val="006F5416"/>
    <w:rsid w:val="006F54F7"/>
    <w:rsid w:val="006F5769"/>
    <w:rsid w:val="006F59D8"/>
    <w:rsid w:val="006F5C5A"/>
    <w:rsid w:val="006F5CDA"/>
    <w:rsid w:val="006F60C3"/>
    <w:rsid w:val="006F6F05"/>
    <w:rsid w:val="006F70A2"/>
    <w:rsid w:val="006F7493"/>
    <w:rsid w:val="006F7494"/>
    <w:rsid w:val="006F759A"/>
    <w:rsid w:val="006F78D2"/>
    <w:rsid w:val="006F7A49"/>
    <w:rsid w:val="006F7AF8"/>
    <w:rsid w:val="006F7CC6"/>
    <w:rsid w:val="006F7EF2"/>
    <w:rsid w:val="0070090F"/>
    <w:rsid w:val="00700CF3"/>
    <w:rsid w:val="007010E3"/>
    <w:rsid w:val="0070145E"/>
    <w:rsid w:val="0070160A"/>
    <w:rsid w:val="00702045"/>
    <w:rsid w:val="00702353"/>
    <w:rsid w:val="007026A7"/>
    <w:rsid w:val="0070306D"/>
    <w:rsid w:val="007032A5"/>
    <w:rsid w:val="0070345B"/>
    <w:rsid w:val="00703499"/>
    <w:rsid w:val="007037DD"/>
    <w:rsid w:val="00703D27"/>
    <w:rsid w:val="00703D2C"/>
    <w:rsid w:val="00703E88"/>
    <w:rsid w:val="00703EBA"/>
    <w:rsid w:val="00703F50"/>
    <w:rsid w:val="0070460F"/>
    <w:rsid w:val="00704982"/>
    <w:rsid w:val="00704A66"/>
    <w:rsid w:val="00704BA7"/>
    <w:rsid w:val="00704ED6"/>
    <w:rsid w:val="00705560"/>
    <w:rsid w:val="007055D6"/>
    <w:rsid w:val="0070647D"/>
    <w:rsid w:val="007068B3"/>
    <w:rsid w:val="00706ADA"/>
    <w:rsid w:val="00706DE4"/>
    <w:rsid w:val="00706E4B"/>
    <w:rsid w:val="00706E60"/>
    <w:rsid w:val="0070728E"/>
    <w:rsid w:val="00707393"/>
    <w:rsid w:val="0070751C"/>
    <w:rsid w:val="007077C7"/>
    <w:rsid w:val="007101F8"/>
    <w:rsid w:val="007108BA"/>
    <w:rsid w:val="00710A3B"/>
    <w:rsid w:val="00710B52"/>
    <w:rsid w:val="00710D74"/>
    <w:rsid w:val="007111BA"/>
    <w:rsid w:val="00711236"/>
    <w:rsid w:val="0071166A"/>
    <w:rsid w:val="007118BA"/>
    <w:rsid w:val="0071199C"/>
    <w:rsid w:val="00712140"/>
    <w:rsid w:val="00712234"/>
    <w:rsid w:val="007122D5"/>
    <w:rsid w:val="00712540"/>
    <w:rsid w:val="0071257F"/>
    <w:rsid w:val="007127D0"/>
    <w:rsid w:val="00712C27"/>
    <w:rsid w:val="0071308A"/>
    <w:rsid w:val="007131BC"/>
    <w:rsid w:val="00713384"/>
    <w:rsid w:val="00713496"/>
    <w:rsid w:val="00713F6C"/>
    <w:rsid w:val="00713F96"/>
    <w:rsid w:val="0071419E"/>
    <w:rsid w:val="007142E8"/>
    <w:rsid w:val="00714DA2"/>
    <w:rsid w:val="00715244"/>
    <w:rsid w:val="00715712"/>
    <w:rsid w:val="00715A06"/>
    <w:rsid w:val="00715C6B"/>
    <w:rsid w:val="00715E02"/>
    <w:rsid w:val="00716473"/>
    <w:rsid w:val="00716599"/>
    <w:rsid w:val="0071681C"/>
    <w:rsid w:val="0071685E"/>
    <w:rsid w:val="00716C1A"/>
    <w:rsid w:val="00716CEE"/>
    <w:rsid w:val="007174AB"/>
    <w:rsid w:val="0071765A"/>
    <w:rsid w:val="00717808"/>
    <w:rsid w:val="00717956"/>
    <w:rsid w:val="00717983"/>
    <w:rsid w:val="00717B53"/>
    <w:rsid w:val="00717FAE"/>
    <w:rsid w:val="00717FE9"/>
    <w:rsid w:val="00720023"/>
    <w:rsid w:val="007200EA"/>
    <w:rsid w:val="007201C5"/>
    <w:rsid w:val="00720428"/>
    <w:rsid w:val="00720A6C"/>
    <w:rsid w:val="00720B63"/>
    <w:rsid w:val="00720C19"/>
    <w:rsid w:val="00720E33"/>
    <w:rsid w:val="00720E3F"/>
    <w:rsid w:val="00720F27"/>
    <w:rsid w:val="00721AE3"/>
    <w:rsid w:val="00721B9D"/>
    <w:rsid w:val="00721BC8"/>
    <w:rsid w:val="00721D15"/>
    <w:rsid w:val="00721D92"/>
    <w:rsid w:val="00721E12"/>
    <w:rsid w:val="007224D6"/>
    <w:rsid w:val="00722719"/>
    <w:rsid w:val="007227BE"/>
    <w:rsid w:val="00722E98"/>
    <w:rsid w:val="007231C1"/>
    <w:rsid w:val="00723428"/>
    <w:rsid w:val="0072374F"/>
    <w:rsid w:val="00723B1C"/>
    <w:rsid w:val="00723B37"/>
    <w:rsid w:val="00723EA9"/>
    <w:rsid w:val="007240B6"/>
    <w:rsid w:val="00724372"/>
    <w:rsid w:val="007245D1"/>
    <w:rsid w:val="0072468E"/>
    <w:rsid w:val="00724AC1"/>
    <w:rsid w:val="00724BC0"/>
    <w:rsid w:val="00724F0F"/>
    <w:rsid w:val="00725060"/>
    <w:rsid w:val="0072528B"/>
    <w:rsid w:val="007253A8"/>
    <w:rsid w:val="00725873"/>
    <w:rsid w:val="00726155"/>
    <w:rsid w:val="007264C8"/>
    <w:rsid w:val="00726D51"/>
    <w:rsid w:val="0072700B"/>
    <w:rsid w:val="007275B9"/>
    <w:rsid w:val="00727BE8"/>
    <w:rsid w:val="00727E00"/>
    <w:rsid w:val="00727E24"/>
    <w:rsid w:val="00730D40"/>
    <w:rsid w:val="00730DC1"/>
    <w:rsid w:val="0073127A"/>
    <w:rsid w:val="007312DF"/>
    <w:rsid w:val="007313D1"/>
    <w:rsid w:val="0073144E"/>
    <w:rsid w:val="00731479"/>
    <w:rsid w:val="0073164A"/>
    <w:rsid w:val="00731DA7"/>
    <w:rsid w:val="00731EAC"/>
    <w:rsid w:val="007320F9"/>
    <w:rsid w:val="00733026"/>
    <w:rsid w:val="007333B9"/>
    <w:rsid w:val="0073354B"/>
    <w:rsid w:val="00733847"/>
    <w:rsid w:val="00733F01"/>
    <w:rsid w:val="00733FA4"/>
    <w:rsid w:val="007342B9"/>
    <w:rsid w:val="007343FF"/>
    <w:rsid w:val="0073448B"/>
    <w:rsid w:val="00734909"/>
    <w:rsid w:val="00734A81"/>
    <w:rsid w:val="00734BD5"/>
    <w:rsid w:val="00734C54"/>
    <w:rsid w:val="00734D9C"/>
    <w:rsid w:val="007350C5"/>
    <w:rsid w:val="007356B9"/>
    <w:rsid w:val="0073597C"/>
    <w:rsid w:val="00735AF7"/>
    <w:rsid w:val="00735B59"/>
    <w:rsid w:val="00735C67"/>
    <w:rsid w:val="0073649A"/>
    <w:rsid w:val="007367BD"/>
    <w:rsid w:val="00736ACD"/>
    <w:rsid w:val="00736BC0"/>
    <w:rsid w:val="00736C82"/>
    <w:rsid w:val="00737195"/>
    <w:rsid w:val="0073725C"/>
    <w:rsid w:val="0073772D"/>
    <w:rsid w:val="00737DD8"/>
    <w:rsid w:val="0074089F"/>
    <w:rsid w:val="007408AB"/>
    <w:rsid w:val="00740C07"/>
    <w:rsid w:val="00740E05"/>
    <w:rsid w:val="007414C6"/>
    <w:rsid w:val="00741658"/>
    <w:rsid w:val="00741C95"/>
    <w:rsid w:val="00741CE8"/>
    <w:rsid w:val="0074216C"/>
    <w:rsid w:val="00742269"/>
    <w:rsid w:val="00742894"/>
    <w:rsid w:val="00742A86"/>
    <w:rsid w:val="00742C3F"/>
    <w:rsid w:val="00742EAC"/>
    <w:rsid w:val="00742EC8"/>
    <w:rsid w:val="007437F6"/>
    <w:rsid w:val="00743963"/>
    <w:rsid w:val="00744556"/>
    <w:rsid w:val="0074486F"/>
    <w:rsid w:val="007448A6"/>
    <w:rsid w:val="0074492E"/>
    <w:rsid w:val="00744A42"/>
    <w:rsid w:val="00744B61"/>
    <w:rsid w:val="00744D8B"/>
    <w:rsid w:val="00744F4E"/>
    <w:rsid w:val="00745494"/>
    <w:rsid w:val="0074584D"/>
    <w:rsid w:val="007459B4"/>
    <w:rsid w:val="00745CD1"/>
    <w:rsid w:val="0074600E"/>
    <w:rsid w:val="00746302"/>
    <w:rsid w:val="007466FC"/>
    <w:rsid w:val="00746E0F"/>
    <w:rsid w:val="007471A8"/>
    <w:rsid w:val="00747250"/>
    <w:rsid w:val="007472C0"/>
    <w:rsid w:val="007507F2"/>
    <w:rsid w:val="00750DB3"/>
    <w:rsid w:val="00751128"/>
    <w:rsid w:val="007511E5"/>
    <w:rsid w:val="00751222"/>
    <w:rsid w:val="00751244"/>
    <w:rsid w:val="00751757"/>
    <w:rsid w:val="00751AFE"/>
    <w:rsid w:val="00751CD3"/>
    <w:rsid w:val="007520C9"/>
    <w:rsid w:val="00752389"/>
    <w:rsid w:val="007526D0"/>
    <w:rsid w:val="00752759"/>
    <w:rsid w:val="007527EF"/>
    <w:rsid w:val="00752CFB"/>
    <w:rsid w:val="00752E7E"/>
    <w:rsid w:val="00752F49"/>
    <w:rsid w:val="00753251"/>
    <w:rsid w:val="0075342E"/>
    <w:rsid w:val="007538D8"/>
    <w:rsid w:val="00753B7C"/>
    <w:rsid w:val="00753EB7"/>
    <w:rsid w:val="0075412D"/>
    <w:rsid w:val="00754228"/>
    <w:rsid w:val="0075495E"/>
    <w:rsid w:val="007550BA"/>
    <w:rsid w:val="007553D3"/>
    <w:rsid w:val="007554EE"/>
    <w:rsid w:val="00755639"/>
    <w:rsid w:val="00755C34"/>
    <w:rsid w:val="00755E00"/>
    <w:rsid w:val="00755ECF"/>
    <w:rsid w:val="00755EE8"/>
    <w:rsid w:val="0075631B"/>
    <w:rsid w:val="007566C8"/>
    <w:rsid w:val="00756955"/>
    <w:rsid w:val="00756B22"/>
    <w:rsid w:val="00756BBF"/>
    <w:rsid w:val="0075767A"/>
    <w:rsid w:val="00757769"/>
    <w:rsid w:val="00757834"/>
    <w:rsid w:val="00757CC5"/>
    <w:rsid w:val="00757EFA"/>
    <w:rsid w:val="007600A7"/>
    <w:rsid w:val="007606AE"/>
    <w:rsid w:val="007607B3"/>
    <w:rsid w:val="00761049"/>
    <w:rsid w:val="00761F78"/>
    <w:rsid w:val="0076209E"/>
    <w:rsid w:val="007623EA"/>
    <w:rsid w:val="00762966"/>
    <w:rsid w:val="007629E2"/>
    <w:rsid w:val="00762A54"/>
    <w:rsid w:val="00762EE9"/>
    <w:rsid w:val="00763150"/>
    <w:rsid w:val="007634E3"/>
    <w:rsid w:val="00763943"/>
    <w:rsid w:val="00763A76"/>
    <w:rsid w:val="00763CDA"/>
    <w:rsid w:val="00763D83"/>
    <w:rsid w:val="00763E6F"/>
    <w:rsid w:val="007641D6"/>
    <w:rsid w:val="0076430E"/>
    <w:rsid w:val="007644D9"/>
    <w:rsid w:val="0076462A"/>
    <w:rsid w:val="00764A5C"/>
    <w:rsid w:val="00764F76"/>
    <w:rsid w:val="00765A77"/>
    <w:rsid w:val="00765F8C"/>
    <w:rsid w:val="007661FA"/>
    <w:rsid w:val="00766695"/>
    <w:rsid w:val="00766A70"/>
    <w:rsid w:val="00766BFB"/>
    <w:rsid w:val="00766C7B"/>
    <w:rsid w:val="00766CDD"/>
    <w:rsid w:val="00767006"/>
    <w:rsid w:val="0076714C"/>
    <w:rsid w:val="00767235"/>
    <w:rsid w:val="00767624"/>
    <w:rsid w:val="007676ED"/>
    <w:rsid w:val="00767B9F"/>
    <w:rsid w:val="00767F1F"/>
    <w:rsid w:val="007705A1"/>
    <w:rsid w:val="00770905"/>
    <w:rsid w:val="00770A71"/>
    <w:rsid w:val="0077108D"/>
    <w:rsid w:val="007710C7"/>
    <w:rsid w:val="0077127E"/>
    <w:rsid w:val="0077135E"/>
    <w:rsid w:val="00771633"/>
    <w:rsid w:val="00771689"/>
    <w:rsid w:val="007718F7"/>
    <w:rsid w:val="00771DFD"/>
    <w:rsid w:val="007727AA"/>
    <w:rsid w:val="00772C3F"/>
    <w:rsid w:val="00772DAE"/>
    <w:rsid w:val="00773F5A"/>
    <w:rsid w:val="007741FA"/>
    <w:rsid w:val="00774229"/>
    <w:rsid w:val="00774AF2"/>
    <w:rsid w:val="00774C31"/>
    <w:rsid w:val="00774F3D"/>
    <w:rsid w:val="007753B5"/>
    <w:rsid w:val="00775ED7"/>
    <w:rsid w:val="00776884"/>
    <w:rsid w:val="0077691B"/>
    <w:rsid w:val="007769BC"/>
    <w:rsid w:val="0077716B"/>
    <w:rsid w:val="00777FBE"/>
    <w:rsid w:val="00777FD7"/>
    <w:rsid w:val="00780365"/>
    <w:rsid w:val="007805A5"/>
    <w:rsid w:val="007805F9"/>
    <w:rsid w:val="00780F49"/>
    <w:rsid w:val="00781144"/>
    <w:rsid w:val="007812A8"/>
    <w:rsid w:val="00781B27"/>
    <w:rsid w:val="00781E48"/>
    <w:rsid w:val="00782517"/>
    <w:rsid w:val="007826A5"/>
    <w:rsid w:val="007826E9"/>
    <w:rsid w:val="0078278A"/>
    <w:rsid w:val="007829D8"/>
    <w:rsid w:val="00782AB5"/>
    <w:rsid w:val="00782C93"/>
    <w:rsid w:val="00782C9D"/>
    <w:rsid w:val="00782DCC"/>
    <w:rsid w:val="00783391"/>
    <w:rsid w:val="0078340D"/>
    <w:rsid w:val="00783491"/>
    <w:rsid w:val="00783531"/>
    <w:rsid w:val="00783656"/>
    <w:rsid w:val="0078401F"/>
    <w:rsid w:val="00784373"/>
    <w:rsid w:val="007843B2"/>
    <w:rsid w:val="007843BC"/>
    <w:rsid w:val="007844A6"/>
    <w:rsid w:val="0078469C"/>
    <w:rsid w:val="00784C2F"/>
    <w:rsid w:val="00784E86"/>
    <w:rsid w:val="0078509F"/>
    <w:rsid w:val="00785AB1"/>
    <w:rsid w:val="00785DA7"/>
    <w:rsid w:val="00785ED3"/>
    <w:rsid w:val="00785F19"/>
    <w:rsid w:val="00785FA4"/>
    <w:rsid w:val="00786035"/>
    <w:rsid w:val="007866CB"/>
    <w:rsid w:val="00787050"/>
    <w:rsid w:val="007871EE"/>
    <w:rsid w:val="007873B5"/>
    <w:rsid w:val="00787B05"/>
    <w:rsid w:val="00787C90"/>
    <w:rsid w:val="00787D5E"/>
    <w:rsid w:val="00787D93"/>
    <w:rsid w:val="00787E2E"/>
    <w:rsid w:val="007900D9"/>
    <w:rsid w:val="00790F04"/>
    <w:rsid w:val="00791B70"/>
    <w:rsid w:val="00792326"/>
    <w:rsid w:val="00792471"/>
    <w:rsid w:val="00792547"/>
    <w:rsid w:val="00792AEC"/>
    <w:rsid w:val="00792B08"/>
    <w:rsid w:val="00792C35"/>
    <w:rsid w:val="00792DCB"/>
    <w:rsid w:val="00792E1A"/>
    <w:rsid w:val="007937BF"/>
    <w:rsid w:val="00793EEB"/>
    <w:rsid w:val="007941DD"/>
    <w:rsid w:val="00794905"/>
    <w:rsid w:val="007953F1"/>
    <w:rsid w:val="00796681"/>
    <w:rsid w:val="00796714"/>
    <w:rsid w:val="00796AB6"/>
    <w:rsid w:val="00796CDF"/>
    <w:rsid w:val="00796D1C"/>
    <w:rsid w:val="00796D54"/>
    <w:rsid w:val="00796E9E"/>
    <w:rsid w:val="00796EE8"/>
    <w:rsid w:val="00797222"/>
    <w:rsid w:val="00797535"/>
    <w:rsid w:val="00797D1F"/>
    <w:rsid w:val="00797E7E"/>
    <w:rsid w:val="00797EE5"/>
    <w:rsid w:val="007A0218"/>
    <w:rsid w:val="007A068E"/>
    <w:rsid w:val="007A07DD"/>
    <w:rsid w:val="007A1053"/>
    <w:rsid w:val="007A1147"/>
    <w:rsid w:val="007A1592"/>
    <w:rsid w:val="007A17A6"/>
    <w:rsid w:val="007A188F"/>
    <w:rsid w:val="007A18DF"/>
    <w:rsid w:val="007A33FD"/>
    <w:rsid w:val="007A37D0"/>
    <w:rsid w:val="007A3974"/>
    <w:rsid w:val="007A3A04"/>
    <w:rsid w:val="007A3C4A"/>
    <w:rsid w:val="007A3D37"/>
    <w:rsid w:val="007A3D82"/>
    <w:rsid w:val="007A4095"/>
    <w:rsid w:val="007A4751"/>
    <w:rsid w:val="007A51D2"/>
    <w:rsid w:val="007A5282"/>
    <w:rsid w:val="007A52D0"/>
    <w:rsid w:val="007A5366"/>
    <w:rsid w:val="007A5922"/>
    <w:rsid w:val="007A5A1A"/>
    <w:rsid w:val="007A5AAE"/>
    <w:rsid w:val="007A5CBA"/>
    <w:rsid w:val="007A5D1E"/>
    <w:rsid w:val="007A5EF9"/>
    <w:rsid w:val="007A5F25"/>
    <w:rsid w:val="007A6002"/>
    <w:rsid w:val="007A62CB"/>
    <w:rsid w:val="007A683E"/>
    <w:rsid w:val="007A6C2C"/>
    <w:rsid w:val="007A6C59"/>
    <w:rsid w:val="007A6FA1"/>
    <w:rsid w:val="007A7714"/>
    <w:rsid w:val="007A7875"/>
    <w:rsid w:val="007A7C3E"/>
    <w:rsid w:val="007A7D71"/>
    <w:rsid w:val="007A7F14"/>
    <w:rsid w:val="007B03EE"/>
    <w:rsid w:val="007B0424"/>
    <w:rsid w:val="007B0602"/>
    <w:rsid w:val="007B0621"/>
    <w:rsid w:val="007B0AE6"/>
    <w:rsid w:val="007B0E80"/>
    <w:rsid w:val="007B0EB0"/>
    <w:rsid w:val="007B10E8"/>
    <w:rsid w:val="007B114E"/>
    <w:rsid w:val="007B124C"/>
    <w:rsid w:val="007B19B6"/>
    <w:rsid w:val="007B19C0"/>
    <w:rsid w:val="007B1BC9"/>
    <w:rsid w:val="007B1EB4"/>
    <w:rsid w:val="007B2514"/>
    <w:rsid w:val="007B261B"/>
    <w:rsid w:val="007B268C"/>
    <w:rsid w:val="007B2AD4"/>
    <w:rsid w:val="007B2B3E"/>
    <w:rsid w:val="007B319A"/>
    <w:rsid w:val="007B3603"/>
    <w:rsid w:val="007B384A"/>
    <w:rsid w:val="007B3A89"/>
    <w:rsid w:val="007B3B30"/>
    <w:rsid w:val="007B3CED"/>
    <w:rsid w:val="007B3E98"/>
    <w:rsid w:val="007B4A04"/>
    <w:rsid w:val="007B4DDD"/>
    <w:rsid w:val="007B5476"/>
    <w:rsid w:val="007B5A7C"/>
    <w:rsid w:val="007B5C71"/>
    <w:rsid w:val="007B6322"/>
    <w:rsid w:val="007B640F"/>
    <w:rsid w:val="007B64D0"/>
    <w:rsid w:val="007B6501"/>
    <w:rsid w:val="007B674B"/>
    <w:rsid w:val="007B6869"/>
    <w:rsid w:val="007B6AAF"/>
    <w:rsid w:val="007B6AEA"/>
    <w:rsid w:val="007B743E"/>
    <w:rsid w:val="007C00C3"/>
    <w:rsid w:val="007C04D3"/>
    <w:rsid w:val="007C0590"/>
    <w:rsid w:val="007C0A80"/>
    <w:rsid w:val="007C0D7F"/>
    <w:rsid w:val="007C122E"/>
    <w:rsid w:val="007C12B8"/>
    <w:rsid w:val="007C17EC"/>
    <w:rsid w:val="007C1931"/>
    <w:rsid w:val="007C1F7B"/>
    <w:rsid w:val="007C2333"/>
    <w:rsid w:val="007C280D"/>
    <w:rsid w:val="007C28B4"/>
    <w:rsid w:val="007C2AF7"/>
    <w:rsid w:val="007C3344"/>
    <w:rsid w:val="007C336D"/>
    <w:rsid w:val="007C33AC"/>
    <w:rsid w:val="007C341A"/>
    <w:rsid w:val="007C34EE"/>
    <w:rsid w:val="007C3560"/>
    <w:rsid w:val="007C3E50"/>
    <w:rsid w:val="007C3F7E"/>
    <w:rsid w:val="007C4415"/>
    <w:rsid w:val="007C44C8"/>
    <w:rsid w:val="007C4951"/>
    <w:rsid w:val="007C4A7A"/>
    <w:rsid w:val="007C4F57"/>
    <w:rsid w:val="007C5686"/>
    <w:rsid w:val="007C61E0"/>
    <w:rsid w:val="007C7156"/>
    <w:rsid w:val="007C716C"/>
    <w:rsid w:val="007C7B71"/>
    <w:rsid w:val="007C7E8E"/>
    <w:rsid w:val="007D0651"/>
    <w:rsid w:val="007D0693"/>
    <w:rsid w:val="007D0B92"/>
    <w:rsid w:val="007D147A"/>
    <w:rsid w:val="007D1ACB"/>
    <w:rsid w:val="007D1D67"/>
    <w:rsid w:val="007D2155"/>
    <w:rsid w:val="007D223C"/>
    <w:rsid w:val="007D2793"/>
    <w:rsid w:val="007D2B2C"/>
    <w:rsid w:val="007D333C"/>
    <w:rsid w:val="007D3556"/>
    <w:rsid w:val="007D417E"/>
    <w:rsid w:val="007D481F"/>
    <w:rsid w:val="007D4850"/>
    <w:rsid w:val="007D49D4"/>
    <w:rsid w:val="007D4B21"/>
    <w:rsid w:val="007D5229"/>
    <w:rsid w:val="007D5456"/>
    <w:rsid w:val="007D5510"/>
    <w:rsid w:val="007D5593"/>
    <w:rsid w:val="007D5728"/>
    <w:rsid w:val="007D5747"/>
    <w:rsid w:val="007D5FF1"/>
    <w:rsid w:val="007D5FF3"/>
    <w:rsid w:val="007D6046"/>
    <w:rsid w:val="007D6415"/>
    <w:rsid w:val="007D6581"/>
    <w:rsid w:val="007D6938"/>
    <w:rsid w:val="007D6987"/>
    <w:rsid w:val="007D6B6C"/>
    <w:rsid w:val="007D6BB4"/>
    <w:rsid w:val="007D6FCF"/>
    <w:rsid w:val="007D6FE8"/>
    <w:rsid w:val="007D74C0"/>
    <w:rsid w:val="007D74E3"/>
    <w:rsid w:val="007D75F8"/>
    <w:rsid w:val="007D7819"/>
    <w:rsid w:val="007E0090"/>
    <w:rsid w:val="007E00D9"/>
    <w:rsid w:val="007E0170"/>
    <w:rsid w:val="007E0ABC"/>
    <w:rsid w:val="007E0B46"/>
    <w:rsid w:val="007E0E74"/>
    <w:rsid w:val="007E1139"/>
    <w:rsid w:val="007E1635"/>
    <w:rsid w:val="007E18D5"/>
    <w:rsid w:val="007E1983"/>
    <w:rsid w:val="007E2069"/>
    <w:rsid w:val="007E21A4"/>
    <w:rsid w:val="007E24B3"/>
    <w:rsid w:val="007E25EB"/>
    <w:rsid w:val="007E2660"/>
    <w:rsid w:val="007E2A33"/>
    <w:rsid w:val="007E2F5D"/>
    <w:rsid w:val="007E2FFF"/>
    <w:rsid w:val="007E326A"/>
    <w:rsid w:val="007E3319"/>
    <w:rsid w:val="007E33EE"/>
    <w:rsid w:val="007E364D"/>
    <w:rsid w:val="007E387F"/>
    <w:rsid w:val="007E396C"/>
    <w:rsid w:val="007E3CB8"/>
    <w:rsid w:val="007E428B"/>
    <w:rsid w:val="007E46BD"/>
    <w:rsid w:val="007E476D"/>
    <w:rsid w:val="007E4856"/>
    <w:rsid w:val="007E4896"/>
    <w:rsid w:val="007E4BEB"/>
    <w:rsid w:val="007E519A"/>
    <w:rsid w:val="007E545C"/>
    <w:rsid w:val="007E5842"/>
    <w:rsid w:val="007E5A6C"/>
    <w:rsid w:val="007E5C51"/>
    <w:rsid w:val="007E65B3"/>
    <w:rsid w:val="007E674D"/>
    <w:rsid w:val="007E686C"/>
    <w:rsid w:val="007E6903"/>
    <w:rsid w:val="007E6FF2"/>
    <w:rsid w:val="007E77FE"/>
    <w:rsid w:val="007F038C"/>
    <w:rsid w:val="007F047A"/>
    <w:rsid w:val="007F08EA"/>
    <w:rsid w:val="007F0916"/>
    <w:rsid w:val="007F0963"/>
    <w:rsid w:val="007F0C7D"/>
    <w:rsid w:val="007F132A"/>
    <w:rsid w:val="007F14E8"/>
    <w:rsid w:val="007F16CB"/>
    <w:rsid w:val="007F1711"/>
    <w:rsid w:val="007F1998"/>
    <w:rsid w:val="007F1A9F"/>
    <w:rsid w:val="007F3028"/>
    <w:rsid w:val="007F30D9"/>
    <w:rsid w:val="007F334E"/>
    <w:rsid w:val="007F34AB"/>
    <w:rsid w:val="007F3F7F"/>
    <w:rsid w:val="007F4118"/>
    <w:rsid w:val="007F4181"/>
    <w:rsid w:val="007F46BD"/>
    <w:rsid w:val="007F5067"/>
    <w:rsid w:val="007F5384"/>
    <w:rsid w:val="007F5401"/>
    <w:rsid w:val="007F57F2"/>
    <w:rsid w:val="007F5A1B"/>
    <w:rsid w:val="007F5D48"/>
    <w:rsid w:val="007F6903"/>
    <w:rsid w:val="007F6D9C"/>
    <w:rsid w:val="007F6E07"/>
    <w:rsid w:val="007F73D5"/>
    <w:rsid w:val="007F75F7"/>
    <w:rsid w:val="007F7B05"/>
    <w:rsid w:val="007F7B69"/>
    <w:rsid w:val="007F7E08"/>
    <w:rsid w:val="0080034C"/>
    <w:rsid w:val="00800546"/>
    <w:rsid w:val="00800CE5"/>
    <w:rsid w:val="00800D2C"/>
    <w:rsid w:val="008018B3"/>
    <w:rsid w:val="00801ADE"/>
    <w:rsid w:val="00802163"/>
    <w:rsid w:val="008030B8"/>
    <w:rsid w:val="0080328C"/>
    <w:rsid w:val="008032A0"/>
    <w:rsid w:val="008036BC"/>
    <w:rsid w:val="00803C29"/>
    <w:rsid w:val="0080436C"/>
    <w:rsid w:val="0080442B"/>
    <w:rsid w:val="0080469E"/>
    <w:rsid w:val="00804BE4"/>
    <w:rsid w:val="00804F50"/>
    <w:rsid w:val="008050E0"/>
    <w:rsid w:val="00805402"/>
    <w:rsid w:val="0080551D"/>
    <w:rsid w:val="00805BFF"/>
    <w:rsid w:val="0080609F"/>
    <w:rsid w:val="008060FF"/>
    <w:rsid w:val="008066CE"/>
    <w:rsid w:val="008067A8"/>
    <w:rsid w:val="00806F91"/>
    <w:rsid w:val="008101CB"/>
    <w:rsid w:val="008106C9"/>
    <w:rsid w:val="008110B6"/>
    <w:rsid w:val="008111F9"/>
    <w:rsid w:val="008116FD"/>
    <w:rsid w:val="00811C81"/>
    <w:rsid w:val="00811E71"/>
    <w:rsid w:val="008121C4"/>
    <w:rsid w:val="0081249C"/>
    <w:rsid w:val="00812B14"/>
    <w:rsid w:val="00813853"/>
    <w:rsid w:val="0081393D"/>
    <w:rsid w:val="00813E91"/>
    <w:rsid w:val="0081440F"/>
    <w:rsid w:val="00814600"/>
    <w:rsid w:val="008147CD"/>
    <w:rsid w:val="00814978"/>
    <w:rsid w:val="00814A68"/>
    <w:rsid w:val="00814AEC"/>
    <w:rsid w:val="00814C39"/>
    <w:rsid w:val="008155F8"/>
    <w:rsid w:val="00815F3E"/>
    <w:rsid w:val="00815F5E"/>
    <w:rsid w:val="00815FB9"/>
    <w:rsid w:val="008163D1"/>
    <w:rsid w:val="0081645E"/>
    <w:rsid w:val="008166D4"/>
    <w:rsid w:val="00816AF5"/>
    <w:rsid w:val="00816ECD"/>
    <w:rsid w:val="008175B1"/>
    <w:rsid w:val="00817B6C"/>
    <w:rsid w:val="0081D767"/>
    <w:rsid w:val="00820227"/>
    <w:rsid w:val="00820609"/>
    <w:rsid w:val="00820D06"/>
    <w:rsid w:val="00820E0F"/>
    <w:rsid w:val="00821130"/>
    <w:rsid w:val="00821A24"/>
    <w:rsid w:val="00821B4C"/>
    <w:rsid w:val="00821D84"/>
    <w:rsid w:val="00821EA5"/>
    <w:rsid w:val="00822ADA"/>
    <w:rsid w:val="00822D2C"/>
    <w:rsid w:val="00822D88"/>
    <w:rsid w:val="00822E01"/>
    <w:rsid w:val="00822EDB"/>
    <w:rsid w:val="008233F8"/>
    <w:rsid w:val="008233F9"/>
    <w:rsid w:val="008237F1"/>
    <w:rsid w:val="0082408D"/>
    <w:rsid w:val="00824CC7"/>
    <w:rsid w:val="00824E4E"/>
    <w:rsid w:val="0082531A"/>
    <w:rsid w:val="00825411"/>
    <w:rsid w:val="0082567D"/>
    <w:rsid w:val="0082572E"/>
    <w:rsid w:val="008257D8"/>
    <w:rsid w:val="00825866"/>
    <w:rsid w:val="00825879"/>
    <w:rsid w:val="00825C47"/>
    <w:rsid w:val="008261B9"/>
    <w:rsid w:val="0082642C"/>
    <w:rsid w:val="00826A04"/>
    <w:rsid w:val="00827051"/>
    <w:rsid w:val="00827351"/>
    <w:rsid w:val="008273B1"/>
    <w:rsid w:val="00827546"/>
    <w:rsid w:val="00827605"/>
    <w:rsid w:val="00827726"/>
    <w:rsid w:val="00827B0E"/>
    <w:rsid w:val="00827C74"/>
    <w:rsid w:val="00827D6C"/>
    <w:rsid w:val="00827F50"/>
    <w:rsid w:val="00830941"/>
    <w:rsid w:val="00830D7D"/>
    <w:rsid w:val="00830DB4"/>
    <w:rsid w:val="008316DB"/>
    <w:rsid w:val="00831C64"/>
    <w:rsid w:val="00831DA2"/>
    <w:rsid w:val="00831F01"/>
    <w:rsid w:val="0083201F"/>
    <w:rsid w:val="008323FE"/>
    <w:rsid w:val="0083262F"/>
    <w:rsid w:val="0083285B"/>
    <w:rsid w:val="008328B2"/>
    <w:rsid w:val="00832A3C"/>
    <w:rsid w:val="00832F29"/>
    <w:rsid w:val="00833335"/>
    <w:rsid w:val="008333E2"/>
    <w:rsid w:val="00833632"/>
    <w:rsid w:val="008336E4"/>
    <w:rsid w:val="00833733"/>
    <w:rsid w:val="00833772"/>
    <w:rsid w:val="00833A8E"/>
    <w:rsid w:val="00833FED"/>
    <w:rsid w:val="008342E7"/>
    <w:rsid w:val="00834D25"/>
    <w:rsid w:val="00835107"/>
    <w:rsid w:val="0083526A"/>
    <w:rsid w:val="0083538E"/>
    <w:rsid w:val="008355E3"/>
    <w:rsid w:val="008357A0"/>
    <w:rsid w:val="00835937"/>
    <w:rsid w:val="008359A9"/>
    <w:rsid w:val="00835C2F"/>
    <w:rsid w:val="00835D5E"/>
    <w:rsid w:val="00835ED2"/>
    <w:rsid w:val="00835FBC"/>
    <w:rsid w:val="00836BA0"/>
    <w:rsid w:val="00836E17"/>
    <w:rsid w:val="008370A1"/>
    <w:rsid w:val="0083741A"/>
    <w:rsid w:val="00837517"/>
    <w:rsid w:val="0083783A"/>
    <w:rsid w:val="008378CA"/>
    <w:rsid w:val="00837ABB"/>
    <w:rsid w:val="00837AF6"/>
    <w:rsid w:val="00837F42"/>
    <w:rsid w:val="008407A4"/>
    <w:rsid w:val="0084092F"/>
    <w:rsid w:val="00840F28"/>
    <w:rsid w:val="00840F57"/>
    <w:rsid w:val="008410C3"/>
    <w:rsid w:val="0084153C"/>
    <w:rsid w:val="00841EEB"/>
    <w:rsid w:val="008432A9"/>
    <w:rsid w:val="008434DF"/>
    <w:rsid w:val="008438D6"/>
    <w:rsid w:val="008439CA"/>
    <w:rsid w:val="00843E5A"/>
    <w:rsid w:val="00843F88"/>
    <w:rsid w:val="00844038"/>
    <w:rsid w:val="0084411D"/>
    <w:rsid w:val="00844443"/>
    <w:rsid w:val="0084474D"/>
    <w:rsid w:val="00844DBE"/>
    <w:rsid w:val="00844FDF"/>
    <w:rsid w:val="0084558A"/>
    <w:rsid w:val="00845A5B"/>
    <w:rsid w:val="00845ADA"/>
    <w:rsid w:val="00845AF4"/>
    <w:rsid w:val="00845E67"/>
    <w:rsid w:val="00846096"/>
    <w:rsid w:val="0084630D"/>
    <w:rsid w:val="0084634C"/>
    <w:rsid w:val="008464D0"/>
    <w:rsid w:val="0084659B"/>
    <w:rsid w:val="008466AF"/>
    <w:rsid w:val="00847209"/>
    <w:rsid w:val="0084738D"/>
    <w:rsid w:val="008473B4"/>
    <w:rsid w:val="00847B08"/>
    <w:rsid w:val="00847F9C"/>
    <w:rsid w:val="00847FF7"/>
    <w:rsid w:val="00850667"/>
    <w:rsid w:val="0085099A"/>
    <w:rsid w:val="00850EC7"/>
    <w:rsid w:val="00850FAC"/>
    <w:rsid w:val="0085106E"/>
    <w:rsid w:val="0085172B"/>
    <w:rsid w:val="00851800"/>
    <w:rsid w:val="00851B18"/>
    <w:rsid w:val="00851F29"/>
    <w:rsid w:val="00851F33"/>
    <w:rsid w:val="008520E1"/>
    <w:rsid w:val="00852CF2"/>
    <w:rsid w:val="00853256"/>
    <w:rsid w:val="008536A5"/>
    <w:rsid w:val="00853C59"/>
    <w:rsid w:val="00853D5E"/>
    <w:rsid w:val="008545FF"/>
    <w:rsid w:val="00854B79"/>
    <w:rsid w:val="00854C2F"/>
    <w:rsid w:val="00855405"/>
    <w:rsid w:val="0085588E"/>
    <w:rsid w:val="00856008"/>
    <w:rsid w:val="00856160"/>
    <w:rsid w:val="008561C7"/>
    <w:rsid w:val="00856828"/>
    <w:rsid w:val="00856904"/>
    <w:rsid w:val="00856CC2"/>
    <w:rsid w:val="00856F71"/>
    <w:rsid w:val="00856F9E"/>
    <w:rsid w:val="00857042"/>
    <w:rsid w:val="00857952"/>
    <w:rsid w:val="00857ACC"/>
    <w:rsid w:val="00860033"/>
    <w:rsid w:val="0086025A"/>
    <w:rsid w:val="00860418"/>
    <w:rsid w:val="00860CA0"/>
    <w:rsid w:val="00860CDB"/>
    <w:rsid w:val="0086130D"/>
    <w:rsid w:val="0086159D"/>
    <w:rsid w:val="00861D11"/>
    <w:rsid w:val="00861DD1"/>
    <w:rsid w:val="00861EF8"/>
    <w:rsid w:val="00862191"/>
    <w:rsid w:val="00862B72"/>
    <w:rsid w:val="00862C1E"/>
    <w:rsid w:val="00862CF9"/>
    <w:rsid w:val="00862F4D"/>
    <w:rsid w:val="00862FE7"/>
    <w:rsid w:val="008631DA"/>
    <w:rsid w:val="00863444"/>
    <w:rsid w:val="008634EE"/>
    <w:rsid w:val="008635D2"/>
    <w:rsid w:val="00863662"/>
    <w:rsid w:val="00863BBD"/>
    <w:rsid w:val="00863C6E"/>
    <w:rsid w:val="0086418F"/>
    <w:rsid w:val="008642E0"/>
    <w:rsid w:val="0086499F"/>
    <w:rsid w:val="00864C87"/>
    <w:rsid w:val="00865DD0"/>
    <w:rsid w:val="00865E2B"/>
    <w:rsid w:val="008664FB"/>
    <w:rsid w:val="0086656C"/>
    <w:rsid w:val="00866A8F"/>
    <w:rsid w:val="00866D00"/>
    <w:rsid w:val="00866EBB"/>
    <w:rsid w:val="008674A9"/>
    <w:rsid w:val="00867525"/>
    <w:rsid w:val="00867572"/>
    <w:rsid w:val="00867776"/>
    <w:rsid w:val="008707D1"/>
    <w:rsid w:val="008709C1"/>
    <w:rsid w:val="008709F6"/>
    <w:rsid w:val="00870D51"/>
    <w:rsid w:val="008718A9"/>
    <w:rsid w:val="00871CEF"/>
    <w:rsid w:val="008722BA"/>
    <w:rsid w:val="00872622"/>
    <w:rsid w:val="008727FD"/>
    <w:rsid w:val="00872B71"/>
    <w:rsid w:val="00872DAF"/>
    <w:rsid w:val="00872E47"/>
    <w:rsid w:val="008732D0"/>
    <w:rsid w:val="0087353D"/>
    <w:rsid w:val="00873A17"/>
    <w:rsid w:val="008749F7"/>
    <w:rsid w:val="00875454"/>
    <w:rsid w:val="008754E1"/>
    <w:rsid w:val="008756ED"/>
    <w:rsid w:val="008759C3"/>
    <w:rsid w:val="00875D94"/>
    <w:rsid w:val="00875E4F"/>
    <w:rsid w:val="00875E7D"/>
    <w:rsid w:val="00875F26"/>
    <w:rsid w:val="008763E5"/>
    <w:rsid w:val="00876553"/>
    <w:rsid w:val="00876FA6"/>
    <w:rsid w:val="00877629"/>
    <w:rsid w:val="0087770E"/>
    <w:rsid w:val="00877DAC"/>
    <w:rsid w:val="008804AD"/>
    <w:rsid w:val="00880CBB"/>
    <w:rsid w:val="00880CF1"/>
    <w:rsid w:val="00881C67"/>
    <w:rsid w:val="00881CAC"/>
    <w:rsid w:val="00881CFC"/>
    <w:rsid w:val="0088211D"/>
    <w:rsid w:val="00882399"/>
    <w:rsid w:val="008823AD"/>
    <w:rsid w:val="00882804"/>
    <w:rsid w:val="00882C19"/>
    <w:rsid w:val="00883191"/>
    <w:rsid w:val="00883229"/>
    <w:rsid w:val="00883488"/>
    <w:rsid w:val="00883852"/>
    <w:rsid w:val="00883B46"/>
    <w:rsid w:val="008844FE"/>
    <w:rsid w:val="00884C68"/>
    <w:rsid w:val="00884D72"/>
    <w:rsid w:val="00885312"/>
    <w:rsid w:val="00885316"/>
    <w:rsid w:val="008855DC"/>
    <w:rsid w:val="00885621"/>
    <w:rsid w:val="008861BC"/>
    <w:rsid w:val="008862A7"/>
    <w:rsid w:val="00886868"/>
    <w:rsid w:val="00886901"/>
    <w:rsid w:val="00886AD7"/>
    <w:rsid w:val="00886B6E"/>
    <w:rsid w:val="00886EC7"/>
    <w:rsid w:val="00886F1B"/>
    <w:rsid w:val="00886F34"/>
    <w:rsid w:val="008871CD"/>
    <w:rsid w:val="0088754A"/>
    <w:rsid w:val="008875C2"/>
    <w:rsid w:val="0088765E"/>
    <w:rsid w:val="008876B3"/>
    <w:rsid w:val="008876C5"/>
    <w:rsid w:val="00887785"/>
    <w:rsid w:val="008879B1"/>
    <w:rsid w:val="008879DE"/>
    <w:rsid w:val="00887D39"/>
    <w:rsid w:val="00887D8D"/>
    <w:rsid w:val="0089052B"/>
    <w:rsid w:val="008905F8"/>
    <w:rsid w:val="0089076A"/>
    <w:rsid w:val="00890778"/>
    <w:rsid w:val="0089197D"/>
    <w:rsid w:val="00891B92"/>
    <w:rsid w:val="00891CB8"/>
    <w:rsid w:val="00891F68"/>
    <w:rsid w:val="00892696"/>
    <w:rsid w:val="00892B1C"/>
    <w:rsid w:val="00892FDC"/>
    <w:rsid w:val="008930CA"/>
    <w:rsid w:val="0089346D"/>
    <w:rsid w:val="00893800"/>
    <w:rsid w:val="0089398D"/>
    <w:rsid w:val="00893CFE"/>
    <w:rsid w:val="00893FB9"/>
    <w:rsid w:val="00894018"/>
    <w:rsid w:val="0089401C"/>
    <w:rsid w:val="00894163"/>
    <w:rsid w:val="00894732"/>
    <w:rsid w:val="00894907"/>
    <w:rsid w:val="00894BD9"/>
    <w:rsid w:val="00894C83"/>
    <w:rsid w:val="00894E69"/>
    <w:rsid w:val="00895656"/>
    <w:rsid w:val="008965BE"/>
    <w:rsid w:val="0089690F"/>
    <w:rsid w:val="00896DD8"/>
    <w:rsid w:val="00896ECE"/>
    <w:rsid w:val="0089741D"/>
    <w:rsid w:val="00897A38"/>
    <w:rsid w:val="00897CC5"/>
    <w:rsid w:val="00897D55"/>
    <w:rsid w:val="00897EF9"/>
    <w:rsid w:val="008A01C9"/>
    <w:rsid w:val="008A025C"/>
    <w:rsid w:val="008A02C0"/>
    <w:rsid w:val="008A046C"/>
    <w:rsid w:val="008A05DC"/>
    <w:rsid w:val="008A09EA"/>
    <w:rsid w:val="008A0CF8"/>
    <w:rsid w:val="008A0E92"/>
    <w:rsid w:val="008A0FEB"/>
    <w:rsid w:val="008A10B8"/>
    <w:rsid w:val="008A1851"/>
    <w:rsid w:val="008A1AD4"/>
    <w:rsid w:val="008A1F8E"/>
    <w:rsid w:val="008A238A"/>
    <w:rsid w:val="008A24F7"/>
    <w:rsid w:val="008A2938"/>
    <w:rsid w:val="008A297E"/>
    <w:rsid w:val="008A2C5B"/>
    <w:rsid w:val="008A2CEF"/>
    <w:rsid w:val="008A2E09"/>
    <w:rsid w:val="008A2F1A"/>
    <w:rsid w:val="008A3015"/>
    <w:rsid w:val="008A3138"/>
    <w:rsid w:val="008A3505"/>
    <w:rsid w:val="008A36C5"/>
    <w:rsid w:val="008A3708"/>
    <w:rsid w:val="008A3B9C"/>
    <w:rsid w:val="008A3CD9"/>
    <w:rsid w:val="008A4252"/>
    <w:rsid w:val="008A48FC"/>
    <w:rsid w:val="008A4928"/>
    <w:rsid w:val="008A4DBA"/>
    <w:rsid w:val="008A4EEF"/>
    <w:rsid w:val="008A4F64"/>
    <w:rsid w:val="008A4FD3"/>
    <w:rsid w:val="008A53BF"/>
    <w:rsid w:val="008A55D7"/>
    <w:rsid w:val="008A5604"/>
    <w:rsid w:val="008A5766"/>
    <w:rsid w:val="008A595E"/>
    <w:rsid w:val="008A5BE5"/>
    <w:rsid w:val="008A5C0B"/>
    <w:rsid w:val="008A609C"/>
    <w:rsid w:val="008A6617"/>
    <w:rsid w:val="008A6DA7"/>
    <w:rsid w:val="008A6FF3"/>
    <w:rsid w:val="008A7003"/>
    <w:rsid w:val="008A76B6"/>
    <w:rsid w:val="008B0392"/>
    <w:rsid w:val="008B0C0F"/>
    <w:rsid w:val="008B0E8B"/>
    <w:rsid w:val="008B1118"/>
    <w:rsid w:val="008B1166"/>
    <w:rsid w:val="008B12D2"/>
    <w:rsid w:val="008B18C6"/>
    <w:rsid w:val="008B1AD7"/>
    <w:rsid w:val="008B1CC7"/>
    <w:rsid w:val="008B20D1"/>
    <w:rsid w:val="008B2200"/>
    <w:rsid w:val="008B2386"/>
    <w:rsid w:val="008B2CA5"/>
    <w:rsid w:val="008B3295"/>
    <w:rsid w:val="008B4E66"/>
    <w:rsid w:val="008B5392"/>
    <w:rsid w:val="008B5498"/>
    <w:rsid w:val="008B5542"/>
    <w:rsid w:val="008B5591"/>
    <w:rsid w:val="008B58E8"/>
    <w:rsid w:val="008B5DB7"/>
    <w:rsid w:val="008B6036"/>
    <w:rsid w:val="008B6366"/>
    <w:rsid w:val="008B6534"/>
    <w:rsid w:val="008B654F"/>
    <w:rsid w:val="008B66D6"/>
    <w:rsid w:val="008B6920"/>
    <w:rsid w:val="008B6FD4"/>
    <w:rsid w:val="008B70C1"/>
    <w:rsid w:val="008B76AF"/>
    <w:rsid w:val="008B77EE"/>
    <w:rsid w:val="008C03F8"/>
    <w:rsid w:val="008C04A2"/>
    <w:rsid w:val="008C071A"/>
    <w:rsid w:val="008C072C"/>
    <w:rsid w:val="008C07BC"/>
    <w:rsid w:val="008C0CC9"/>
    <w:rsid w:val="008C1046"/>
    <w:rsid w:val="008C10B8"/>
    <w:rsid w:val="008C1C8B"/>
    <w:rsid w:val="008C1E38"/>
    <w:rsid w:val="008C255F"/>
    <w:rsid w:val="008C259A"/>
    <w:rsid w:val="008C293C"/>
    <w:rsid w:val="008C2C25"/>
    <w:rsid w:val="008C2EEC"/>
    <w:rsid w:val="008C2FBA"/>
    <w:rsid w:val="008C3211"/>
    <w:rsid w:val="008C3F40"/>
    <w:rsid w:val="008C3F8D"/>
    <w:rsid w:val="008C42BB"/>
    <w:rsid w:val="008C42D0"/>
    <w:rsid w:val="008C480E"/>
    <w:rsid w:val="008C488B"/>
    <w:rsid w:val="008C4E50"/>
    <w:rsid w:val="008C567B"/>
    <w:rsid w:val="008C5760"/>
    <w:rsid w:val="008C57FF"/>
    <w:rsid w:val="008C5D7A"/>
    <w:rsid w:val="008C5E8F"/>
    <w:rsid w:val="008C6656"/>
    <w:rsid w:val="008C6DD6"/>
    <w:rsid w:val="008C6DFD"/>
    <w:rsid w:val="008C6F70"/>
    <w:rsid w:val="008C7068"/>
    <w:rsid w:val="008C7121"/>
    <w:rsid w:val="008C730F"/>
    <w:rsid w:val="008C742C"/>
    <w:rsid w:val="008C7A9E"/>
    <w:rsid w:val="008C7AA6"/>
    <w:rsid w:val="008C7D87"/>
    <w:rsid w:val="008C7F27"/>
    <w:rsid w:val="008D05DC"/>
    <w:rsid w:val="008D0648"/>
    <w:rsid w:val="008D06F2"/>
    <w:rsid w:val="008D0886"/>
    <w:rsid w:val="008D0B01"/>
    <w:rsid w:val="008D0CF4"/>
    <w:rsid w:val="008D10F2"/>
    <w:rsid w:val="008D118F"/>
    <w:rsid w:val="008D1388"/>
    <w:rsid w:val="008D189C"/>
    <w:rsid w:val="008D1ADA"/>
    <w:rsid w:val="008D1AF8"/>
    <w:rsid w:val="008D2002"/>
    <w:rsid w:val="008D24CC"/>
    <w:rsid w:val="008D2731"/>
    <w:rsid w:val="008D31F1"/>
    <w:rsid w:val="008D342B"/>
    <w:rsid w:val="008D36B2"/>
    <w:rsid w:val="008D392D"/>
    <w:rsid w:val="008D5A22"/>
    <w:rsid w:val="008D5C71"/>
    <w:rsid w:val="008D6125"/>
    <w:rsid w:val="008D6289"/>
    <w:rsid w:val="008D6307"/>
    <w:rsid w:val="008D646A"/>
    <w:rsid w:val="008D64B3"/>
    <w:rsid w:val="008D681B"/>
    <w:rsid w:val="008D6BF8"/>
    <w:rsid w:val="008D6E48"/>
    <w:rsid w:val="008D7122"/>
    <w:rsid w:val="008E0C54"/>
    <w:rsid w:val="008E0DF9"/>
    <w:rsid w:val="008E0F9F"/>
    <w:rsid w:val="008E106D"/>
    <w:rsid w:val="008E10D2"/>
    <w:rsid w:val="008E17A5"/>
    <w:rsid w:val="008E1BD0"/>
    <w:rsid w:val="008E1F42"/>
    <w:rsid w:val="008E22B4"/>
    <w:rsid w:val="008E232C"/>
    <w:rsid w:val="008E23FE"/>
    <w:rsid w:val="008E2600"/>
    <w:rsid w:val="008E2B03"/>
    <w:rsid w:val="008E31AD"/>
    <w:rsid w:val="008E36DA"/>
    <w:rsid w:val="008E38BB"/>
    <w:rsid w:val="008E42C0"/>
    <w:rsid w:val="008E4971"/>
    <w:rsid w:val="008E4BA7"/>
    <w:rsid w:val="008E4CEC"/>
    <w:rsid w:val="008E4E94"/>
    <w:rsid w:val="008E4E97"/>
    <w:rsid w:val="008E55BF"/>
    <w:rsid w:val="008E5DEB"/>
    <w:rsid w:val="008E658D"/>
    <w:rsid w:val="008E6748"/>
    <w:rsid w:val="008E693E"/>
    <w:rsid w:val="008E6F83"/>
    <w:rsid w:val="008E6FF5"/>
    <w:rsid w:val="008E76D4"/>
    <w:rsid w:val="008E77F9"/>
    <w:rsid w:val="008E7A12"/>
    <w:rsid w:val="008E7DA3"/>
    <w:rsid w:val="008E7F9A"/>
    <w:rsid w:val="008F0008"/>
    <w:rsid w:val="008F071C"/>
    <w:rsid w:val="008F0946"/>
    <w:rsid w:val="008F0A55"/>
    <w:rsid w:val="008F0C7F"/>
    <w:rsid w:val="008F0DB8"/>
    <w:rsid w:val="008F1104"/>
    <w:rsid w:val="008F130A"/>
    <w:rsid w:val="008F163B"/>
    <w:rsid w:val="008F17E7"/>
    <w:rsid w:val="008F1F2B"/>
    <w:rsid w:val="008F219F"/>
    <w:rsid w:val="008F2445"/>
    <w:rsid w:val="008F2472"/>
    <w:rsid w:val="008F24FF"/>
    <w:rsid w:val="008F314E"/>
    <w:rsid w:val="008F34DF"/>
    <w:rsid w:val="008F3579"/>
    <w:rsid w:val="008F3CDB"/>
    <w:rsid w:val="008F3D23"/>
    <w:rsid w:val="008F4474"/>
    <w:rsid w:val="008F4A37"/>
    <w:rsid w:val="008F4DE7"/>
    <w:rsid w:val="008F5096"/>
    <w:rsid w:val="008F565E"/>
    <w:rsid w:val="008F5A16"/>
    <w:rsid w:val="008F5A5C"/>
    <w:rsid w:val="008F5B5C"/>
    <w:rsid w:val="008F5D2A"/>
    <w:rsid w:val="008F5F50"/>
    <w:rsid w:val="008F612E"/>
    <w:rsid w:val="008F6383"/>
    <w:rsid w:val="008F6491"/>
    <w:rsid w:val="008F6841"/>
    <w:rsid w:val="008F68A7"/>
    <w:rsid w:val="008F6936"/>
    <w:rsid w:val="008F6E9F"/>
    <w:rsid w:val="008F7472"/>
    <w:rsid w:val="008F750C"/>
    <w:rsid w:val="008F755B"/>
    <w:rsid w:val="008F7AB4"/>
    <w:rsid w:val="009000F1"/>
    <w:rsid w:val="009005F9"/>
    <w:rsid w:val="009015A2"/>
    <w:rsid w:val="00901ADD"/>
    <w:rsid w:val="00901DE4"/>
    <w:rsid w:val="00901EBB"/>
    <w:rsid w:val="00902386"/>
    <w:rsid w:val="00903108"/>
    <w:rsid w:val="00903178"/>
    <w:rsid w:val="00903234"/>
    <w:rsid w:val="0090365A"/>
    <w:rsid w:val="00903717"/>
    <w:rsid w:val="00904672"/>
    <w:rsid w:val="00904765"/>
    <w:rsid w:val="00904942"/>
    <w:rsid w:val="009049E9"/>
    <w:rsid w:val="00904A99"/>
    <w:rsid w:val="00904FD0"/>
    <w:rsid w:val="00905123"/>
    <w:rsid w:val="00905148"/>
    <w:rsid w:val="0090520C"/>
    <w:rsid w:val="00905556"/>
    <w:rsid w:val="00905755"/>
    <w:rsid w:val="00905E78"/>
    <w:rsid w:val="00905E85"/>
    <w:rsid w:val="0090668E"/>
    <w:rsid w:val="00906721"/>
    <w:rsid w:val="00906AD7"/>
    <w:rsid w:val="00907351"/>
    <w:rsid w:val="009074B7"/>
    <w:rsid w:val="00907707"/>
    <w:rsid w:val="00907B3A"/>
    <w:rsid w:val="0091029F"/>
    <w:rsid w:val="0091030E"/>
    <w:rsid w:val="0091036E"/>
    <w:rsid w:val="009103FA"/>
    <w:rsid w:val="009106B3"/>
    <w:rsid w:val="0091075E"/>
    <w:rsid w:val="00910860"/>
    <w:rsid w:val="0091092C"/>
    <w:rsid w:val="00910950"/>
    <w:rsid w:val="00910958"/>
    <w:rsid w:val="00910BC8"/>
    <w:rsid w:val="00910D63"/>
    <w:rsid w:val="00911578"/>
    <w:rsid w:val="00911AE0"/>
    <w:rsid w:val="00911EF9"/>
    <w:rsid w:val="009121DC"/>
    <w:rsid w:val="0091248E"/>
    <w:rsid w:val="00912B9D"/>
    <w:rsid w:val="00912CEB"/>
    <w:rsid w:val="00912EF5"/>
    <w:rsid w:val="00912F92"/>
    <w:rsid w:val="0091364E"/>
    <w:rsid w:val="00913A2B"/>
    <w:rsid w:val="00913F58"/>
    <w:rsid w:val="00914349"/>
    <w:rsid w:val="00914408"/>
    <w:rsid w:val="00914D97"/>
    <w:rsid w:val="00914EA8"/>
    <w:rsid w:val="0091519F"/>
    <w:rsid w:val="009154AF"/>
    <w:rsid w:val="009155BB"/>
    <w:rsid w:val="00915698"/>
    <w:rsid w:val="00915864"/>
    <w:rsid w:val="00915AE0"/>
    <w:rsid w:val="0091678B"/>
    <w:rsid w:val="00916840"/>
    <w:rsid w:val="009169E0"/>
    <w:rsid w:val="009172D4"/>
    <w:rsid w:val="009203F3"/>
    <w:rsid w:val="00920410"/>
    <w:rsid w:val="0092042E"/>
    <w:rsid w:val="009207FE"/>
    <w:rsid w:val="00920906"/>
    <w:rsid w:val="009211DE"/>
    <w:rsid w:val="009212FF"/>
    <w:rsid w:val="0092141F"/>
    <w:rsid w:val="00921490"/>
    <w:rsid w:val="00921700"/>
    <w:rsid w:val="00921874"/>
    <w:rsid w:val="00921930"/>
    <w:rsid w:val="00921ABE"/>
    <w:rsid w:val="00921C2E"/>
    <w:rsid w:val="00921EED"/>
    <w:rsid w:val="009222BA"/>
    <w:rsid w:val="00922528"/>
    <w:rsid w:val="009229E7"/>
    <w:rsid w:val="00922B11"/>
    <w:rsid w:val="00922E46"/>
    <w:rsid w:val="009231AE"/>
    <w:rsid w:val="009234D5"/>
    <w:rsid w:val="009236D5"/>
    <w:rsid w:val="0092375E"/>
    <w:rsid w:val="00923838"/>
    <w:rsid w:val="00923972"/>
    <w:rsid w:val="009239CB"/>
    <w:rsid w:val="00923A96"/>
    <w:rsid w:val="00923E09"/>
    <w:rsid w:val="00924393"/>
    <w:rsid w:val="00924B22"/>
    <w:rsid w:val="00924B31"/>
    <w:rsid w:val="00924C3B"/>
    <w:rsid w:val="00924E74"/>
    <w:rsid w:val="00925381"/>
    <w:rsid w:val="009254DA"/>
    <w:rsid w:val="00925770"/>
    <w:rsid w:val="0092577D"/>
    <w:rsid w:val="009257B9"/>
    <w:rsid w:val="009261B7"/>
    <w:rsid w:val="00926725"/>
    <w:rsid w:val="009268DE"/>
    <w:rsid w:val="00926A7D"/>
    <w:rsid w:val="00926CE7"/>
    <w:rsid w:val="00926D92"/>
    <w:rsid w:val="00926D94"/>
    <w:rsid w:val="00926FDC"/>
    <w:rsid w:val="00927573"/>
    <w:rsid w:val="009275DA"/>
    <w:rsid w:val="00927640"/>
    <w:rsid w:val="009278CC"/>
    <w:rsid w:val="009279AB"/>
    <w:rsid w:val="009279DA"/>
    <w:rsid w:val="00927ACF"/>
    <w:rsid w:val="00927D17"/>
    <w:rsid w:val="009300A3"/>
    <w:rsid w:val="00930219"/>
    <w:rsid w:val="009302BA"/>
    <w:rsid w:val="00930350"/>
    <w:rsid w:val="009309B6"/>
    <w:rsid w:val="00930CE6"/>
    <w:rsid w:val="00931429"/>
    <w:rsid w:val="0093198C"/>
    <w:rsid w:val="00931B9E"/>
    <w:rsid w:val="00931F97"/>
    <w:rsid w:val="009324C4"/>
    <w:rsid w:val="009326BE"/>
    <w:rsid w:val="009329B0"/>
    <w:rsid w:val="00932A6F"/>
    <w:rsid w:val="00932ECB"/>
    <w:rsid w:val="0093316E"/>
    <w:rsid w:val="00933297"/>
    <w:rsid w:val="009332BD"/>
    <w:rsid w:val="0093340C"/>
    <w:rsid w:val="00933456"/>
    <w:rsid w:val="0093357E"/>
    <w:rsid w:val="009335EE"/>
    <w:rsid w:val="00933EAD"/>
    <w:rsid w:val="00933F27"/>
    <w:rsid w:val="00933FF9"/>
    <w:rsid w:val="009349F8"/>
    <w:rsid w:val="00934D3B"/>
    <w:rsid w:val="009353C6"/>
    <w:rsid w:val="00935854"/>
    <w:rsid w:val="009360BB"/>
    <w:rsid w:val="009366C3"/>
    <w:rsid w:val="00936742"/>
    <w:rsid w:val="00936C14"/>
    <w:rsid w:val="00936E7E"/>
    <w:rsid w:val="00937323"/>
    <w:rsid w:val="009374E3"/>
    <w:rsid w:val="00937A5A"/>
    <w:rsid w:val="00937CA6"/>
    <w:rsid w:val="00937EA8"/>
    <w:rsid w:val="009407F2"/>
    <w:rsid w:val="00940809"/>
    <w:rsid w:val="00940BF3"/>
    <w:rsid w:val="00940E3F"/>
    <w:rsid w:val="00941129"/>
    <w:rsid w:val="009414F7"/>
    <w:rsid w:val="009417D9"/>
    <w:rsid w:val="00941B40"/>
    <w:rsid w:val="00941B97"/>
    <w:rsid w:val="00941C81"/>
    <w:rsid w:val="009421CF"/>
    <w:rsid w:val="009421D4"/>
    <w:rsid w:val="0094225F"/>
    <w:rsid w:val="009429F9"/>
    <w:rsid w:val="00942E01"/>
    <w:rsid w:val="00943278"/>
    <w:rsid w:val="009432AA"/>
    <w:rsid w:val="009432D8"/>
    <w:rsid w:val="00943497"/>
    <w:rsid w:val="0094370B"/>
    <w:rsid w:val="00943B31"/>
    <w:rsid w:val="00943E5B"/>
    <w:rsid w:val="00944080"/>
    <w:rsid w:val="0094444D"/>
    <w:rsid w:val="00944459"/>
    <w:rsid w:val="009446DA"/>
    <w:rsid w:val="00944888"/>
    <w:rsid w:val="00944C14"/>
    <w:rsid w:val="00944CC1"/>
    <w:rsid w:val="00945295"/>
    <w:rsid w:val="00945603"/>
    <w:rsid w:val="009457EB"/>
    <w:rsid w:val="00945B49"/>
    <w:rsid w:val="00945C2B"/>
    <w:rsid w:val="009465E0"/>
    <w:rsid w:val="009467BA"/>
    <w:rsid w:val="009474DB"/>
    <w:rsid w:val="0094772B"/>
    <w:rsid w:val="00950068"/>
    <w:rsid w:val="00950CB5"/>
    <w:rsid w:val="009512C4"/>
    <w:rsid w:val="0095164A"/>
    <w:rsid w:val="00951A37"/>
    <w:rsid w:val="00952302"/>
    <w:rsid w:val="0095236C"/>
    <w:rsid w:val="009526C8"/>
    <w:rsid w:val="00952816"/>
    <w:rsid w:val="009535DE"/>
    <w:rsid w:val="00953675"/>
    <w:rsid w:val="00953D09"/>
    <w:rsid w:val="0095406F"/>
    <w:rsid w:val="0095408C"/>
    <w:rsid w:val="00954B45"/>
    <w:rsid w:val="00954E23"/>
    <w:rsid w:val="00954F6A"/>
    <w:rsid w:val="00954F95"/>
    <w:rsid w:val="009553C0"/>
    <w:rsid w:val="0095566E"/>
    <w:rsid w:val="0095596D"/>
    <w:rsid w:val="00955D2E"/>
    <w:rsid w:val="00955F3B"/>
    <w:rsid w:val="009560BA"/>
    <w:rsid w:val="009560DC"/>
    <w:rsid w:val="0095612B"/>
    <w:rsid w:val="00956AFE"/>
    <w:rsid w:val="00956BC0"/>
    <w:rsid w:val="00957217"/>
    <w:rsid w:val="00957298"/>
    <w:rsid w:val="009574ED"/>
    <w:rsid w:val="00957999"/>
    <w:rsid w:val="00957F2E"/>
    <w:rsid w:val="009590E1"/>
    <w:rsid w:val="009600C2"/>
    <w:rsid w:val="009603A4"/>
    <w:rsid w:val="0096046F"/>
    <w:rsid w:val="00960624"/>
    <w:rsid w:val="00960A6E"/>
    <w:rsid w:val="009616F0"/>
    <w:rsid w:val="00961883"/>
    <w:rsid w:val="00961D9B"/>
    <w:rsid w:val="0096215C"/>
    <w:rsid w:val="009624F5"/>
    <w:rsid w:val="0096253C"/>
    <w:rsid w:val="009626B8"/>
    <w:rsid w:val="009626E6"/>
    <w:rsid w:val="009629B3"/>
    <w:rsid w:val="00962CD7"/>
    <w:rsid w:val="009633AD"/>
    <w:rsid w:val="00963B60"/>
    <w:rsid w:val="00963FEE"/>
    <w:rsid w:val="0096406A"/>
    <w:rsid w:val="009649FE"/>
    <w:rsid w:val="009650AC"/>
    <w:rsid w:val="00965281"/>
    <w:rsid w:val="0096531D"/>
    <w:rsid w:val="00965334"/>
    <w:rsid w:val="009656DC"/>
    <w:rsid w:val="00965746"/>
    <w:rsid w:val="009661F5"/>
    <w:rsid w:val="00966A62"/>
    <w:rsid w:val="00966C0F"/>
    <w:rsid w:val="0096720D"/>
    <w:rsid w:val="00967769"/>
    <w:rsid w:val="0097076B"/>
    <w:rsid w:val="00970A1F"/>
    <w:rsid w:val="00970B21"/>
    <w:rsid w:val="00970C01"/>
    <w:rsid w:val="00970F70"/>
    <w:rsid w:val="00971033"/>
    <w:rsid w:val="00971313"/>
    <w:rsid w:val="00971835"/>
    <w:rsid w:val="00971D42"/>
    <w:rsid w:val="00971F51"/>
    <w:rsid w:val="0097215D"/>
    <w:rsid w:val="0097234C"/>
    <w:rsid w:val="0097257B"/>
    <w:rsid w:val="009727AA"/>
    <w:rsid w:val="00972D12"/>
    <w:rsid w:val="009731E2"/>
    <w:rsid w:val="00973631"/>
    <w:rsid w:val="0097365C"/>
    <w:rsid w:val="00973AA7"/>
    <w:rsid w:val="00973C11"/>
    <w:rsid w:val="00973CDC"/>
    <w:rsid w:val="00973E97"/>
    <w:rsid w:val="009740C9"/>
    <w:rsid w:val="00974349"/>
    <w:rsid w:val="009745AB"/>
    <w:rsid w:val="009745C1"/>
    <w:rsid w:val="009748F1"/>
    <w:rsid w:val="00975084"/>
    <w:rsid w:val="00975257"/>
    <w:rsid w:val="009752CC"/>
    <w:rsid w:val="00975A7E"/>
    <w:rsid w:val="00975C41"/>
    <w:rsid w:val="00975D32"/>
    <w:rsid w:val="00975F6C"/>
    <w:rsid w:val="009766BC"/>
    <w:rsid w:val="0097679D"/>
    <w:rsid w:val="00976C3C"/>
    <w:rsid w:val="00977035"/>
    <w:rsid w:val="00977547"/>
    <w:rsid w:val="00977A8D"/>
    <w:rsid w:val="00977E5B"/>
    <w:rsid w:val="00977E6D"/>
    <w:rsid w:val="009800D2"/>
    <w:rsid w:val="0098031F"/>
    <w:rsid w:val="00980925"/>
    <w:rsid w:val="00980A29"/>
    <w:rsid w:val="00980A8B"/>
    <w:rsid w:val="00980A92"/>
    <w:rsid w:val="00980C9C"/>
    <w:rsid w:val="0098104B"/>
    <w:rsid w:val="0098128C"/>
    <w:rsid w:val="00981851"/>
    <w:rsid w:val="0098186C"/>
    <w:rsid w:val="00981D0C"/>
    <w:rsid w:val="00981D4B"/>
    <w:rsid w:val="00981D96"/>
    <w:rsid w:val="00981FE4"/>
    <w:rsid w:val="00982BE7"/>
    <w:rsid w:val="00982D5D"/>
    <w:rsid w:val="00982F37"/>
    <w:rsid w:val="00982FFA"/>
    <w:rsid w:val="009837D3"/>
    <w:rsid w:val="009839D8"/>
    <w:rsid w:val="00983C2C"/>
    <w:rsid w:val="009840FB"/>
    <w:rsid w:val="009848D7"/>
    <w:rsid w:val="00984C2F"/>
    <w:rsid w:val="00985356"/>
    <w:rsid w:val="009858DB"/>
    <w:rsid w:val="00985AD6"/>
    <w:rsid w:val="00985D78"/>
    <w:rsid w:val="0098601C"/>
    <w:rsid w:val="00986256"/>
    <w:rsid w:val="009864B5"/>
    <w:rsid w:val="00986543"/>
    <w:rsid w:val="0098665E"/>
    <w:rsid w:val="0098677A"/>
    <w:rsid w:val="00986D70"/>
    <w:rsid w:val="00986F25"/>
    <w:rsid w:val="00987262"/>
    <w:rsid w:val="009873D9"/>
    <w:rsid w:val="009873F4"/>
    <w:rsid w:val="00987AA9"/>
    <w:rsid w:val="00987D55"/>
    <w:rsid w:val="00987EF5"/>
    <w:rsid w:val="00987FBA"/>
    <w:rsid w:val="009900B8"/>
    <w:rsid w:val="0099022D"/>
    <w:rsid w:val="00990453"/>
    <w:rsid w:val="009904D1"/>
    <w:rsid w:val="009906CF"/>
    <w:rsid w:val="00990811"/>
    <w:rsid w:val="00990878"/>
    <w:rsid w:val="0099175B"/>
    <w:rsid w:val="00991AAA"/>
    <w:rsid w:val="009922C7"/>
    <w:rsid w:val="0099239F"/>
    <w:rsid w:val="00992506"/>
    <w:rsid w:val="00992572"/>
    <w:rsid w:val="00992628"/>
    <w:rsid w:val="00992A03"/>
    <w:rsid w:val="00992A91"/>
    <w:rsid w:val="00992EE8"/>
    <w:rsid w:val="009938CE"/>
    <w:rsid w:val="00993B0A"/>
    <w:rsid w:val="00994366"/>
    <w:rsid w:val="00994447"/>
    <w:rsid w:val="00994982"/>
    <w:rsid w:val="00994A3B"/>
    <w:rsid w:val="00994BA7"/>
    <w:rsid w:val="00994CD3"/>
    <w:rsid w:val="00994F0A"/>
    <w:rsid w:val="0099503C"/>
    <w:rsid w:val="009956CB"/>
    <w:rsid w:val="00995BD5"/>
    <w:rsid w:val="00995C68"/>
    <w:rsid w:val="00995D0D"/>
    <w:rsid w:val="00995D6C"/>
    <w:rsid w:val="00995DB1"/>
    <w:rsid w:val="00995DF7"/>
    <w:rsid w:val="00995E19"/>
    <w:rsid w:val="009961C6"/>
    <w:rsid w:val="00996427"/>
    <w:rsid w:val="0099653E"/>
    <w:rsid w:val="009969F6"/>
    <w:rsid w:val="00996D12"/>
    <w:rsid w:val="00996E08"/>
    <w:rsid w:val="00996F27"/>
    <w:rsid w:val="00997066"/>
    <w:rsid w:val="00997346"/>
    <w:rsid w:val="00997E6C"/>
    <w:rsid w:val="009A0205"/>
    <w:rsid w:val="009A03F5"/>
    <w:rsid w:val="009A09E1"/>
    <w:rsid w:val="009A0CC5"/>
    <w:rsid w:val="009A0CEC"/>
    <w:rsid w:val="009A120E"/>
    <w:rsid w:val="009A1A14"/>
    <w:rsid w:val="009A1B34"/>
    <w:rsid w:val="009A1CE8"/>
    <w:rsid w:val="009A1D8E"/>
    <w:rsid w:val="009A1F77"/>
    <w:rsid w:val="009A2085"/>
    <w:rsid w:val="009A27C1"/>
    <w:rsid w:val="009A31FF"/>
    <w:rsid w:val="009A3344"/>
    <w:rsid w:val="009A33D4"/>
    <w:rsid w:val="009A3867"/>
    <w:rsid w:val="009A3D2F"/>
    <w:rsid w:val="009A3D95"/>
    <w:rsid w:val="009A4B9D"/>
    <w:rsid w:val="009A4F17"/>
    <w:rsid w:val="009A507D"/>
    <w:rsid w:val="009A5530"/>
    <w:rsid w:val="009A5625"/>
    <w:rsid w:val="009A584A"/>
    <w:rsid w:val="009A5DE3"/>
    <w:rsid w:val="009A5F97"/>
    <w:rsid w:val="009A64B7"/>
    <w:rsid w:val="009A64E7"/>
    <w:rsid w:val="009A66BD"/>
    <w:rsid w:val="009A6FA6"/>
    <w:rsid w:val="009A7978"/>
    <w:rsid w:val="009B026B"/>
    <w:rsid w:val="009B03D4"/>
    <w:rsid w:val="009B062E"/>
    <w:rsid w:val="009B0723"/>
    <w:rsid w:val="009B07AE"/>
    <w:rsid w:val="009B08B8"/>
    <w:rsid w:val="009B0A91"/>
    <w:rsid w:val="009B0B3E"/>
    <w:rsid w:val="009B15E4"/>
    <w:rsid w:val="009B1C8A"/>
    <w:rsid w:val="009B1CD3"/>
    <w:rsid w:val="009B1DCA"/>
    <w:rsid w:val="009B22D9"/>
    <w:rsid w:val="009B24A7"/>
    <w:rsid w:val="009B2567"/>
    <w:rsid w:val="009B2583"/>
    <w:rsid w:val="009B2875"/>
    <w:rsid w:val="009B2EA5"/>
    <w:rsid w:val="009B2FA3"/>
    <w:rsid w:val="009B3094"/>
    <w:rsid w:val="009B3249"/>
    <w:rsid w:val="009B35DA"/>
    <w:rsid w:val="009B3E05"/>
    <w:rsid w:val="009B3EBB"/>
    <w:rsid w:val="009B3F5D"/>
    <w:rsid w:val="009B428B"/>
    <w:rsid w:val="009B4AE9"/>
    <w:rsid w:val="009B526F"/>
    <w:rsid w:val="009B533D"/>
    <w:rsid w:val="009B5DD0"/>
    <w:rsid w:val="009B5E04"/>
    <w:rsid w:val="009B64C7"/>
    <w:rsid w:val="009B6A56"/>
    <w:rsid w:val="009B72F5"/>
    <w:rsid w:val="009B7789"/>
    <w:rsid w:val="009B7BD6"/>
    <w:rsid w:val="009C008A"/>
    <w:rsid w:val="009C024E"/>
    <w:rsid w:val="009C0880"/>
    <w:rsid w:val="009C0CE4"/>
    <w:rsid w:val="009C0E32"/>
    <w:rsid w:val="009C0F64"/>
    <w:rsid w:val="009C1066"/>
    <w:rsid w:val="009C14B8"/>
    <w:rsid w:val="009C150C"/>
    <w:rsid w:val="009C1724"/>
    <w:rsid w:val="009C1CFE"/>
    <w:rsid w:val="009C1D57"/>
    <w:rsid w:val="009C1DA9"/>
    <w:rsid w:val="009C2299"/>
    <w:rsid w:val="009C2494"/>
    <w:rsid w:val="009C26C7"/>
    <w:rsid w:val="009C2B6C"/>
    <w:rsid w:val="009C2B93"/>
    <w:rsid w:val="009C2C1F"/>
    <w:rsid w:val="009C2C95"/>
    <w:rsid w:val="009C2F62"/>
    <w:rsid w:val="009C34C6"/>
    <w:rsid w:val="009C38D8"/>
    <w:rsid w:val="009C3E2D"/>
    <w:rsid w:val="009C409D"/>
    <w:rsid w:val="009C438C"/>
    <w:rsid w:val="009C4D13"/>
    <w:rsid w:val="009C4D5A"/>
    <w:rsid w:val="009C4D62"/>
    <w:rsid w:val="009C5009"/>
    <w:rsid w:val="009C524B"/>
    <w:rsid w:val="009C52F4"/>
    <w:rsid w:val="009C5614"/>
    <w:rsid w:val="009C5662"/>
    <w:rsid w:val="009C59A0"/>
    <w:rsid w:val="009C5CBD"/>
    <w:rsid w:val="009C5F9A"/>
    <w:rsid w:val="009C6002"/>
    <w:rsid w:val="009C60E6"/>
    <w:rsid w:val="009C61A2"/>
    <w:rsid w:val="009C636F"/>
    <w:rsid w:val="009C6401"/>
    <w:rsid w:val="009C686A"/>
    <w:rsid w:val="009C6882"/>
    <w:rsid w:val="009C6936"/>
    <w:rsid w:val="009C6B0E"/>
    <w:rsid w:val="009C6C38"/>
    <w:rsid w:val="009C6E5F"/>
    <w:rsid w:val="009C6EAB"/>
    <w:rsid w:val="009C7F39"/>
    <w:rsid w:val="009D07A2"/>
    <w:rsid w:val="009D0AE7"/>
    <w:rsid w:val="009D0B3C"/>
    <w:rsid w:val="009D0B71"/>
    <w:rsid w:val="009D130A"/>
    <w:rsid w:val="009D18B0"/>
    <w:rsid w:val="009D1CEF"/>
    <w:rsid w:val="009D1D4E"/>
    <w:rsid w:val="009D1E04"/>
    <w:rsid w:val="009D1ECB"/>
    <w:rsid w:val="009D1F7D"/>
    <w:rsid w:val="009D1F97"/>
    <w:rsid w:val="009D2216"/>
    <w:rsid w:val="009D2431"/>
    <w:rsid w:val="009D2503"/>
    <w:rsid w:val="009D29A1"/>
    <w:rsid w:val="009D29CE"/>
    <w:rsid w:val="009D303F"/>
    <w:rsid w:val="009D3611"/>
    <w:rsid w:val="009D3686"/>
    <w:rsid w:val="009D38B8"/>
    <w:rsid w:val="009D3B54"/>
    <w:rsid w:val="009D3DD4"/>
    <w:rsid w:val="009D3EA3"/>
    <w:rsid w:val="009D3F17"/>
    <w:rsid w:val="009D4268"/>
    <w:rsid w:val="009D51FE"/>
    <w:rsid w:val="009D524F"/>
    <w:rsid w:val="009D5768"/>
    <w:rsid w:val="009D5841"/>
    <w:rsid w:val="009D5CAA"/>
    <w:rsid w:val="009D5CC9"/>
    <w:rsid w:val="009D5D02"/>
    <w:rsid w:val="009D5FC6"/>
    <w:rsid w:val="009D63CD"/>
    <w:rsid w:val="009D660F"/>
    <w:rsid w:val="009D6A71"/>
    <w:rsid w:val="009D6C40"/>
    <w:rsid w:val="009D6E08"/>
    <w:rsid w:val="009D7181"/>
    <w:rsid w:val="009D7904"/>
    <w:rsid w:val="009D7922"/>
    <w:rsid w:val="009D79DE"/>
    <w:rsid w:val="009D7B84"/>
    <w:rsid w:val="009D7C20"/>
    <w:rsid w:val="009D7CFD"/>
    <w:rsid w:val="009D7E8F"/>
    <w:rsid w:val="009D7F4E"/>
    <w:rsid w:val="009E0768"/>
    <w:rsid w:val="009E0EE2"/>
    <w:rsid w:val="009E190F"/>
    <w:rsid w:val="009E1A23"/>
    <w:rsid w:val="009E256C"/>
    <w:rsid w:val="009E2919"/>
    <w:rsid w:val="009E2A60"/>
    <w:rsid w:val="009E2D69"/>
    <w:rsid w:val="009E3987"/>
    <w:rsid w:val="009E3A27"/>
    <w:rsid w:val="009E3B5D"/>
    <w:rsid w:val="009E40BD"/>
    <w:rsid w:val="009E4421"/>
    <w:rsid w:val="009E46D2"/>
    <w:rsid w:val="009E4713"/>
    <w:rsid w:val="009E475A"/>
    <w:rsid w:val="009E476B"/>
    <w:rsid w:val="009E4C7D"/>
    <w:rsid w:val="009E553B"/>
    <w:rsid w:val="009E5C53"/>
    <w:rsid w:val="009E5DE5"/>
    <w:rsid w:val="009E60DE"/>
    <w:rsid w:val="009E6A8E"/>
    <w:rsid w:val="009E70D2"/>
    <w:rsid w:val="009E7807"/>
    <w:rsid w:val="009E7884"/>
    <w:rsid w:val="009E78EC"/>
    <w:rsid w:val="009E7963"/>
    <w:rsid w:val="009E7BEE"/>
    <w:rsid w:val="009E7EBF"/>
    <w:rsid w:val="009F004D"/>
    <w:rsid w:val="009F0211"/>
    <w:rsid w:val="009F06A7"/>
    <w:rsid w:val="009F0836"/>
    <w:rsid w:val="009F0921"/>
    <w:rsid w:val="009F0996"/>
    <w:rsid w:val="009F0DBF"/>
    <w:rsid w:val="009F0FEA"/>
    <w:rsid w:val="009F108B"/>
    <w:rsid w:val="009F10BD"/>
    <w:rsid w:val="009F10E5"/>
    <w:rsid w:val="009F1280"/>
    <w:rsid w:val="009F19AF"/>
    <w:rsid w:val="009F2555"/>
    <w:rsid w:val="009F26BB"/>
    <w:rsid w:val="009F2FBB"/>
    <w:rsid w:val="009F31AE"/>
    <w:rsid w:val="009F322C"/>
    <w:rsid w:val="009F3287"/>
    <w:rsid w:val="009F32B4"/>
    <w:rsid w:val="009F3420"/>
    <w:rsid w:val="009F3B69"/>
    <w:rsid w:val="009F3DCE"/>
    <w:rsid w:val="009F4117"/>
    <w:rsid w:val="009F4A5C"/>
    <w:rsid w:val="009F4A78"/>
    <w:rsid w:val="009F4F12"/>
    <w:rsid w:val="009F51D2"/>
    <w:rsid w:val="009F55AB"/>
    <w:rsid w:val="009F5828"/>
    <w:rsid w:val="009F5DB4"/>
    <w:rsid w:val="009F64E4"/>
    <w:rsid w:val="009F6519"/>
    <w:rsid w:val="009F655A"/>
    <w:rsid w:val="009F6601"/>
    <w:rsid w:val="009F6745"/>
    <w:rsid w:val="009F6827"/>
    <w:rsid w:val="009F6B62"/>
    <w:rsid w:val="009F6BC2"/>
    <w:rsid w:val="009F6DC8"/>
    <w:rsid w:val="009F7004"/>
    <w:rsid w:val="009F712D"/>
    <w:rsid w:val="009F7262"/>
    <w:rsid w:val="009F74BF"/>
    <w:rsid w:val="009F78E7"/>
    <w:rsid w:val="009F7DFD"/>
    <w:rsid w:val="00A00011"/>
    <w:rsid w:val="00A000C3"/>
    <w:rsid w:val="00A0028A"/>
    <w:rsid w:val="00A004A2"/>
    <w:rsid w:val="00A00770"/>
    <w:rsid w:val="00A00B6F"/>
    <w:rsid w:val="00A00C4E"/>
    <w:rsid w:val="00A00DE7"/>
    <w:rsid w:val="00A00F1E"/>
    <w:rsid w:val="00A010FD"/>
    <w:rsid w:val="00A01B97"/>
    <w:rsid w:val="00A01D07"/>
    <w:rsid w:val="00A0281A"/>
    <w:rsid w:val="00A02913"/>
    <w:rsid w:val="00A02FE3"/>
    <w:rsid w:val="00A0339A"/>
    <w:rsid w:val="00A03520"/>
    <w:rsid w:val="00A0390F"/>
    <w:rsid w:val="00A03F13"/>
    <w:rsid w:val="00A04001"/>
    <w:rsid w:val="00A043B1"/>
    <w:rsid w:val="00A048A5"/>
    <w:rsid w:val="00A048D2"/>
    <w:rsid w:val="00A0490D"/>
    <w:rsid w:val="00A04CE7"/>
    <w:rsid w:val="00A04E50"/>
    <w:rsid w:val="00A04F94"/>
    <w:rsid w:val="00A052F3"/>
    <w:rsid w:val="00A058CA"/>
    <w:rsid w:val="00A05C4E"/>
    <w:rsid w:val="00A05F48"/>
    <w:rsid w:val="00A06062"/>
    <w:rsid w:val="00A060D7"/>
    <w:rsid w:val="00A06184"/>
    <w:rsid w:val="00A06BF6"/>
    <w:rsid w:val="00A06D83"/>
    <w:rsid w:val="00A06E3F"/>
    <w:rsid w:val="00A07250"/>
    <w:rsid w:val="00A072A2"/>
    <w:rsid w:val="00A07395"/>
    <w:rsid w:val="00A0749A"/>
    <w:rsid w:val="00A07859"/>
    <w:rsid w:val="00A07992"/>
    <w:rsid w:val="00A07CD2"/>
    <w:rsid w:val="00A07D61"/>
    <w:rsid w:val="00A1024C"/>
    <w:rsid w:val="00A103AC"/>
    <w:rsid w:val="00A1050D"/>
    <w:rsid w:val="00A10929"/>
    <w:rsid w:val="00A10F3D"/>
    <w:rsid w:val="00A11497"/>
    <w:rsid w:val="00A118FB"/>
    <w:rsid w:val="00A11E66"/>
    <w:rsid w:val="00A12423"/>
    <w:rsid w:val="00A126C3"/>
    <w:rsid w:val="00A13AD7"/>
    <w:rsid w:val="00A13CB8"/>
    <w:rsid w:val="00A140BE"/>
    <w:rsid w:val="00A14823"/>
    <w:rsid w:val="00A14C06"/>
    <w:rsid w:val="00A14C17"/>
    <w:rsid w:val="00A14D29"/>
    <w:rsid w:val="00A15284"/>
    <w:rsid w:val="00A15312"/>
    <w:rsid w:val="00A15495"/>
    <w:rsid w:val="00A1552D"/>
    <w:rsid w:val="00A15CB3"/>
    <w:rsid w:val="00A15EC4"/>
    <w:rsid w:val="00A16002"/>
    <w:rsid w:val="00A1600F"/>
    <w:rsid w:val="00A160BA"/>
    <w:rsid w:val="00A161E7"/>
    <w:rsid w:val="00A1670F"/>
    <w:rsid w:val="00A16954"/>
    <w:rsid w:val="00A16996"/>
    <w:rsid w:val="00A16AE0"/>
    <w:rsid w:val="00A173E1"/>
    <w:rsid w:val="00A17574"/>
    <w:rsid w:val="00A1763A"/>
    <w:rsid w:val="00A17A4D"/>
    <w:rsid w:val="00A17C53"/>
    <w:rsid w:val="00A2030A"/>
    <w:rsid w:val="00A2087A"/>
    <w:rsid w:val="00A20F6E"/>
    <w:rsid w:val="00A212B7"/>
    <w:rsid w:val="00A2144A"/>
    <w:rsid w:val="00A2150D"/>
    <w:rsid w:val="00A21558"/>
    <w:rsid w:val="00A21A86"/>
    <w:rsid w:val="00A21BD2"/>
    <w:rsid w:val="00A21C3D"/>
    <w:rsid w:val="00A21D18"/>
    <w:rsid w:val="00A21D25"/>
    <w:rsid w:val="00A222C0"/>
    <w:rsid w:val="00A22791"/>
    <w:rsid w:val="00A22BFC"/>
    <w:rsid w:val="00A22DC3"/>
    <w:rsid w:val="00A22EB2"/>
    <w:rsid w:val="00A230E2"/>
    <w:rsid w:val="00A236B0"/>
    <w:rsid w:val="00A23B2B"/>
    <w:rsid w:val="00A2459C"/>
    <w:rsid w:val="00A24A49"/>
    <w:rsid w:val="00A24AC0"/>
    <w:rsid w:val="00A2544A"/>
    <w:rsid w:val="00A255F8"/>
    <w:rsid w:val="00A25DC4"/>
    <w:rsid w:val="00A25E81"/>
    <w:rsid w:val="00A25FC7"/>
    <w:rsid w:val="00A26148"/>
    <w:rsid w:val="00A26311"/>
    <w:rsid w:val="00A2645C"/>
    <w:rsid w:val="00A26591"/>
    <w:rsid w:val="00A2661A"/>
    <w:rsid w:val="00A2678E"/>
    <w:rsid w:val="00A27430"/>
    <w:rsid w:val="00A27866"/>
    <w:rsid w:val="00A27E3E"/>
    <w:rsid w:val="00A27FA7"/>
    <w:rsid w:val="00A3018D"/>
    <w:rsid w:val="00A30219"/>
    <w:rsid w:val="00A30550"/>
    <w:rsid w:val="00A3055E"/>
    <w:rsid w:val="00A30668"/>
    <w:rsid w:val="00A30F6A"/>
    <w:rsid w:val="00A31489"/>
    <w:rsid w:val="00A31B2E"/>
    <w:rsid w:val="00A31C14"/>
    <w:rsid w:val="00A31E6C"/>
    <w:rsid w:val="00A32443"/>
    <w:rsid w:val="00A3250B"/>
    <w:rsid w:val="00A32A09"/>
    <w:rsid w:val="00A32AFF"/>
    <w:rsid w:val="00A32BC6"/>
    <w:rsid w:val="00A33113"/>
    <w:rsid w:val="00A3349E"/>
    <w:rsid w:val="00A335A7"/>
    <w:rsid w:val="00A337A7"/>
    <w:rsid w:val="00A33845"/>
    <w:rsid w:val="00A33B29"/>
    <w:rsid w:val="00A33BAD"/>
    <w:rsid w:val="00A34081"/>
    <w:rsid w:val="00A340B2"/>
    <w:rsid w:val="00A3424F"/>
    <w:rsid w:val="00A3444B"/>
    <w:rsid w:val="00A34669"/>
    <w:rsid w:val="00A3481E"/>
    <w:rsid w:val="00A34A9D"/>
    <w:rsid w:val="00A355AE"/>
    <w:rsid w:val="00A3560C"/>
    <w:rsid w:val="00A35658"/>
    <w:rsid w:val="00A356D8"/>
    <w:rsid w:val="00A35A2E"/>
    <w:rsid w:val="00A3650C"/>
    <w:rsid w:val="00A3655F"/>
    <w:rsid w:val="00A36745"/>
    <w:rsid w:val="00A3683B"/>
    <w:rsid w:val="00A36845"/>
    <w:rsid w:val="00A368B8"/>
    <w:rsid w:val="00A37153"/>
    <w:rsid w:val="00A37692"/>
    <w:rsid w:val="00A37B9E"/>
    <w:rsid w:val="00A40098"/>
    <w:rsid w:val="00A4024A"/>
    <w:rsid w:val="00A402AC"/>
    <w:rsid w:val="00A4062E"/>
    <w:rsid w:val="00A40A7E"/>
    <w:rsid w:val="00A40BE7"/>
    <w:rsid w:val="00A40D47"/>
    <w:rsid w:val="00A40E14"/>
    <w:rsid w:val="00A41061"/>
    <w:rsid w:val="00A41488"/>
    <w:rsid w:val="00A4153A"/>
    <w:rsid w:val="00A418DC"/>
    <w:rsid w:val="00A42392"/>
    <w:rsid w:val="00A428D4"/>
    <w:rsid w:val="00A42C68"/>
    <w:rsid w:val="00A42C7C"/>
    <w:rsid w:val="00A43555"/>
    <w:rsid w:val="00A43CBB"/>
    <w:rsid w:val="00A43F5F"/>
    <w:rsid w:val="00A44898"/>
    <w:rsid w:val="00A45276"/>
    <w:rsid w:val="00A45617"/>
    <w:rsid w:val="00A45A6B"/>
    <w:rsid w:val="00A45D21"/>
    <w:rsid w:val="00A45FA8"/>
    <w:rsid w:val="00A461CD"/>
    <w:rsid w:val="00A46B76"/>
    <w:rsid w:val="00A47531"/>
    <w:rsid w:val="00A47764"/>
    <w:rsid w:val="00A47C0C"/>
    <w:rsid w:val="00A50568"/>
    <w:rsid w:val="00A5057E"/>
    <w:rsid w:val="00A50F51"/>
    <w:rsid w:val="00A51082"/>
    <w:rsid w:val="00A513EC"/>
    <w:rsid w:val="00A51596"/>
    <w:rsid w:val="00A51B62"/>
    <w:rsid w:val="00A51DE3"/>
    <w:rsid w:val="00A52558"/>
    <w:rsid w:val="00A52AC9"/>
    <w:rsid w:val="00A52C4D"/>
    <w:rsid w:val="00A52D34"/>
    <w:rsid w:val="00A533E4"/>
    <w:rsid w:val="00A53861"/>
    <w:rsid w:val="00A539BD"/>
    <w:rsid w:val="00A53CF0"/>
    <w:rsid w:val="00A54468"/>
    <w:rsid w:val="00A54661"/>
    <w:rsid w:val="00A54700"/>
    <w:rsid w:val="00A547C2"/>
    <w:rsid w:val="00A54E14"/>
    <w:rsid w:val="00A55199"/>
    <w:rsid w:val="00A5550D"/>
    <w:rsid w:val="00A5555D"/>
    <w:rsid w:val="00A556E5"/>
    <w:rsid w:val="00A55734"/>
    <w:rsid w:val="00A5585B"/>
    <w:rsid w:val="00A56104"/>
    <w:rsid w:val="00A5657B"/>
    <w:rsid w:val="00A57515"/>
    <w:rsid w:val="00A57638"/>
    <w:rsid w:val="00A57641"/>
    <w:rsid w:val="00A57784"/>
    <w:rsid w:val="00A57AA1"/>
    <w:rsid w:val="00A57D60"/>
    <w:rsid w:val="00A60FAC"/>
    <w:rsid w:val="00A611D9"/>
    <w:rsid w:val="00A613BA"/>
    <w:rsid w:val="00A617EB"/>
    <w:rsid w:val="00A6190E"/>
    <w:rsid w:val="00A61AB8"/>
    <w:rsid w:val="00A61D05"/>
    <w:rsid w:val="00A61DC8"/>
    <w:rsid w:val="00A61E1F"/>
    <w:rsid w:val="00A61E7C"/>
    <w:rsid w:val="00A625D1"/>
    <w:rsid w:val="00A62C90"/>
    <w:rsid w:val="00A63556"/>
    <w:rsid w:val="00A63774"/>
    <w:rsid w:val="00A63A3B"/>
    <w:rsid w:val="00A63D0E"/>
    <w:rsid w:val="00A63DF5"/>
    <w:rsid w:val="00A641CF"/>
    <w:rsid w:val="00A64285"/>
    <w:rsid w:val="00A64DCC"/>
    <w:rsid w:val="00A64DDC"/>
    <w:rsid w:val="00A64E1F"/>
    <w:rsid w:val="00A65072"/>
    <w:rsid w:val="00A6535B"/>
    <w:rsid w:val="00A6575F"/>
    <w:rsid w:val="00A65A16"/>
    <w:rsid w:val="00A65BB1"/>
    <w:rsid w:val="00A66119"/>
    <w:rsid w:val="00A66210"/>
    <w:rsid w:val="00A6621B"/>
    <w:rsid w:val="00A66456"/>
    <w:rsid w:val="00A6646C"/>
    <w:rsid w:val="00A66549"/>
    <w:rsid w:val="00A669F9"/>
    <w:rsid w:val="00A66CE1"/>
    <w:rsid w:val="00A670B6"/>
    <w:rsid w:val="00A67148"/>
    <w:rsid w:val="00A67886"/>
    <w:rsid w:val="00A67AB5"/>
    <w:rsid w:val="00A67D50"/>
    <w:rsid w:val="00A67F58"/>
    <w:rsid w:val="00A7068A"/>
    <w:rsid w:val="00A7083B"/>
    <w:rsid w:val="00A70ACC"/>
    <w:rsid w:val="00A70B70"/>
    <w:rsid w:val="00A70FF3"/>
    <w:rsid w:val="00A713E9"/>
    <w:rsid w:val="00A713F2"/>
    <w:rsid w:val="00A71504"/>
    <w:rsid w:val="00A71D85"/>
    <w:rsid w:val="00A72231"/>
    <w:rsid w:val="00A723E7"/>
    <w:rsid w:val="00A7244B"/>
    <w:rsid w:val="00A72584"/>
    <w:rsid w:val="00A72A91"/>
    <w:rsid w:val="00A72BE7"/>
    <w:rsid w:val="00A72EF0"/>
    <w:rsid w:val="00A72F90"/>
    <w:rsid w:val="00A73126"/>
    <w:rsid w:val="00A73D81"/>
    <w:rsid w:val="00A740AA"/>
    <w:rsid w:val="00A748CD"/>
    <w:rsid w:val="00A74906"/>
    <w:rsid w:val="00A74931"/>
    <w:rsid w:val="00A74989"/>
    <w:rsid w:val="00A74B8D"/>
    <w:rsid w:val="00A74F57"/>
    <w:rsid w:val="00A74FCD"/>
    <w:rsid w:val="00A75497"/>
    <w:rsid w:val="00A7665D"/>
    <w:rsid w:val="00A76695"/>
    <w:rsid w:val="00A76979"/>
    <w:rsid w:val="00A76DA6"/>
    <w:rsid w:val="00A77A84"/>
    <w:rsid w:val="00A77C59"/>
    <w:rsid w:val="00A77D00"/>
    <w:rsid w:val="00A77DFB"/>
    <w:rsid w:val="00A80A1D"/>
    <w:rsid w:val="00A80C55"/>
    <w:rsid w:val="00A810DA"/>
    <w:rsid w:val="00A813E9"/>
    <w:rsid w:val="00A81538"/>
    <w:rsid w:val="00A81594"/>
    <w:rsid w:val="00A8215B"/>
    <w:rsid w:val="00A825A6"/>
    <w:rsid w:val="00A8260E"/>
    <w:rsid w:val="00A82829"/>
    <w:rsid w:val="00A828E4"/>
    <w:rsid w:val="00A835C0"/>
    <w:rsid w:val="00A835CB"/>
    <w:rsid w:val="00A8389E"/>
    <w:rsid w:val="00A83919"/>
    <w:rsid w:val="00A83A67"/>
    <w:rsid w:val="00A83E8E"/>
    <w:rsid w:val="00A84303"/>
    <w:rsid w:val="00A847F3"/>
    <w:rsid w:val="00A8491D"/>
    <w:rsid w:val="00A84D6D"/>
    <w:rsid w:val="00A84FCF"/>
    <w:rsid w:val="00A850EE"/>
    <w:rsid w:val="00A853A1"/>
    <w:rsid w:val="00A856AD"/>
    <w:rsid w:val="00A8584E"/>
    <w:rsid w:val="00A85B13"/>
    <w:rsid w:val="00A8612C"/>
    <w:rsid w:val="00A862FB"/>
    <w:rsid w:val="00A863FB"/>
    <w:rsid w:val="00A868D7"/>
    <w:rsid w:val="00A86B98"/>
    <w:rsid w:val="00A86BD7"/>
    <w:rsid w:val="00A86BE3"/>
    <w:rsid w:val="00A8708C"/>
    <w:rsid w:val="00A87288"/>
    <w:rsid w:val="00A875DB"/>
    <w:rsid w:val="00A87988"/>
    <w:rsid w:val="00A87B6A"/>
    <w:rsid w:val="00A902D2"/>
    <w:rsid w:val="00A90435"/>
    <w:rsid w:val="00A904B8"/>
    <w:rsid w:val="00A90601"/>
    <w:rsid w:val="00A9080D"/>
    <w:rsid w:val="00A90A97"/>
    <w:rsid w:val="00A910C2"/>
    <w:rsid w:val="00A9132E"/>
    <w:rsid w:val="00A91BCA"/>
    <w:rsid w:val="00A92B97"/>
    <w:rsid w:val="00A92DC6"/>
    <w:rsid w:val="00A9313D"/>
    <w:rsid w:val="00A9317E"/>
    <w:rsid w:val="00A93223"/>
    <w:rsid w:val="00A93441"/>
    <w:rsid w:val="00A93510"/>
    <w:rsid w:val="00A936AF"/>
    <w:rsid w:val="00A93BCA"/>
    <w:rsid w:val="00A943B3"/>
    <w:rsid w:val="00A9442C"/>
    <w:rsid w:val="00A9450C"/>
    <w:rsid w:val="00A94910"/>
    <w:rsid w:val="00A9494D"/>
    <w:rsid w:val="00A94E47"/>
    <w:rsid w:val="00A95410"/>
    <w:rsid w:val="00A96544"/>
    <w:rsid w:val="00A9667A"/>
    <w:rsid w:val="00A96BF0"/>
    <w:rsid w:val="00A96BFD"/>
    <w:rsid w:val="00A96F83"/>
    <w:rsid w:val="00A96FF2"/>
    <w:rsid w:val="00A9720C"/>
    <w:rsid w:val="00A97502"/>
    <w:rsid w:val="00A97C09"/>
    <w:rsid w:val="00AA0326"/>
    <w:rsid w:val="00AA0547"/>
    <w:rsid w:val="00AA0778"/>
    <w:rsid w:val="00AA0AEC"/>
    <w:rsid w:val="00AA0EFB"/>
    <w:rsid w:val="00AA1058"/>
    <w:rsid w:val="00AA10A6"/>
    <w:rsid w:val="00AA1107"/>
    <w:rsid w:val="00AA1416"/>
    <w:rsid w:val="00AA1429"/>
    <w:rsid w:val="00AA157D"/>
    <w:rsid w:val="00AA19A3"/>
    <w:rsid w:val="00AA1DEF"/>
    <w:rsid w:val="00AA1FFE"/>
    <w:rsid w:val="00AA249B"/>
    <w:rsid w:val="00AA2A80"/>
    <w:rsid w:val="00AA2A83"/>
    <w:rsid w:val="00AA36AC"/>
    <w:rsid w:val="00AA3B41"/>
    <w:rsid w:val="00AA3E0E"/>
    <w:rsid w:val="00AA3FD8"/>
    <w:rsid w:val="00AA4411"/>
    <w:rsid w:val="00AA4A25"/>
    <w:rsid w:val="00AA4B0B"/>
    <w:rsid w:val="00AA4B20"/>
    <w:rsid w:val="00AA4C48"/>
    <w:rsid w:val="00AA53EF"/>
    <w:rsid w:val="00AA5C3F"/>
    <w:rsid w:val="00AA615C"/>
    <w:rsid w:val="00AA6A2A"/>
    <w:rsid w:val="00AA6E12"/>
    <w:rsid w:val="00AA72C8"/>
    <w:rsid w:val="00AA7334"/>
    <w:rsid w:val="00AA7A15"/>
    <w:rsid w:val="00AA7E1A"/>
    <w:rsid w:val="00AB008C"/>
    <w:rsid w:val="00AB0474"/>
    <w:rsid w:val="00AB0F1B"/>
    <w:rsid w:val="00AB1223"/>
    <w:rsid w:val="00AB1BAD"/>
    <w:rsid w:val="00AB1FC2"/>
    <w:rsid w:val="00AB2450"/>
    <w:rsid w:val="00AB2496"/>
    <w:rsid w:val="00AB262F"/>
    <w:rsid w:val="00AB27CC"/>
    <w:rsid w:val="00AB2981"/>
    <w:rsid w:val="00AB2995"/>
    <w:rsid w:val="00AB35C7"/>
    <w:rsid w:val="00AB3618"/>
    <w:rsid w:val="00AB3BBF"/>
    <w:rsid w:val="00AB4305"/>
    <w:rsid w:val="00AB43FE"/>
    <w:rsid w:val="00AB4451"/>
    <w:rsid w:val="00AB4848"/>
    <w:rsid w:val="00AB4997"/>
    <w:rsid w:val="00AB543D"/>
    <w:rsid w:val="00AB583F"/>
    <w:rsid w:val="00AB5A51"/>
    <w:rsid w:val="00AB5EC7"/>
    <w:rsid w:val="00AB61DD"/>
    <w:rsid w:val="00AB62E0"/>
    <w:rsid w:val="00AB646C"/>
    <w:rsid w:val="00AB65DF"/>
    <w:rsid w:val="00AB6625"/>
    <w:rsid w:val="00AB6936"/>
    <w:rsid w:val="00AB74EF"/>
    <w:rsid w:val="00AC0546"/>
    <w:rsid w:val="00AC0CBE"/>
    <w:rsid w:val="00AC0E7B"/>
    <w:rsid w:val="00AC0F22"/>
    <w:rsid w:val="00AC15A7"/>
    <w:rsid w:val="00AC18F2"/>
    <w:rsid w:val="00AC2170"/>
    <w:rsid w:val="00AC22FC"/>
    <w:rsid w:val="00AC2413"/>
    <w:rsid w:val="00AC2480"/>
    <w:rsid w:val="00AC2A67"/>
    <w:rsid w:val="00AC3230"/>
    <w:rsid w:val="00AC330A"/>
    <w:rsid w:val="00AC3454"/>
    <w:rsid w:val="00AC36C2"/>
    <w:rsid w:val="00AC3DCA"/>
    <w:rsid w:val="00AC410A"/>
    <w:rsid w:val="00AC4E54"/>
    <w:rsid w:val="00AC4F0D"/>
    <w:rsid w:val="00AC5307"/>
    <w:rsid w:val="00AC5A00"/>
    <w:rsid w:val="00AC5E98"/>
    <w:rsid w:val="00AC607F"/>
    <w:rsid w:val="00AC63FB"/>
    <w:rsid w:val="00AC6406"/>
    <w:rsid w:val="00AC641C"/>
    <w:rsid w:val="00AC64DB"/>
    <w:rsid w:val="00AC66A1"/>
    <w:rsid w:val="00AC6784"/>
    <w:rsid w:val="00AC67C8"/>
    <w:rsid w:val="00AC6993"/>
    <w:rsid w:val="00AC6C6D"/>
    <w:rsid w:val="00AC6E19"/>
    <w:rsid w:val="00AC70C4"/>
    <w:rsid w:val="00AC7246"/>
    <w:rsid w:val="00AC77C8"/>
    <w:rsid w:val="00AC78E2"/>
    <w:rsid w:val="00AC7CEC"/>
    <w:rsid w:val="00AC7E08"/>
    <w:rsid w:val="00AD01FD"/>
    <w:rsid w:val="00AD0803"/>
    <w:rsid w:val="00AD0A1B"/>
    <w:rsid w:val="00AD0E5C"/>
    <w:rsid w:val="00AD145F"/>
    <w:rsid w:val="00AD166A"/>
    <w:rsid w:val="00AD1846"/>
    <w:rsid w:val="00AD1A0C"/>
    <w:rsid w:val="00AD1FC5"/>
    <w:rsid w:val="00AD20C9"/>
    <w:rsid w:val="00AD22D8"/>
    <w:rsid w:val="00AD2DB8"/>
    <w:rsid w:val="00AD358A"/>
    <w:rsid w:val="00AD35F1"/>
    <w:rsid w:val="00AD3717"/>
    <w:rsid w:val="00AD373A"/>
    <w:rsid w:val="00AD384A"/>
    <w:rsid w:val="00AD3898"/>
    <w:rsid w:val="00AD3A2F"/>
    <w:rsid w:val="00AD3AD6"/>
    <w:rsid w:val="00AD500B"/>
    <w:rsid w:val="00AD54DA"/>
    <w:rsid w:val="00AD54FB"/>
    <w:rsid w:val="00AD57A4"/>
    <w:rsid w:val="00AD5A75"/>
    <w:rsid w:val="00AD5AC8"/>
    <w:rsid w:val="00AD641F"/>
    <w:rsid w:val="00AD648E"/>
    <w:rsid w:val="00AD6B4A"/>
    <w:rsid w:val="00AD6BC7"/>
    <w:rsid w:val="00AD6FB5"/>
    <w:rsid w:val="00AD7378"/>
    <w:rsid w:val="00AD7ACB"/>
    <w:rsid w:val="00AD7CF1"/>
    <w:rsid w:val="00AE0191"/>
    <w:rsid w:val="00AE0299"/>
    <w:rsid w:val="00AE05A5"/>
    <w:rsid w:val="00AE05BD"/>
    <w:rsid w:val="00AE083F"/>
    <w:rsid w:val="00AE08B6"/>
    <w:rsid w:val="00AE09E4"/>
    <w:rsid w:val="00AE0BAF"/>
    <w:rsid w:val="00AE0BC7"/>
    <w:rsid w:val="00AE118A"/>
    <w:rsid w:val="00AE1206"/>
    <w:rsid w:val="00AE122C"/>
    <w:rsid w:val="00AE1865"/>
    <w:rsid w:val="00AE1DB4"/>
    <w:rsid w:val="00AE2171"/>
    <w:rsid w:val="00AE250F"/>
    <w:rsid w:val="00AE2727"/>
    <w:rsid w:val="00AE27B1"/>
    <w:rsid w:val="00AE2923"/>
    <w:rsid w:val="00AE2F9C"/>
    <w:rsid w:val="00AE30DD"/>
    <w:rsid w:val="00AE34D8"/>
    <w:rsid w:val="00AE3C22"/>
    <w:rsid w:val="00AE3D3B"/>
    <w:rsid w:val="00AE3DBD"/>
    <w:rsid w:val="00AE44DD"/>
    <w:rsid w:val="00AE544D"/>
    <w:rsid w:val="00AE5454"/>
    <w:rsid w:val="00AE56E8"/>
    <w:rsid w:val="00AE5B3F"/>
    <w:rsid w:val="00AE5CEB"/>
    <w:rsid w:val="00AE5FC5"/>
    <w:rsid w:val="00AE6364"/>
    <w:rsid w:val="00AE65FC"/>
    <w:rsid w:val="00AE6941"/>
    <w:rsid w:val="00AE69F2"/>
    <w:rsid w:val="00AE6B9F"/>
    <w:rsid w:val="00AE6EFF"/>
    <w:rsid w:val="00AE71E6"/>
    <w:rsid w:val="00AE7486"/>
    <w:rsid w:val="00AE7647"/>
    <w:rsid w:val="00AE7909"/>
    <w:rsid w:val="00AE7B87"/>
    <w:rsid w:val="00AE7EE8"/>
    <w:rsid w:val="00AF093F"/>
    <w:rsid w:val="00AF0B6C"/>
    <w:rsid w:val="00AF0C98"/>
    <w:rsid w:val="00AF0F10"/>
    <w:rsid w:val="00AF145C"/>
    <w:rsid w:val="00AF1775"/>
    <w:rsid w:val="00AF17CA"/>
    <w:rsid w:val="00AF1A9E"/>
    <w:rsid w:val="00AF1D04"/>
    <w:rsid w:val="00AF1E07"/>
    <w:rsid w:val="00AF21E4"/>
    <w:rsid w:val="00AF2793"/>
    <w:rsid w:val="00AF28EE"/>
    <w:rsid w:val="00AF2965"/>
    <w:rsid w:val="00AF2FFF"/>
    <w:rsid w:val="00AF3077"/>
    <w:rsid w:val="00AF3698"/>
    <w:rsid w:val="00AF3C19"/>
    <w:rsid w:val="00AF3FDF"/>
    <w:rsid w:val="00AF4134"/>
    <w:rsid w:val="00AF4192"/>
    <w:rsid w:val="00AF41B5"/>
    <w:rsid w:val="00AF45B1"/>
    <w:rsid w:val="00AF4BFD"/>
    <w:rsid w:val="00AF56F5"/>
    <w:rsid w:val="00AF58CD"/>
    <w:rsid w:val="00AF5BB7"/>
    <w:rsid w:val="00AF5F38"/>
    <w:rsid w:val="00AF64E5"/>
    <w:rsid w:val="00AF6800"/>
    <w:rsid w:val="00AF6D5C"/>
    <w:rsid w:val="00AF6FAB"/>
    <w:rsid w:val="00AF7B08"/>
    <w:rsid w:val="00AF7C5D"/>
    <w:rsid w:val="00AF7CCB"/>
    <w:rsid w:val="00B00526"/>
    <w:rsid w:val="00B007B1"/>
    <w:rsid w:val="00B0099B"/>
    <w:rsid w:val="00B009A4"/>
    <w:rsid w:val="00B00AAB"/>
    <w:rsid w:val="00B011A2"/>
    <w:rsid w:val="00B0122F"/>
    <w:rsid w:val="00B01CE1"/>
    <w:rsid w:val="00B01F5F"/>
    <w:rsid w:val="00B0229D"/>
    <w:rsid w:val="00B022FF"/>
    <w:rsid w:val="00B0234D"/>
    <w:rsid w:val="00B0355A"/>
    <w:rsid w:val="00B036AB"/>
    <w:rsid w:val="00B036E1"/>
    <w:rsid w:val="00B0373A"/>
    <w:rsid w:val="00B03AA7"/>
    <w:rsid w:val="00B03B4E"/>
    <w:rsid w:val="00B03C4A"/>
    <w:rsid w:val="00B04086"/>
    <w:rsid w:val="00B04A36"/>
    <w:rsid w:val="00B04ADC"/>
    <w:rsid w:val="00B0529E"/>
    <w:rsid w:val="00B052C0"/>
    <w:rsid w:val="00B0563B"/>
    <w:rsid w:val="00B059F4"/>
    <w:rsid w:val="00B05C27"/>
    <w:rsid w:val="00B05C3D"/>
    <w:rsid w:val="00B05CCA"/>
    <w:rsid w:val="00B05D04"/>
    <w:rsid w:val="00B05DDD"/>
    <w:rsid w:val="00B06077"/>
    <w:rsid w:val="00B0607B"/>
    <w:rsid w:val="00B061E0"/>
    <w:rsid w:val="00B066AF"/>
    <w:rsid w:val="00B066B5"/>
    <w:rsid w:val="00B06BC5"/>
    <w:rsid w:val="00B06BFC"/>
    <w:rsid w:val="00B06E45"/>
    <w:rsid w:val="00B06F1E"/>
    <w:rsid w:val="00B075D5"/>
    <w:rsid w:val="00B07D12"/>
    <w:rsid w:val="00B07F9A"/>
    <w:rsid w:val="00B105AE"/>
    <w:rsid w:val="00B1087B"/>
    <w:rsid w:val="00B10E38"/>
    <w:rsid w:val="00B111ED"/>
    <w:rsid w:val="00B1190C"/>
    <w:rsid w:val="00B11CB6"/>
    <w:rsid w:val="00B11DF3"/>
    <w:rsid w:val="00B1245B"/>
    <w:rsid w:val="00B128C3"/>
    <w:rsid w:val="00B12C44"/>
    <w:rsid w:val="00B12E04"/>
    <w:rsid w:val="00B137D6"/>
    <w:rsid w:val="00B138FC"/>
    <w:rsid w:val="00B13B06"/>
    <w:rsid w:val="00B13C1C"/>
    <w:rsid w:val="00B13D64"/>
    <w:rsid w:val="00B13DD6"/>
    <w:rsid w:val="00B14154"/>
    <w:rsid w:val="00B142EB"/>
    <w:rsid w:val="00B14433"/>
    <w:rsid w:val="00B14838"/>
    <w:rsid w:val="00B148A6"/>
    <w:rsid w:val="00B148EB"/>
    <w:rsid w:val="00B166F1"/>
    <w:rsid w:val="00B16A5A"/>
    <w:rsid w:val="00B16AC4"/>
    <w:rsid w:val="00B16BD1"/>
    <w:rsid w:val="00B1721C"/>
    <w:rsid w:val="00B17467"/>
    <w:rsid w:val="00B17D03"/>
    <w:rsid w:val="00B17DEF"/>
    <w:rsid w:val="00B20266"/>
    <w:rsid w:val="00B20919"/>
    <w:rsid w:val="00B20E2F"/>
    <w:rsid w:val="00B2104E"/>
    <w:rsid w:val="00B21151"/>
    <w:rsid w:val="00B2126A"/>
    <w:rsid w:val="00B21356"/>
    <w:rsid w:val="00B2151A"/>
    <w:rsid w:val="00B2181E"/>
    <w:rsid w:val="00B21EB0"/>
    <w:rsid w:val="00B2250D"/>
    <w:rsid w:val="00B22689"/>
    <w:rsid w:val="00B227C3"/>
    <w:rsid w:val="00B22CCE"/>
    <w:rsid w:val="00B22E74"/>
    <w:rsid w:val="00B23091"/>
    <w:rsid w:val="00B232CF"/>
    <w:rsid w:val="00B234D1"/>
    <w:rsid w:val="00B238D1"/>
    <w:rsid w:val="00B23B29"/>
    <w:rsid w:val="00B23CA5"/>
    <w:rsid w:val="00B23FE4"/>
    <w:rsid w:val="00B240E2"/>
    <w:rsid w:val="00B24491"/>
    <w:rsid w:val="00B24587"/>
    <w:rsid w:val="00B24824"/>
    <w:rsid w:val="00B25352"/>
    <w:rsid w:val="00B25A3D"/>
    <w:rsid w:val="00B25B94"/>
    <w:rsid w:val="00B262CD"/>
    <w:rsid w:val="00B2675D"/>
    <w:rsid w:val="00B2684B"/>
    <w:rsid w:val="00B269CC"/>
    <w:rsid w:val="00B272CF"/>
    <w:rsid w:val="00B275C7"/>
    <w:rsid w:val="00B275E3"/>
    <w:rsid w:val="00B2771E"/>
    <w:rsid w:val="00B301D6"/>
    <w:rsid w:val="00B30A8C"/>
    <w:rsid w:val="00B30FF0"/>
    <w:rsid w:val="00B316AA"/>
    <w:rsid w:val="00B3172E"/>
    <w:rsid w:val="00B31878"/>
    <w:rsid w:val="00B319F2"/>
    <w:rsid w:val="00B31A5F"/>
    <w:rsid w:val="00B31BC0"/>
    <w:rsid w:val="00B32456"/>
    <w:rsid w:val="00B325C7"/>
    <w:rsid w:val="00B326F8"/>
    <w:rsid w:val="00B33066"/>
    <w:rsid w:val="00B3342D"/>
    <w:rsid w:val="00B33609"/>
    <w:rsid w:val="00B339E2"/>
    <w:rsid w:val="00B33B1D"/>
    <w:rsid w:val="00B33B4E"/>
    <w:rsid w:val="00B33D2A"/>
    <w:rsid w:val="00B34561"/>
    <w:rsid w:val="00B34B1F"/>
    <w:rsid w:val="00B34E3E"/>
    <w:rsid w:val="00B35223"/>
    <w:rsid w:val="00B3534F"/>
    <w:rsid w:val="00B35384"/>
    <w:rsid w:val="00B3544C"/>
    <w:rsid w:val="00B35496"/>
    <w:rsid w:val="00B35516"/>
    <w:rsid w:val="00B357AF"/>
    <w:rsid w:val="00B35BED"/>
    <w:rsid w:val="00B35FAF"/>
    <w:rsid w:val="00B35FE1"/>
    <w:rsid w:val="00B364F6"/>
    <w:rsid w:val="00B36F56"/>
    <w:rsid w:val="00B3700D"/>
    <w:rsid w:val="00B37077"/>
    <w:rsid w:val="00B370BA"/>
    <w:rsid w:val="00B373D2"/>
    <w:rsid w:val="00B37754"/>
    <w:rsid w:val="00B378E7"/>
    <w:rsid w:val="00B37B26"/>
    <w:rsid w:val="00B40107"/>
    <w:rsid w:val="00B4084F"/>
    <w:rsid w:val="00B409BB"/>
    <w:rsid w:val="00B40B64"/>
    <w:rsid w:val="00B40FD4"/>
    <w:rsid w:val="00B41055"/>
    <w:rsid w:val="00B411F5"/>
    <w:rsid w:val="00B4163D"/>
    <w:rsid w:val="00B416FB"/>
    <w:rsid w:val="00B418AA"/>
    <w:rsid w:val="00B41F39"/>
    <w:rsid w:val="00B421A2"/>
    <w:rsid w:val="00B4229D"/>
    <w:rsid w:val="00B4241D"/>
    <w:rsid w:val="00B428A4"/>
    <w:rsid w:val="00B42AAA"/>
    <w:rsid w:val="00B42D09"/>
    <w:rsid w:val="00B42D49"/>
    <w:rsid w:val="00B42DEE"/>
    <w:rsid w:val="00B441E5"/>
    <w:rsid w:val="00B448A9"/>
    <w:rsid w:val="00B44BB8"/>
    <w:rsid w:val="00B44F7A"/>
    <w:rsid w:val="00B453CB"/>
    <w:rsid w:val="00B45599"/>
    <w:rsid w:val="00B457B9"/>
    <w:rsid w:val="00B45AEC"/>
    <w:rsid w:val="00B45D6A"/>
    <w:rsid w:val="00B45EB5"/>
    <w:rsid w:val="00B45F7D"/>
    <w:rsid w:val="00B46654"/>
    <w:rsid w:val="00B46B37"/>
    <w:rsid w:val="00B4725B"/>
    <w:rsid w:val="00B4743C"/>
    <w:rsid w:val="00B47BFB"/>
    <w:rsid w:val="00B500D8"/>
    <w:rsid w:val="00B503AB"/>
    <w:rsid w:val="00B50485"/>
    <w:rsid w:val="00B50F6B"/>
    <w:rsid w:val="00B50FBA"/>
    <w:rsid w:val="00B516B8"/>
    <w:rsid w:val="00B52028"/>
    <w:rsid w:val="00B520E4"/>
    <w:rsid w:val="00B52125"/>
    <w:rsid w:val="00B52191"/>
    <w:rsid w:val="00B522DB"/>
    <w:rsid w:val="00B52C62"/>
    <w:rsid w:val="00B52DC4"/>
    <w:rsid w:val="00B52E06"/>
    <w:rsid w:val="00B53463"/>
    <w:rsid w:val="00B53820"/>
    <w:rsid w:val="00B53B6A"/>
    <w:rsid w:val="00B53CD3"/>
    <w:rsid w:val="00B542FB"/>
    <w:rsid w:val="00B547D9"/>
    <w:rsid w:val="00B54C14"/>
    <w:rsid w:val="00B55D68"/>
    <w:rsid w:val="00B56094"/>
    <w:rsid w:val="00B56394"/>
    <w:rsid w:val="00B56E5C"/>
    <w:rsid w:val="00B570C2"/>
    <w:rsid w:val="00B574E3"/>
    <w:rsid w:val="00B578F9"/>
    <w:rsid w:val="00B603F1"/>
    <w:rsid w:val="00B60C63"/>
    <w:rsid w:val="00B619AE"/>
    <w:rsid w:val="00B6205E"/>
    <w:rsid w:val="00B6233E"/>
    <w:rsid w:val="00B6309B"/>
    <w:rsid w:val="00B63487"/>
    <w:rsid w:val="00B635CE"/>
    <w:rsid w:val="00B64008"/>
    <w:rsid w:val="00B6447F"/>
    <w:rsid w:val="00B64CEE"/>
    <w:rsid w:val="00B65134"/>
    <w:rsid w:val="00B6524C"/>
    <w:rsid w:val="00B6536F"/>
    <w:rsid w:val="00B657D4"/>
    <w:rsid w:val="00B6580B"/>
    <w:rsid w:val="00B65E83"/>
    <w:rsid w:val="00B66076"/>
    <w:rsid w:val="00B66441"/>
    <w:rsid w:val="00B6669E"/>
    <w:rsid w:val="00B6688C"/>
    <w:rsid w:val="00B675AE"/>
    <w:rsid w:val="00B67C22"/>
    <w:rsid w:val="00B67CC7"/>
    <w:rsid w:val="00B67ED2"/>
    <w:rsid w:val="00B701AA"/>
    <w:rsid w:val="00B704B3"/>
    <w:rsid w:val="00B7067F"/>
    <w:rsid w:val="00B70E30"/>
    <w:rsid w:val="00B71031"/>
    <w:rsid w:val="00B71351"/>
    <w:rsid w:val="00B7164F"/>
    <w:rsid w:val="00B71687"/>
    <w:rsid w:val="00B71A22"/>
    <w:rsid w:val="00B71B33"/>
    <w:rsid w:val="00B71B38"/>
    <w:rsid w:val="00B71CFA"/>
    <w:rsid w:val="00B72049"/>
    <w:rsid w:val="00B72B94"/>
    <w:rsid w:val="00B73309"/>
    <w:rsid w:val="00B7381E"/>
    <w:rsid w:val="00B73BB8"/>
    <w:rsid w:val="00B73CF9"/>
    <w:rsid w:val="00B73DA0"/>
    <w:rsid w:val="00B7442F"/>
    <w:rsid w:val="00B7470E"/>
    <w:rsid w:val="00B7473F"/>
    <w:rsid w:val="00B74837"/>
    <w:rsid w:val="00B74BDE"/>
    <w:rsid w:val="00B752AD"/>
    <w:rsid w:val="00B754D7"/>
    <w:rsid w:val="00B756DD"/>
    <w:rsid w:val="00B757FF"/>
    <w:rsid w:val="00B75829"/>
    <w:rsid w:val="00B759BF"/>
    <w:rsid w:val="00B75BC8"/>
    <w:rsid w:val="00B75C57"/>
    <w:rsid w:val="00B75F14"/>
    <w:rsid w:val="00B75FAB"/>
    <w:rsid w:val="00B75FD2"/>
    <w:rsid w:val="00B7613A"/>
    <w:rsid w:val="00B76442"/>
    <w:rsid w:val="00B767A9"/>
    <w:rsid w:val="00B7697C"/>
    <w:rsid w:val="00B76B6D"/>
    <w:rsid w:val="00B77158"/>
    <w:rsid w:val="00B777CB"/>
    <w:rsid w:val="00B80308"/>
    <w:rsid w:val="00B803A5"/>
    <w:rsid w:val="00B804A0"/>
    <w:rsid w:val="00B80AD5"/>
    <w:rsid w:val="00B80CFC"/>
    <w:rsid w:val="00B80D78"/>
    <w:rsid w:val="00B8131C"/>
    <w:rsid w:val="00B81431"/>
    <w:rsid w:val="00B81690"/>
    <w:rsid w:val="00B81830"/>
    <w:rsid w:val="00B81CA0"/>
    <w:rsid w:val="00B81D59"/>
    <w:rsid w:val="00B81EC2"/>
    <w:rsid w:val="00B8225D"/>
    <w:rsid w:val="00B8250E"/>
    <w:rsid w:val="00B82B9C"/>
    <w:rsid w:val="00B82E24"/>
    <w:rsid w:val="00B82ECC"/>
    <w:rsid w:val="00B8353F"/>
    <w:rsid w:val="00B838A8"/>
    <w:rsid w:val="00B83906"/>
    <w:rsid w:val="00B83CD6"/>
    <w:rsid w:val="00B83DA8"/>
    <w:rsid w:val="00B84285"/>
    <w:rsid w:val="00B842E2"/>
    <w:rsid w:val="00B842E7"/>
    <w:rsid w:val="00B8476B"/>
    <w:rsid w:val="00B8479C"/>
    <w:rsid w:val="00B848CB"/>
    <w:rsid w:val="00B84FD4"/>
    <w:rsid w:val="00B8530F"/>
    <w:rsid w:val="00B85521"/>
    <w:rsid w:val="00B866F5"/>
    <w:rsid w:val="00B86F42"/>
    <w:rsid w:val="00B875E6"/>
    <w:rsid w:val="00B8760D"/>
    <w:rsid w:val="00B87B3B"/>
    <w:rsid w:val="00B87B60"/>
    <w:rsid w:val="00B9054B"/>
    <w:rsid w:val="00B90F69"/>
    <w:rsid w:val="00B9138A"/>
    <w:rsid w:val="00B91457"/>
    <w:rsid w:val="00B917EC"/>
    <w:rsid w:val="00B91B30"/>
    <w:rsid w:val="00B91B61"/>
    <w:rsid w:val="00B92348"/>
    <w:rsid w:val="00B92744"/>
    <w:rsid w:val="00B927D7"/>
    <w:rsid w:val="00B92A62"/>
    <w:rsid w:val="00B92D73"/>
    <w:rsid w:val="00B93387"/>
    <w:rsid w:val="00B933AC"/>
    <w:rsid w:val="00B93418"/>
    <w:rsid w:val="00B93C6B"/>
    <w:rsid w:val="00B93C94"/>
    <w:rsid w:val="00B94640"/>
    <w:rsid w:val="00B95400"/>
    <w:rsid w:val="00B95789"/>
    <w:rsid w:val="00B95A54"/>
    <w:rsid w:val="00B95BC9"/>
    <w:rsid w:val="00B95F1F"/>
    <w:rsid w:val="00B96A73"/>
    <w:rsid w:val="00B96B00"/>
    <w:rsid w:val="00B96E48"/>
    <w:rsid w:val="00B97659"/>
    <w:rsid w:val="00B97F19"/>
    <w:rsid w:val="00BA0C9B"/>
    <w:rsid w:val="00BA148F"/>
    <w:rsid w:val="00BA14C2"/>
    <w:rsid w:val="00BA1519"/>
    <w:rsid w:val="00BA1586"/>
    <w:rsid w:val="00BA19C3"/>
    <w:rsid w:val="00BA1DAF"/>
    <w:rsid w:val="00BA2003"/>
    <w:rsid w:val="00BA256E"/>
    <w:rsid w:val="00BA2FAF"/>
    <w:rsid w:val="00BA3019"/>
    <w:rsid w:val="00BA346E"/>
    <w:rsid w:val="00BA35A2"/>
    <w:rsid w:val="00BA397E"/>
    <w:rsid w:val="00BA3B4C"/>
    <w:rsid w:val="00BA3C2A"/>
    <w:rsid w:val="00BA3C3C"/>
    <w:rsid w:val="00BA3CAD"/>
    <w:rsid w:val="00BA3E65"/>
    <w:rsid w:val="00BA4298"/>
    <w:rsid w:val="00BA4AFF"/>
    <w:rsid w:val="00BA4E39"/>
    <w:rsid w:val="00BA4F5E"/>
    <w:rsid w:val="00BA51AF"/>
    <w:rsid w:val="00BA5528"/>
    <w:rsid w:val="00BA5537"/>
    <w:rsid w:val="00BA58ED"/>
    <w:rsid w:val="00BA5A53"/>
    <w:rsid w:val="00BA5DF7"/>
    <w:rsid w:val="00BA5ECD"/>
    <w:rsid w:val="00BA6342"/>
    <w:rsid w:val="00BA6706"/>
    <w:rsid w:val="00BA67F0"/>
    <w:rsid w:val="00BA695A"/>
    <w:rsid w:val="00BA6BE0"/>
    <w:rsid w:val="00BA6FD4"/>
    <w:rsid w:val="00BA6FD5"/>
    <w:rsid w:val="00BA71BE"/>
    <w:rsid w:val="00BA7542"/>
    <w:rsid w:val="00BA7D32"/>
    <w:rsid w:val="00BB0418"/>
    <w:rsid w:val="00BB0B1D"/>
    <w:rsid w:val="00BB0DAB"/>
    <w:rsid w:val="00BB0E39"/>
    <w:rsid w:val="00BB10B6"/>
    <w:rsid w:val="00BB1ABD"/>
    <w:rsid w:val="00BB1C25"/>
    <w:rsid w:val="00BB1DCB"/>
    <w:rsid w:val="00BB21F7"/>
    <w:rsid w:val="00BB231D"/>
    <w:rsid w:val="00BB236B"/>
    <w:rsid w:val="00BB263D"/>
    <w:rsid w:val="00BB2D6E"/>
    <w:rsid w:val="00BB311B"/>
    <w:rsid w:val="00BB318D"/>
    <w:rsid w:val="00BB32F2"/>
    <w:rsid w:val="00BB3ACB"/>
    <w:rsid w:val="00BB3F13"/>
    <w:rsid w:val="00BB4066"/>
    <w:rsid w:val="00BB434E"/>
    <w:rsid w:val="00BB46AD"/>
    <w:rsid w:val="00BB4993"/>
    <w:rsid w:val="00BB4BAB"/>
    <w:rsid w:val="00BB4BE4"/>
    <w:rsid w:val="00BB50A6"/>
    <w:rsid w:val="00BB5378"/>
    <w:rsid w:val="00BB5452"/>
    <w:rsid w:val="00BB57AE"/>
    <w:rsid w:val="00BB58B7"/>
    <w:rsid w:val="00BB596B"/>
    <w:rsid w:val="00BB5F5F"/>
    <w:rsid w:val="00BB5F66"/>
    <w:rsid w:val="00BB6086"/>
    <w:rsid w:val="00BB6711"/>
    <w:rsid w:val="00BB671D"/>
    <w:rsid w:val="00BB6C1E"/>
    <w:rsid w:val="00BB6D7D"/>
    <w:rsid w:val="00BB6E39"/>
    <w:rsid w:val="00BB7237"/>
    <w:rsid w:val="00BB7573"/>
    <w:rsid w:val="00BB7662"/>
    <w:rsid w:val="00BB7A43"/>
    <w:rsid w:val="00BB7E54"/>
    <w:rsid w:val="00BC0715"/>
    <w:rsid w:val="00BC0BA0"/>
    <w:rsid w:val="00BC0C2C"/>
    <w:rsid w:val="00BC0C68"/>
    <w:rsid w:val="00BC10A2"/>
    <w:rsid w:val="00BC1544"/>
    <w:rsid w:val="00BC1DC9"/>
    <w:rsid w:val="00BC1DED"/>
    <w:rsid w:val="00BC1E68"/>
    <w:rsid w:val="00BC2F5E"/>
    <w:rsid w:val="00BC318C"/>
    <w:rsid w:val="00BC34C6"/>
    <w:rsid w:val="00BC3DDC"/>
    <w:rsid w:val="00BC3F08"/>
    <w:rsid w:val="00BC4269"/>
    <w:rsid w:val="00BC42E2"/>
    <w:rsid w:val="00BC43B4"/>
    <w:rsid w:val="00BC43D3"/>
    <w:rsid w:val="00BC492D"/>
    <w:rsid w:val="00BC4DAF"/>
    <w:rsid w:val="00BC4F0C"/>
    <w:rsid w:val="00BC51A3"/>
    <w:rsid w:val="00BC52CD"/>
    <w:rsid w:val="00BC5469"/>
    <w:rsid w:val="00BC562E"/>
    <w:rsid w:val="00BC563D"/>
    <w:rsid w:val="00BC57CE"/>
    <w:rsid w:val="00BC57D3"/>
    <w:rsid w:val="00BC5965"/>
    <w:rsid w:val="00BC5CBB"/>
    <w:rsid w:val="00BC5E0F"/>
    <w:rsid w:val="00BC655F"/>
    <w:rsid w:val="00BC666B"/>
    <w:rsid w:val="00BC6946"/>
    <w:rsid w:val="00BC6F12"/>
    <w:rsid w:val="00BC6FEE"/>
    <w:rsid w:val="00BC7566"/>
    <w:rsid w:val="00BD021B"/>
    <w:rsid w:val="00BD0741"/>
    <w:rsid w:val="00BD089E"/>
    <w:rsid w:val="00BD08BE"/>
    <w:rsid w:val="00BD0E6F"/>
    <w:rsid w:val="00BD10CE"/>
    <w:rsid w:val="00BD1422"/>
    <w:rsid w:val="00BD1518"/>
    <w:rsid w:val="00BD180C"/>
    <w:rsid w:val="00BD18F0"/>
    <w:rsid w:val="00BD2126"/>
    <w:rsid w:val="00BD2500"/>
    <w:rsid w:val="00BD2573"/>
    <w:rsid w:val="00BD2C6B"/>
    <w:rsid w:val="00BD2C78"/>
    <w:rsid w:val="00BD2D52"/>
    <w:rsid w:val="00BD2F65"/>
    <w:rsid w:val="00BD3851"/>
    <w:rsid w:val="00BD3B17"/>
    <w:rsid w:val="00BD3C62"/>
    <w:rsid w:val="00BD3D56"/>
    <w:rsid w:val="00BD4549"/>
    <w:rsid w:val="00BD4A06"/>
    <w:rsid w:val="00BD4BE4"/>
    <w:rsid w:val="00BD4C57"/>
    <w:rsid w:val="00BD4E8E"/>
    <w:rsid w:val="00BD515D"/>
    <w:rsid w:val="00BD5609"/>
    <w:rsid w:val="00BD59C5"/>
    <w:rsid w:val="00BD5B4D"/>
    <w:rsid w:val="00BD6017"/>
    <w:rsid w:val="00BD6314"/>
    <w:rsid w:val="00BD67FD"/>
    <w:rsid w:val="00BD71AC"/>
    <w:rsid w:val="00BD7267"/>
    <w:rsid w:val="00BD7417"/>
    <w:rsid w:val="00BD79CF"/>
    <w:rsid w:val="00BD7E04"/>
    <w:rsid w:val="00BE033B"/>
    <w:rsid w:val="00BE0BE6"/>
    <w:rsid w:val="00BE11A0"/>
    <w:rsid w:val="00BE1770"/>
    <w:rsid w:val="00BE1DCE"/>
    <w:rsid w:val="00BE21EA"/>
    <w:rsid w:val="00BE24E5"/>
    <w:rsid w:val="00BE2655"/>
    <w:rsid w:val="00BE2C95"/>
    <w:rsid w:val="00BE2F3D"/>
    <w:rsid w:val="00BE307D"/>
    <w:rsid w:val="00BE35A2"/>
    <w:rsid w:val="00BE3841"/>
    <w:rsid w:val="00BE4212"/>
    <w:rsid w:val="00BE42FA"/>
    <w:rsid w:val="00BE43D5"/>
    <w:rsid w:val="00BE4D39"/>
    <w:rsid w:val="00BE4DFB"/>
    <w:rsid w:val="00BE5205"/>
    <w:rsid w:val="00BE57B4"/>
    <w:rsid w:val="00BE582B"/>
    <w:rsid w:val="00BE5DCF"/>
    <w:rsid w:val="00BE60DA"/>
    <w:rsid w:val="00BE60F7"/>
    <w:rsid w:val="00BE6AB0"/>
    <w:rsid w:val="00BE6C4E"/>
    <w:rsid w:val="00BE6D72"/>
    <w:rsid w:val="00BE72D1"/>
    <w:rsid w:val="00BE75A2"/>
    <w:rsid w:val="00BE7893"/>
    <w:rsid w:val="00BE7ABD"/>
    <w:rsid w:val="00BE7C00"/>
    <w:rsid w:val="00BE7D1E"/>
    <w:rsid w:val="00BF03FA"/>
    <w:rsid w:val="00BF0494"/>
    <w:rsid w:val="00BF0AF9"/>
    <w:rsid w:val="00BF0B11"/>
    <w:rsid w:val="00BF1066"/>
    <w:rsid w:val="00BF1128"/>
    <w:rsid w:val="00BF128B"/>
    <w:rsid w:val="00BF1644"/>
    <w:rsid w:val="00BF18E7"/>
    <w:rsid w:val="00BF1C89"/>
    <w:rsid w:val="00BF1F30"/>
    <w:rsid w:val="00BF21A0"/>
    <w:rsid w:val="00BF2467"/>
    <w:rsid w:val="00BF26CE"/>
    <w:rsid w:val="00BF291F"/>
    <w:rsid w:val="00BF29F6"/>
    <w:rsid w:val="00BF2A11"/>
    <w:rsid w:val="00BF2D6C"/>
    <w:rsid w:val="00BF2FD2"/>
    <w:rsid w:val="00BF32A8"/>
    <w:rsid w:val="00BF3539"/>
    <w:rsid w:val="00BF38CA"/>
    <w:rsid w:val="00BF3B7C"/>
    <w:rsid w:val="00BF3F1A"/>
    <w:rsid w:val="00BF3FE6"/>
    <w:rsid w:val="00BF4203"/>
    <w:rsid w:val="00BF425D"/>
    <w:rsid w:val="00BF452C"/>
    <w:rsid w:val="00BF46E4"/>
    <w:rsid w:val="00BF46ED"/>
    <w:rsid w:val="00BF46F6"/>
    <w:rsid w:val="00BF4DF2"/>
    <w:rsid w:val="00BF5288"/>
    <w:rsid w:val="00BF545D"/>
    <w:rsid w:val="00BF578A"/>
    <w:rsid w:val="00BF59E8"/>
    <w:rsid w:val="00BF5E2A"/>
    <w:rsid w:val="00BF60EA"/>
    <w:rsid w:val="00BF6491"/>
    <w:rsid w:val="00BF6B14"/>
    <w:rsid w:val="00BF7198"/>
    <w:rsid w:val="00BF721B"/>
    <w:rsid w:val="00BF7650"/>
    <w:rsid w:val="00BF7F4E"/>
    <w:rsid w:val="00C012F9"/>
    <w:rsid w:val="00C01369"/>
    <w:rsid w:val="00C014B6"/>
    <w:rsid w:val="00C01647"/>
    <w:rsid w:val="00C017A4"/>
    <w:rsid w:val="00C028E1"/>
    <w:rsid w:val="00C02A49"/>
    <w:rsid w:val="00C030A0"/>
    <w:rsid w:val="00C0321C"/>
    <w:rsid w:val="00C0329B"/>
    <w:rsid w:val="00C03764"/>
    <w:rsid w:val="00C037F7"/>
    <w:rsid w:val="00C0399C"/>
    <w:rsid w:val="00C039E0"/>
    <w:rsid w:val="00C04199"/>
    <w:rsid w:val="00C0425E"/>
    <w:rsid w:val="00C043EF"/>
    <w:rsid w:val="00C04671"/>
    <w:rsid w:val="00C046D2"/>
    <w:rsid w:val="00C04815"/>
    <w:rsid w:val="00C0485C"/>
    <w:rsid w:val="00C0488A"/>
    <w:rsid w:val="00C04EBB"/>
    <w:rsid w:val="00C05175"/>
    <w:rsid w:val="00C052E3"/>
    <w:rsid w:val="00C052E8"/>
    <w:rsid w:val="00C05A89"/>
    <w:rsid w:val="00C05F29"/>
    <w:rsid w:val="00C05F8C"/>
    <w:rsid w:val="00C069E3"/>
    <w:rsid w:val="00C06B1F"/>
    <w:rsid w:val="00C06D7A"/>
    <w:rsid w:val="00C0706E"/>
    <w:rsid w:val="00C07A91"/>
    <w:rsid w:val="00C100F1"/>
    <w:rsid w:val="00C106FF"/>
    <w:rsid w:val="00C107A6"/>
    <w:rsid w:val="00C10A77"/>
    <w:rsid w:val="00C116BC"/>
    <w:rsid w:val="00C1177F"/>
    <w:rsid w:val="00C11A07"/>
    <w:rsid w:val="00C11AA1"/>
    <w:rsid w:val="00C11E1E"/>
    <w:rsid w:val="00C120B8"/>
    <w:rsid w:val="00C1211B"/>
    <w:rsid w:val="00C12139"/>
    <w:rsid w:val="00C127B0"/>
    <w:rsid w:val="00C12950"/>
    <w:rsid w:val="00C12A46"/>
    <w:rsid w:val="00C13178"/>
    <w:rsid w:val="00C131DC"/>
    <w:rsid w:val="00C133A1"/>
    <w:rsid w:val="00C1367E"/>
    <w:rsid w:val="00C14552"/>
    <w:rsid w:val="00C145C0"/>
    <w:rsid w:val="00C14BAA"/>
    <w:rsid w:val="00C14FF0"/>
    <w:rsid w:val="00C1522A"/>
    <w:rsid w:val="00C15534"/>
    <w:rsid w:val="00C1577B"/>
    <w:rsid w:val="00C15F67"/>
    <w:rsid w:val="00C1604D"/>
    <w:rsid w:val="00C160C4"/>
    <w:rsid w:val="00C16118"/>
    <w:rsid w:val="00C16776"/>
    <w:rsid w:val="00C16812"/>
    <w:rsid w:val="00C170F9"/>
    <w:rsid w:val="00C171A0"/>
    <w:rsid w:val="00C177DB"/>
    <w:rsid w:val="00C17A02"/>
    <w:rsid w:val="00C17F60"/>
    <w:rsid w:val="00C2050C"/>
    <w:rsid w:val="00C20554"/>
    <w:rsid w:val="00C2064D"/>
    <w:rsid w:val="00C206E1"/>
    <w:rsid w:val="00C2075F"/>
    <w:rsid w:val="00C2096A"/>
    <w:rsid w:val="00C209AD"/>
    <w:rsid w:val="00C21071"/>
    <w:rsid w:val="00C217A7"/>
    <w:rsid w:val="00C21B9C"/>
    <w:rsid w:val="00C222F6"/>
    <w:rsid w:val="00C22DE0"/>
    <w:rsid w:val="00C23259"/>
    <w:rsid w:val="00C23341"/>
    <w:rsid w:val="00C23A4D"/>
    <w:rsid w:val="00C23BB2"/>
    <w:rsid w:val="00C2409E"/>
    <w:rsid w:val="00C246EF"/>
    <w:rsid w:val="00C249E2"/>
    <w:rsid w:val="00C24CF0"/>
    <w:rsid w:val="00C251B5"/>
    <w:rsid w:val="00C254A0"/>
    <w:rsid w:val="00C25649"/>
    <w:rsid w:val="00C25D5E"/>
    <w:rsid w:val="00C25FC6"/>
    <w:rsid w:val="00C2617C"/>
    <w:rsid w:val="00C26658"/>
    <w:rsid w:val="00C266BA"/>
    <w:rsid w:val="00C266BD"/>
    <w:rsid w:val="00C26BBC"/>
    <w:rsid w:val="00C277FD"/>
    <w:rsid w:val="00C30094"/>
    <w:rsid w:val="00C30986"/>
    <w:rsid w:val="00C30B2D"/>
    <w:rsid w:val="00C30D2C"/>
    <w:rsid w:val="00C30DF4"/>
    <w:rsid w:val="00C31822"/>
    <w:rsid w:val="00C31A19"/>
    <w:rsid w:val="00C31D5F"/>
    <w:rsid w:val="00C32379"/>
    <w:rsid w:val="00C3249F"/>
    <w:rsid w:val="00C32605"/>
    <w:rsid w:val="00C32D1B"/>
    <w:rsid w:val="00C32D99"/>
    <w:rsid w:val="00C32FF2"/>
    <w:rsid w:val="00C3365B"/>
    <w:rsid w:val="00C338B0"/>
    <w:rsid w:val="00C339E1"/>
    <w:rsid w:val="00C33A69"/>
    <w:rsid w:val="00C33EA2"/>
    <w:rsid w:val="00C33F28"/>
    <w:rsid w:val="00C33FC8"/>
    <w:rsid w:val="00C340B6"/>
    <w:rsid w:val="00C340C6"/>
    <w:rsid w:val="00C343D0"/>
    <w:rsid w:val="00C3453D"/>
    <w:rsid w:val="00C3473A"/>
    <w:rsid w:val="00C34814"/>
    <w:rsid w:val="00C34A64"/>
    <w:rsid w:val="00C34D59"/>
    <w:rsid w:val="00C34DA9"/>
    <w:rsid w:val="00C34FEE"/>
    <w:rsid w:val="00C3551B"/>
    <w:rsid w:val="00C35994"/>
    <w:rsid w:val="00C359B1"/>
    <w:rsid w:val="00C35BA6"/>
    <w:rsid w:val="00C35D31"/>
    <w:rsid w:val="00C3614D"/>
    <w:rsid w:val="00C36B7D"/>
    <w:rsid w:val="00C376D4"/>
    <w:rsid w:val="00C37813"/>
    <w:rsid w:val="00C37AE6"/>
    <w:rsid w:val="00C37C30"/>
    <w:rsid w:val="00C37C7B"/>
    <w:rsid w:val="00C40351"/>
    <w:rsid w:val="00C40781"/>
    <w:rsid w:val="00C40CB7"/>
    <w:rsid w:val="00C41155"/>
    <w:rsid w:val="00C41701"/>
    <w:rsid w:val="00C4178B"/>
    <w:rsid w:val="00C41952"/>
    <w:rsid w:val="00C41DD7"/>
    <w:rsid w:val="00C420F7"/>
    <w:rsid w:val="00C42841"/>
    <w:rsid w:val="00C42C84"/>
    <w:rsid w:val="00C42D23"/>
    <w:rsid w:val="00C42D36"/>
    <w:rsid w:val="00C42D48"/>
    <w:rsid w:val="00C42DDF"/>
    <w:rsid w:val="00C43277"/>
    <w:rsid w:val="00C43621"/>
    <w:rsid w:val="00C4367A"/>
    <w:rsid w:val="00C436CC"/>
    <w:rsid w:val="00C43AA6"/>
    <w:rsid w:val="00C43CA0"/>
    <w:rsid w:val="00C4437C"/>
    <w:rsid w:val="00C443F2"/>
    <w:rsid w:val="00C4457A"/>
    <w:rsid w:val="00C44B4F"/>
    <w:rsid w:val="00C44CE6"/>
    <w:rsid w:val="00C44F96"/>
    <w:rsid w:val="00C450DA"/>
    <w:rsid w:val="00C45817"/>
    <w:rsid w:val="00C45845"/>
    <w:rsid w:val="00C45BDF"/>
    <w:rsid w:val="00C45E88"/>
    <w:rsid w:val="00C4656C"/>
    <w:rsid w:val="00C466E9"/>
    <w:rsid w:val="00C46771"/>
    <w:rsid w:val="00C46B04"/>
    <w:rsid w:val="00C46D4A"/>
    <w:rsid w:val="00C47153"/>
    <w:rsid w:val="00C4759D"/>
    <w:rsid w:val="00C47846"/>
    <w:rsid w:val="00C47A6F"/>
    <w:rsid w:val="00C47E89"/>
    <w:rsid w:val="00C503B2"/>
    <w:rsid w:val="00C5089C"/>
    <w:rsid w:val="00C509B3"/>
    <w:rsid w:val="00C50A4A"/>
    <w:rsid w:val="00C51370"/>
    <w:rsid w:val="00C51F18"/>
    <w:rsid w:val="00C5202F"/>
    <w:rsid w:val="00C521C0"/>
    <w:rsid w:val="00C52335"/>
    <w:rsid w:val="00C52337"/>
    <w:rsid w:val="00C52500"/>
    <w:rsid w:val="00C52B81"/>
    <w:rsid w:val="00C52C67"/>
    <w:rsid w:val="00C52E53"/>
    <w:rsid w:val="00C532B4"/>
    <w:rsid w:val="00C532FE"/>
    <w:rsid w:val="00C5353F"/>
    <w:rsid w:val="00C53750"/>
    <w:rsid w:val="00C53789"/>
    <w:rsid w:val="00C537E9"/>
    <w:rsid w:val="00C537F7"/>
    <w:rsid w:val="00C5385F"/>
    <w:rsid w:val="00C53BF0"/>
    <w:rsid w:val="00C53D61"/>
    <w:rsid w:val="00C53E85"/>
    <w:rsid w:val="00C53EAF"/>
    <w:rsid w:val="00C53FBA"/>
    <w:rsid w:val="00C54711"/>
    <w:rsid w:val="00C548A1"/>
    <w:rsid w:val="00C54B0C"/>
    <w:rsid w:val="00C55A7F"/>
    <w:rsid w:val="00C55B6F"/>
    <w:rsid w:val="00C5604B"/>
    <w:rsid w:val="00C56181"/>
    <w:rsid w:val="00C5624B"/>
    <w:rsid w:val="00C56533"/>
    <w:rsid w:val="00C56A2A"/>
    <w:rsid w:val="00C5730D"/>
    <w:rsid w:val="00C5755C"/>
    <w:rsid w:val="00C576CD"/>
    <w:rsid w:val="00C577A9"/>
    <w:rsid w:val="00C57825"/>
    <w:rsid w:val="00C57BE4"/>
    <w:rsid w:val="00C57C1C"/>
    <w:rsid w:val="00C57F16"/>
    <w:rsid w:val="00C602BE"/>
    <w:rsid w:val="00C602D0"/>
    <w:rsid w:val="00C60855"/>
    <w:rsid w:val="00C60EC8"/>
    <w:rsid w:val="00C61009"/>
    <w:rsid w:val="00C61162"/>
    <w:rsid w:val="00C61170"/>
    <w:rsid w:val="00C616E1"/>
    <w:rsid w:val="00C61A78"/>
    <w:rsid w:val="00C62559"/>
    <w:rsid w:val="00C62B75"/>
    <w:rsid w:val="00C62D85"/>
    <w:rsid w:val="00C62EF4"/>
    <w:rsid w:val="00C636E7"/>
    <w:rsid w:val="00C63BEB"/>
    <w:rsid w:val="00C640E5"/>
    <w:rsid w:val="00C64101"/>
    <w:rsid w:val="00C6461E"/>
    <w:rsid w:val="00C646FE"/>
    <w:rsid w:val="00C64B05"/>
    <w:rsid w:val="00C64BF2"/>
    <w:rsid w:val="00C64C6C"/>
    <w:rsid w:val="00C64F54"/>
    <w:rsid w:val="00C6516C"/>
    <w:rsid w:val="00C6517F"/>
    <w:rsid w:val="00C65C76"/>
    <w:rsid w:val="00C6603D"/>
    <w:rsid w:val="00C6620A"/>
    <w:rsid w:val="00C667BB"/>
    <w:rsid w:val="00C66AD6"/>
    <w:rsid w:val="00C67770"/>
    <w:rsid w:val="00C67A56"/>
    <w:rsid w:val="00C67E5B"/>
    <w:rsid w:val="00C7034B"/>
    <w:rsid w:val="00C70A2C"/>
    <w:rsid w:val="00C70F21"/>
    <w:rsid w:val="00C712A4"/>
    <w:rsid w:val="00C71543"/>
    <w:rsid w:val="00C71C91"/>
    <w:rsid w:val="00C71D46"/>
    <w:rsid w:val="00C71E72"/>
    <w:rsid w:val="00C7225F"/>
    <w:rsid w:val="00C7278E"/>
    <w:rsid w:val="00C72A3E"/>
    <w:rsid w:val="00C72DA5"/>
    <w:rsid w:val="00C7304B"/>
    <w:rsid w:val="00C732F5"/>
    <w:rsid w:val="00C73479"/>
    <w:rsid w:val="00C734BD"/>
    <w:rsid w:val="00C73663"/>
    <w:rsid w:val="00C736A4"/>
    <w:rsid w:val="00C73C50"/>
    <w:rsid w:val="00C74143"/>
    <w:rsid w:val="00C7498B"/>
    <w:rsid w:val="00C749CA"/>
    <w:rsid w:val="00C74B6B"/>
    <w:rsid w:val="00C74BB5"/>
    <w:rsid w:val="00C74DE9"/>
    <w:rsid w:val="00C7503A"/>
    <w:rsid w:val="00C752A7"/>
    <w:rsid w:val="00C75401"/>
    <w:rsid w:val="00C75766"/>
    <w:rsid w:val="00C75C2F"/>
    <w:rsid w:val="00C75D48"/>
    <w:rsid w:val="00C75FA4"/>
    <w:rsid w:val="00C76FE6"/>
    <w:rsid w:val="00C77099"/>
    <w:rsid w:val="00C77462"/>
    <w:rsid w:val="00C775DC"/>
    <w:rsid w:val="00C776DB"/>
    <w:rsid w:val="00C77752"/>
    <w:rsid w:val="00C77813"/>
    <w:rsid w:val="00C77E44"/>
    <w:rsid w:val="00C8005A"/>
    <w:rsid w:val="00C802C5"/>
    <w:rsid w:val="00C80640"/>
    <w:rsid w:val="00C80643"/>
    <w:rsid w:val="00C80A80"/>
    <w:rsid w:val="00C80DBE"/>
    <w:rsid w:val="00C81329"/>
    <w:rsid w:val="00C81882"/>
    <w:rsid w:val="00C81AE2"/>
    <w:rsid w:val="00C81C1B"/>
    <w:rsid w:val="00C820E0"/>
    <w:rsid w:val="00C826B2"/>
    <w:rsid w:val="00C82986"/>
    <w:rsid w:val="00C82D92"/>
    <w:rsid w:val="00C832A3"/>
    <w:rsid w:val="00C83D29"/>
    <w:rsid w:val="00C841AC"/>
    <w:rsid w:val="00C841BE"/>
    <w:rsid w:val="00C84A25"/>
    <w:rsid w:val="00C850EA"/>
    <w:rsid w:val="00C85140"/>
    <w:rsid w:val="00C85254"/>
    <w:rsid w:val="00C85393"/>
    <w:rsid w:val="00C85396"/>
    <w:rsid w:val="00C85636"/>
    <w:rsid w:val="00C85CE1"/>
    <w:rsid w:val="00C86757"/>
    <w:rsid w:val="00C86C0D"/>
    <w:rsid w:val="00C86C3E"/>
    <w:rsid w:val="00C87422"/>
    <w:rsid w:val="00C87545"/>
    <w:rsid w:val="00C8768F"/>
    <w:rsid w:val="00C87915"/>
    <w:rsid w:val="00C87D0A"/>
    <w:rsid w:val="00C87E0C"/>
    <w:rsid w:val="00C901FF"/>
    <w:rsid w:val="00C90841"/>
    <w:rsid w:val="00C90975"/>
    <w:rsid w:val="00C90A4F"/>
    <w:rsid w:val="00C90D1E"/>
    <w:rsid w:val="00C90E4B"/>
    <w:rsid w:val="00C911BB"/>
    <w:rsid w:val="00C91706"/>
    <w:rsid w:val="00C91777"/>
    <w:rsid w:val="00C91A12"/>
    <w:rsid w:val="00C91BB9"/>
    <w:rsid w:val="00C920CB"/>
    <w:rsid w:val="00C925A8"/>
    <w:rsid w:val="00C92A6C"/>
    <w:rsid w:val="00C92AE3"/>
    <w:rsid w:val="00C92CCB"/>
    <w:rsid w:val="00C92D01"/>
    <w:rsid w:val="00C92DB1"/>
    <w:rsid w:val="00C92E27"/>
    <w:rsid w:val="00C92ED4"/>
    <w:rsid w:val="00C9342A"/>
    <w:rsid w:val="00C937BB"/>
    <w:rsid w:val="00C93AE1"/>
    <w:rsid w:val="00C941FB"/>
    <w:rsid w:val="00C9463A"/>
    <w:rsid w:val="00C947D7"/>
    <w:rsid w:val="00C94B08"/>
    <w:rsid w:val="00C94BD3"/>
    <w:rsid w:val="00C94C1F"/>
    <w:rsid w:val="00C94F5A"/>
    <w:rsid w:val="00C950B6"/>
    <w:rsid w:val="00C9517E"/>
    <w:rsid w:val="00C95315"/>
    <w:rsid w:val="00C9585D"/>
    <w:rsid w:val="00C95A39"/>
    <w:rsid w:val="00C95AA8"/>
    <w:rsid w:val="00C95D0E"/>
    <w:rsid w:val="00C960C7"/>
    <w:rsid w:val="00C96121"/>
    <w:rsid w:val="00C96286"/>
    <w:rsid w:val="00C966FF"/>
    <w:rsid w:val="00C96BB7"/>
    <w:rsid w:val="00C971E2"/>
    <w:rsid w:val="00C97369"/>
    <w:rsid w:val="00C973C7"/>
    <w:rsid w:val="00C976CC"/>
    <w:rsid w:val="00C9774F"/>
    <w:rsid w:val="00C979D0"/>
    <w:rsid w:val="00C97A36"/>
    <w:rsid w:val="00C97F3F"/>
    <w:rsid w:val="00CA007C"/>
    <w:rsid w:val="00CA1371"/>
    <w:rsid w:val="00CA143C"/>
    <w:rsid w:val="00CA144C"/>
    <w:rsid w:val="00CA193E"/>
    <w:rsid w:val="00CA1A72"/>
    <w:rsid w:val="00CA1DBB"/>
    <w:rsid w:val="00CA2022"/>
    <w:rsid w:val="00CA276C"/>
    <w:rsid w:val="00CA2BB3"/>
    <w:rsid w:val="00CA3510"/>
    <w:rsid w:val="00CA363F"/>
    <w:rsid w:val="00CA36B1"/>
    <w:rsid w:val="00CA38BA"/>
    <w:rsid w:val="00CA3A6C"/>
    <w:rsid w:val="00CA3D2D"/>
    <w:rsid w:val="00CA4311"/>
    <w:rsid w:val="00CA4615"/>
    <w:rsid w:val="00CA4E69"/>
    <w:rsid w:val="00CA5763"/>
    <w:rsid w:val="00CA59F6"/>
    <w:rsid w:val="00CA5DAF"/>
    <w:rsid w:val="00CA5DEC"/>
    <w:rsid w:val="00CA67D5"/>
    <w:rsid w:val="00CA6B22"/>
    <w:rsid w:val="00CA704D"/>
    <w:rsid w:val="00CA7087"/>
    <w:rsid w:val="00CA7A7C"/>
    <w:rsid w:val="00CA7CFF"/>
    <w:rsid w:val="00CB0573"/>
    <w:rsid w:val="00CB066D"/>
    <w:rsid w:val="00CB081B"/>
    <w:rsid w:val="00CB08A5"/>
    <w:rsid w:val="00CB0AB8"/>
    <w:rsid w:val="00CB0CDD"/>
    <w:rsid w:val="00CB0D1C"/>
    <w:rsid w:val="00CB0FB1"/>
    <w:rsid w:val="00CB11AA"/>
    <w:rsid w:val="00CB14FA"/>
    <w:rsid w:val="00CB155A"/>
    <w:rsid w:val="00CB19D7"/>
    <w:rsid w:val="00CB1C59"/>
    <w:rsid w:val="00CB2009"/>
    <w:rsid w:val="00CB2649"/>
    <w:rsid w:val="00CB264F"/>
    <w:rsid w:val="00CB2888"/>
    <w:rsid w:val="00CB2B24"/>
    <w:rsid w:val="00CB2B9E"/>
    <w:rsid w:val="00CB2FDD"/>
    <w:rsid w:val="00CB31B3"/>
    <w:rsid w:val="00CB33CB"/>
    <w:rsid w:val="00CB4121"/>
    <w:rsid w:val="00CB42F7"/>
    <w:rsid w:val="00CB4562"/>
    <w:rsid w:val="00CB4686"/>
    <w:rsid w:val="00CB548F"/>
    <w:rsid w:val="00CB550B"/>
    <w:rsid w:val="00CB564A"/>
    <w:rsid w:val="00CB5EE5"/>
    <w:rsid w:val="00CB5F55"/>
    <w:rsid w:val="00CB5FFC"/>
    <w:rsid w:val="00CB6A3D"/>
    <w:rsid w:val="00CB6DBE"/>
    <w:rsid w:val="00CB724C"/>
    <w:rsid w:val="00CB727F"/>
    <w:rsid w:val="00CB7446"/>
    <w:rsid w:val="00CB7665"/>
    <w:rsid w:val="00CB79BB"/>
    <w:rsid w:val="00CC01A2"/>
    <w:rsid w:val="00CC01D5"/>
    <w:rsid w:val="00CC044D"/>
    <w:rsid w:val="00CC0998"/>
    <w:rsid w:val="00CC11FB"/>
    <w:rsid w:val="00CC15B8"/>
    <w:rsid w:val="00CC1661"/>
    <w:rsid w:val="00CC1937"/>
    <w:rsid w:val="00CC1E68"/>
    <w:rsid w:val="00CC1FC5"/>
    <w:rsid w:val="00CC2044"/>
    <w:rsid w:val="00CC25D7"/>
    <w:rsid w:val="00CC27C5"/>
    <w:rsid w:val="00CC2C59"/>
    <w:rsid w:val="00CC367B"/>
    <w:rsid w:val="00CC3709"/>
    <w:rsid w:val="00CC3A7E"/>
    <w:rsid w:val="00CC4178"/>
    <w:rsid w:val="00CC437E"/>
    <w:rsid w:val="00CC452A"/>
    <w:rsid w:val="00CC4765"/>
    <w:rsid w:val="00CC48DF"/>
    <w:rsid w:val="00CC4BE1"/>
    <w:rsid w:val="00CC4D81"/>
    <w:rsid w:val="00CC4E88"/>
    <w:rsid w:val="00CC4F8F"/>
    <w:rsid w:val="00CC540A"/>
    <w:rsid w:val="00CC55B9"/>
    <w:rsid w:val="00CC5784"/>
    <w:rsid w:val="00CC5948"/>
    <w:rsid w:val="00CC5A43"/>
    <w:rsid w:val="00CC5DD7"/>
    <w:rsid w:val="00CC5ECB"/>
    <w:rsid w:val="00CC5F21"/>
    <w:rsid w:val="00CC6422"/>
    <w:rsid w:val="00CC645A"/>
    <w:rsid w:val="00CC66F0"/>
    <w:rsid w:val="00CC6799"/>
    <w:rsid w:val="00CC69F2"/>
    <w:rsid w:val="00CC6F35"/>
    <w:rsid w:val="00CC71C9"/>
    <w:rsid w:val="00CC77DD"/>
    <w:rsid w:val="00CC7983"/>
    <w:rsid w:val="00CC7C99"/>
    <w:rsid w:val="00CC7D9C"/>
    <w:rsid w:val="00CD0601"/>
    <w:rsid w:val="00CD0899"/>
    <w:rsid w:val="00CD0A21"/>
    <w:rsid w:val="00CD0F5A"/>
    <w:rsid w:val="00CD11B9"/>
    <w:rsid w:val="00CD11FF"/>
    <w:rsid w:val="00CD1654"/>
    <w:rsid w:val="00CD180B"/>
    <w:rsid w:val="00CD18FE"/>
    <w:rsid w:val="00CD1A27"/>
    <w:rsid w:val="00CD1E7E"/>
    <w:rsid w:val="00CD2480"/>
    <w:rsid w:val="00CD2AB9"/>
    <w:rsid w:val="00CD2DEF"/>
    <w:rsid w:val="00CD2FE8"/>
    <w:rsid w:val="00CD3694"/>
    <w:rsid w:val="00CD3793"/>
    <w:rsid w:val="00CD3CEC"/>
    <w:rsid w:val="00CD402E"/>
    <w:rsid w:val="00CD4513"/>
    <w:rsid w:val="00CD4563"/>
    <w:rsid w:val="00CD4EA6"/>
    <w:rsid w:val="00CD4EDD"/>
    <w:rsid w:val="00CD50C9"/>
    <w:rsid w:val="00CD5221"/>
    <w:rsid w:val="00CD5333"/>
    <w:rsid w:val="00CD5359"/>
    <w:rsid w:val="00CD56EB"/>
    <w:rsid w:val="00CD590E"/>
    <w:rsid w:val="00CD5FDF"/>
    <w:rsid w:val="00CD60C9"/>
    <w:rsid w:val="00CD6178"/>
    <w:rsid w:val="00CD61F4"/>
    <w:rsid w:val="00CD6314"/>
    <w:rsid w:val="00CD64D0"/>
    <w:rsid w:val="00CD6B79"/>
    <w:rsid w:val="00CD6C01"/>
    <w:rsid w:val="00CD6C92"/>
    <w:rsid w:val="00CD70F5"/>
    <w:rsid w:val="00CD7455"/>
    <w:rsid w:val="00CD76C7"/>
    <w:rsid w:val="00CD780F"/>
    <w:rsid w:val="00CD7FE2"/>
    <w:rsid w:val="00CE0334"/>
    <w:rsid w:val="00CE0920"/>
    <w:rsid w:val="00CE0C6F"/>
    <w:rsid w:val="00CE16FC"/>
    <w:rsid w:val="00CE1B3E"/>
    <w:rsid w:val="00CE21BE"/>
    <w:rsid w:val="00CE23B2"/>
    <w:rsid w:val="00CE264A"/>
    <w:rsid w:val="00CE2DFA"/>
    <w:rsid w:val="00CE34F2"/>
    <w:rsid w:val="00CE3A3E"/>
    <w:rsid w:val="00CE3E06"/>
    <w:rsid w:val="00CE4196"/>
    <w:rsid w:val="00CE4213"/>
    <w:rsid w:val="00CE45B2"/>
    <w:rsid w:val="00CE4685"/>
    <w:rsid w:val="00CE494C"/>
    <w:rsid w:val="00CE4951"/>
    <w:rsid w:val="00CE4D4B"/>
    <w:rsid w:val="00CE4DF2"/>
    <w:rsid w:val="00CE4F41"/>
    <w:rsid w:val="00CE513B"/>
    <w:rsid w:val="00CE5159"/>
    <w:rsid w:val="00CE51AF"/>
    <w:rsid w:val="00CE51B9"/>
    <w:rsid w:val="00CE551F"/>
    <w:rsid w:val="00CE57B4"/>
    <w:rsid w:val="00CE5ABB"/>
    <w:rsid w:val="00CE679F"/>
    <w:rsid w:val="00CE6803"/>
    <w:rsid w:val="00CE689A"/>
    <w:rsid w:val="00CE6EE9"/>
    <w:rsid w:val="00CE6EEB"/>
    <w:rsid w:val="00CE6F12"/>
    <w:rsid w:val="00CE7073"/>
    <w:rsid w:val="00CE70D8"/>
    <w:rsid w:val="00CE716C"/>
    <w:rsid w:val="00CE7199"/>
    <w:rsid w:val="00CE7314"/>
    <w:rsid w:val="00CE7B15"/>
    <w:rsid w:val="00CE7F85"/>
    <w:rsid w:val="00CF0902"/>
    <w:rsid w:val="00CF0A34"/>
    <w:rsid w:val="00CF0B76"/>
    <w:rsid w:val="00CF0BF6"/>
    <w:rsid w:val="00CF0CA6"/>
    <w:rsid w:val="00CF0E11"/>
    <w:rsid w:val="00CF0E45"/>
    <w:rsid w:val="00CF15F7"/>
    <w:rsid w:val="00CF1614"/>
    <w:rsid w:val="00CF19A9"/>
    <w:rsid w:val="00CF2343"/>
    <w:rsid w:val="00CF249A"/>
    <w:rsid w:val="00CF24F0"/>
    <w:rsid w:val="00CF2D7B"/>
    <w:rsid w:val="00CF3532"/>
    <w:rsid w:val="00CF38B8"/>
    <w:rsid w:val="00CF3DA5"/>
    <w:rsid w:val="00CF3DD8"/>
    <w:rsid w:val="00CF4467"/>
    <w:rsid w:val="00CF4B8E"/>
    <w:rsid w:val="00CF4FFD"/>
    <w:rsid w:val="00CF505C"/>
    <w:rsid w:val="00CF53CE"/>
    <w:rsid w:val="00CF586C"/>
    <w:rsid w:val="00CF5884"/>
    <w:rsid w:val="00CF5A23"/>
    <w:rsid w:val="00CF612F"/>
    <w:rsid w:val="00CF61A4"/>
    <w:rsid w:val="00CF64AD"/>
    <w:rsid w:val="00CF65FC"/>
    <w:rsid w:val="00CF668F"/>
    <w:rsid w:val="00CF6923"/>
    <w:rsid w:val="00CF69B2"/>
    <w:rsid w:val="00CF70FF"/>
    <w:rsid w:val="00CF7946"/>
    <w:rsid w:val="00CF7DE5"/>
    <w:rsid w:val="00CF7E88"/>
    <w:rsid w:val="00D0039B"/>
    <w:rsid w:val="00D00B05"/>
    <w:rsid w:val="00D00CED"/>
    <w:rsid w:val="00D00EE2"/>
    <w:rsid w:val="00D00F5C"/>
    <w:rsid w:val="00D0111E"/>
    <w:rsid w:val="00D01163"/>
    <w:rsid w:val="00D013C1"/>
    <w:rsid w:val="00D0159B"/>
    <w:rsid w:val="00D01855"/>
    <w:rsid w:val="00D01EB6"/>
    <w:rsid w:val="00D023F8"/>
    <w:rsid w:val="00D02476"/>
    <w:rsid w:val="00D0258A"/>
    <w:rsid w:val="00D027BA"/>
    <w:rsid w:val="00D02DDD"/>
    <w:rsid w:val="00D0307E"/>
    <w:rsid w:val="00D030AC"/>
    <w:rsid w:val="00D036A7"/>
    <w:rsid w:val="00D0395A"/>
    <w:rsid w:val="00D03984"/>
    <w:rsid w:val="00D03AAF"/>
    <w:rsid w:val="00D03AF5"/>
    <w:rsid w:val="00D040F5"/>
    <w:rsid w:val="00D04696"/>
    <w:rsid w:val="00D04ABE"/>
    <w:rsid w:val="00D04B97"/>
    <w:rsid w:val="00D05558"/>
    <w:rsid w:val="00D05651"/>
    <w:rsid w:val="00D05A17"/>
    <w:rsid w:val="00D05BB1"/>
    <w:rsid w:val="00D05FCE"/>
    <w:rsid w:val="00D060CE"/>
    <w:rsid w:val="00D0615E"/>
    <w:rsid w:val="00D0616F"/>
    <w:rsid w:val="00D07169"/>
    <w:rsid w:val="00D07665"/>
    <w:rsid w:val="00D077F1"/>
    <w:rsid w:val="00D07AB4"/>
    <w:rsid w:val="00D07C94"/>
    <w:rsid w:val="00D10884"/>
    <w:rsid w:val="00D1096E"/>
    <w:rsid w:val="00D10CA6"/>
    <w:rsid w:val="00D10CC1"/>
    <w:rsid w:val="00D11107"/>
    <w:rsid w:val="00D11508"/>
    <w:rsid w:val="00D11514"/>
    <w:rsid w:val="00D11CF7"/>
    <w:rsid w:val="00D121D1"/>
    <w:rsid w:val="00D1258C"/>
    <w:rsid w:val="00D1271B"/>
    <w:rsid w:val="00D12778"/>
    <w:rsid w:val="00D12ACB"/>
    <w:rsid w:val="00D13BCB"/>
    <w:rsid w:val="00D13D7D"/>
    <w:rsid w:val="00D142F0"/>
    <w:rsid w:val="00D14400"/>
    <w:rsid w:val="00D1469B"/>
    <w:rsid w:val="00D15791"/>
    <w:rsid w:val="00D15D42"/>
    <w:rsid w:val="00D1638A"/>
    <w:rsid w:val="00D16A41"/>
    <w:rsid w:val="00D16F81"/>
    <w:rsid w:val="00D176C8"/>
    <w:rsid w:val="00D17C6D"/>
    <w:rsid w:val="00D17CE9"/>
    <w:rsid w:val="00D19842"/>
    <w:rsid w:val="00D20146"/>
    <w:rsid w:val="00D20BEA"/>
    <w:rsid w:val="00D211C1"/>
    <w:rsid w:val="00D214F5"/>
    <w:rsid w:val="00D2197E"/>
    <w:rsid w:val="00D21E6A"/>
    <w:rsid w:val="00D22090"/>
    <w:rsid w:val="00D2237A"/>
    <w:rsid w:val="00D22B7C"/>
    <w:rsid w:val="00D22E0B"/>
    <w:rsid w:val="00D230F6"/>
    <w:rsid w:val="00D2314A"/>
    <w:rsid w:val="00D231D5"/>
    <w:rsid w:val="00D23325"/>
    <w:rsid w:val="00D23400"/>
    <w:rsid w:val="00D234A0"/>
    <w:rsid w:val="00D237FB"/>
    <w:rsid w:val="00D23B67"/>
    <w:rsid w:val="00D23B80"/>
    <w:rsid w:val="00D23D35"/>
    <w:rsid w:val="00D24089"/>
    <w:rsid w:val="00D2427F"/>
    <w:rsid w:val="00D24475"/>
    <w:rsid w:val="00D24550"/>
    <w:rsid w:val="00D245D6"/>
    <w:rsid w:val="00D2464A"/>
    <w:rsid w:val="00D247A2"/>
    <w:rsid w:val="00D24DC4"/>
    <w:rsid w:val="00D24ED5"/>
    <w:rsid w:val="00D25482"/>
    <w:rsid w:val="00D2556A"/>
    <w:rsid w:val="00D255B2"/>
    <w:rsid w:val="00D25825"/>
    <w:rsid w:val="00D25E13"/>
    <w:rsid w:val="00D25E6B"/>
    <w:rsid w:val="00D2642E"/>
    <w:rsid w:val="00D26714"/>
    <w:rsid w:val="00D268AD"/>
    <w:rsid w:val="00D26B8B"/>
    <w:rsid w:val="00D26C32"/>
    <w:rsid w:val="00D27324"/>
    <w:rsid w:val="00D273F3"/>
    <w:rsid w:val="00D278C7"/>
    <w:rsid w:val="00D27962"/>
    <w:rsid w:val="00D27D30"/>
    <w:rsid w:val="00D27DFB"/>
    <w:rsid w:val="00D27F59"/>
    <w:rsid w:val="00D304C1"/>
    <w:rsid w:val="00D3076A"/>
    <w:rsid w:val="00D30799"/>
    <w:rsid w:val="00D30ACC"/>
    <w:rsid w:val="00D311DA"/>
    <w:rsid w:val="00D31A32"/>
    <w:rsid w:val="00D31DEB"/>
    <w:rsid w:val="00D31F33"/>
    <w:rsid w:val="00D32278"/>
    <w:rsid w:val="00D32654"/>
    <w:rsid w:val="00D32882"/>
    <w:rsid w:val="00D32987"/>
    <w:rsid w:val="00D3346C"/>
    <w:rsid w:val="00D334B6"/>
    <w:rsid w:val="00D33523"/>
    <w:rsid w:val="00D33AE4"/>
    <w:rsid w:val="00D33B69"/>
    <w:rsid w:val="00D34137"/>
    <w:rsid w:val="00D3469B"/>
    <w:rsid w:val="00D349F8"/>
    <w:rsid w:val="00D34BBB"/>
    <w:rsid w:val="00D34BD1"/>
    <w:rsid w:val="00D34DB5"/>
    <w:rsid w:val="00D35148"/>
    <w:rsid w:val="00D354CB"/>
    <w:rsid w:val="00D355F3"/>
    <w:rsid w:val="00D35695"/>
    <w:rsid w:val="00D35714"/>
    <w:rsid w:val="00D3584E"/>
    <w:rsid w:val="00D3585A"/>
    <w:rsid w:val="00D3585D"/>
    <w:rsid w:val="00D35D93"/>
    <w:rsid w:val="00D35E69"/>
    <w:rsid w:val="00D35E77"/>
    <w:rsid w:val="00D3616D"/>
    <w:rsid w:val="00D3643A"/>
    <w:rsid w:val="00D366FE"/>
    <w:rsid w:val="00D3689C"/>
    <w:rsid w:val="00D3699C"/>
    <w:rsid w:val="00D37A8B"/>
    <w:rsid w:val="00D37E89"/>
    <w:rsid w:val="00D40395"/>
    <w:rsid w:val="00D40554"/>
    <w:rsid w:val="00D40AAE"/>
    <w:rsid w:val="00D40FC0"/>
    <w:rsid w:val="00D411C4"/>
    <w:rsid w:val="00D41230"/>
    <w:rsid w:val="00D41542"/>
    <w:rsid w:val="00D41D4D"/>
    <w:rsid w:val="00D41E93"/>
    <w:rsid w:val="00D41F29"/>
    <w:rsid w:val="00D4275C"/>
    <w:rsid w:val="00D42F85"/>
    <w:rsid w:val="00D43349"/>
    <w:rsid w:val="00D43676"/>
    <w:rsid w:val="00D437A1"/>
    <w:rsid w:val="00D438C4"/>
    <w:rsid w:val="00D43AEC"/>
    <w:rsid w:val="00D43D88"/>
    <w:rsid w:val="00D43F1E"/>
    <w:rsid w:val="00D43FB7"/>
    <w:rsid w:val="00D44030"/>
    <w:rsid w:val="00D45395"/>
    <w:rsid w:val="00D454C8"/>
    <w:rsid w:val="00D45BF6"/>
    <w:rsid w:val="00D45CC2"/>
    <w:rsid w:val="00D45ED5"/>
    <w:rsid w:val="00D46079"/>
    <w:rsid w:val="00D46DD6"/>
    <w:rsid w:val="00D46EA1"/>
    <w:rsid w:val="00D46F4A"/>
    <w:rsid w:val="00D4705A"/>
    <w:rsid w:val="00D47CAA"/>
    <w:rsid w:val="00D505FE"/>
    <w:rsid w:val="00D506CC"/>
    <w:rsid w:val="00D50705"/>
    <w:rsid w:val="00D50722"/>
    <w:rsid w:val="00D509F3"/>
    <w:rsid w:val="00D50EEE"/>
    <w:rsid w:val="00D50F19"/>
    <w:rsid w:val="00D510A4"/>
    <w:rsid w:val="00D519AA"/>
    <w:rsid w:val="00D51B72"/>
    <w:rsid w:val="00D51EB0"/>
    <w:rsid w:val="00D529D9"/>
    <w:rsid w:val="00D52B07"/>
    <w:rsid w:val="00D52DBD"/>
    <w:rsid w:val="00D52F4F"/>
    <w:rsid w:val="00D52FDD"/>
    <w:rsid w:val="00D532C5"/>
    <w:rsid w:val="00D53356"/>
    <w:rsid w:val="00D53702"/>
    <w:rsid w:val="00D53B0E"/>
    <w:rsid w:val="00D53C1D"/>
    <w:rsid w:val="00D53EDA"/>
    <w:rsid w:val="00D540A0"/>
    <w:rsid w:val="00D547BA"/>
    <w:rsid w:val="00D54A0D"/>
    <w:rsid w:val="00D54C39"/>
    <w:rsid w:val="00D5534C"/>
    <w:rsid w:val="00D5597A"/>
    <w:rsid w:val="00D55C2A"/>
    <w:rsid w:val="00D56043"/>
    <w:rsid w:val="00D561BA"/>
    <w:rsid w:val="00D563A1"/>
    <w:rsid w:val="00D563DA"/>
    <w:rsid w:val="00D563EA"/>
    <w:rsid w:val="00D566F8"/>
    <w:rsid w:val="00D56A4C"/>
    <w:rsid w:val="00D56C12"/>
    <w:rsid w:val="00D56E03"/>
    <w:rsid w:val="00D5703C"/>
    <w:rsid w:val="00D57174"/>
    <w:rsid w:val="00D57543"/>
    <w:rsid w:val="00D5778D"/>
    <w:rsid w:val="00D5791B"/>
    <w:rsid w:val="00D57A05"/>
    <w:rsid w:val="00D57D04"/>
    <w:rsid w:val="00D60239"/>
    <w:rsid w:val="00D6031A"/>
    <w:rsid w:val="00D60BCB"/>
    <w:rsid w:val="00D60EB9"/>
    <w:rsid w:val="00D60F15"/>
    <w:rsid w:val="00D60F45"/>
    <w:rsid w:val="00D61B07"/>
    <w:rsid w:val="00D61C8C"/>
    <w:rsid w:val="00D61D3C"/>
    <w:rsid w:val="00D627B4"/>
    <w:rsid w:val="00D63134"/>
    <w:rsid w:val="00D6331B"/>
    <w:rsid w:val="00D63425"/>
    <w:rsid w:val="00D63844"/>
    <w:rsid w:val="00D63F15"/>
    <w:rsid w:val="00D641F7"/>
    <w:rsid w:val="00D643DA"/>
    <w:rsid w:val="00D6481B"/>
    <w:rsid w:val="00D6483A"/>
    <w:rsid w:val="00D64B95"/>
    <w:rsid w:val="00D64BB2"/>
    <w:rsid w:val="00D64E1F"/>
    <w:rsid w:val="00D6537E"/>
    <w:rsid w:val="00D654DD"/>
    <w:rsid w:val="00D65D95"/>
    <w:rsid w:val="00D66410"/>
    <w:rsid w:val="00D66489"/>
    <w:rsid w:val="00D66BCF"/>
    <w:rsid w:val="00D66D93"/>
    <w:rsid w:val="00D6772C"/>
    <w:rsid w:val="00D67B05"/>
    <w:rsid w:val="00D67C67"/>
    <w:rsid w:val="00D67F4F"/>
    <w:rsid w:val="00D7018C"/>
    <w:rsid w:val="00D70342"/>
    <w:rsid w:val="00D7079B"/>
    <w:rsid w:val="00D70B9F"/>
    <w:rsid w:val="00D711CF"/>
    <w:rsid w:val="00D7146A"/>
    <w:rsid w:val="00D7147B"/>
    <w:rsid w:val="00D715DB"/>
    <w:rsid w:val="00D71E30"/>
    <w:rsid w:val="00D71F79"/>
    <w:rsid w:val="00D72C02"/>
    <w:rsid w:val="00D72D77"/>
    <w:rsid w:val="00D72F5D"/>
    <w:rsid w:val="00D73387"/>
    <w:rsid w:val="00D73B9B"/>
    <w:rsid w:val="00D73C87"/>
    <w:rsid w:val="00D73DED"/>
    <w:rsid w:val="00D73E08"/>
    <w:rsid w:val="00D746B5"/>
    <w:rsid w:val="00D747C4"/>
    <w:rsid w:val="00D74960"/>
    <w:rsid w:val="00D7518E"/>
    <w:rsid w:val="00D75681"/>
    <w:rsid w:val="00D759F3"/>
    <w:rsid w:val="00D760A8"/>
    <w:rsid w:val="00D7648F"/>
    <w:rsid w:val="00D76615"/>
    <w:rsid w:val="00D766E6"/>
    <w:rsid w:val="00D76793"/>
    <w:rsid w:val="00D76912"/>
    <w:rsid w:val="00D778C2"/>
    <w:rsid w:val="00D77ACA"/>
    <w:rsid w:val="00D77B14"/>
    <w:rsid w:val="00D77F38"/>
    <w:rsid w:val="00D80049"/>
    <w:rsid w:val="00D8011A"/>
    <w:rsid w:val="00D809C0"/>
    <w:rsid w:val="00D80C32"/>
    <w:rsid w:val="00D81410"/>
    <w:rsid w:val="00D816FE"/>
    <w:rsid w:val="00D8173E"/>
    <w:rsid w:val="00D819E7"/>
    <w:rsid w:val="00D81AEB"/>
    <w:rsid w:val="00D81B63"/>
    <w:rsid w:val="00D823D8"/>
    <w:rsid w:val="00D824B3"/>
    <w:rsid w:val="00D82B2E"/>
    <w:rsid w:val="00D82B9D"/>
    <w:rsid w:val="00D82CCF"/>
    <w:rsid w:val="00D82FA7"/>
    <w:rsid w:val="00D840FB"/>
    <w:rsid w:val="00D841D2"/>
    <w:rsid w:val="00D84649"/>
    <w:rsid w:val="00D8477A"/>
    <w:rsid w:val="00D848DD"/>
    <w:rsid w:val="00D84996"/>
    <w:rsid w:val="00D84A30"/>
    <w:rsid w:val="00D85069"/>
    <w:rsid w:val="00D85083"/>
    <w:rsid w:val="00D85274"/>
    <w:rsid w:val="00D85290"/>
    <w:rsid w:val="00D853D3"/>
    <w:rsid w:val="00D854DE"/>
    <w:rsid w:val="00D85574"/>
    <w:rsid w:val="00D85F91"/>
    <w:rsid w:val="00D861CD"/>
    <w:rsid w:val="00D86683"/>
    <w:rsid w:val="00D86774"/>
    <w:rsid w:val="00D86C66"/>
    <w:rsid w:val="00D86CDB"/>
    <w:rsid w:val="00D86DD7"/>
    <w:rsid w:val="00D870AA"/>
    <w:rsid w:val="00D87676"/>
    <w:rsid w:val="00D8776F"/>
    <w:rsid w:val="00D87EBE"/>
    <w:rsid w:val="00D902AB"/>
    <w:rsid w:val="00D90A2C"/>
    <w:rsid w:val="00D90C48"/>
    <w:rsid w:val="00D91091"/>
    <w:rsid w:val="00D91596"/>
    <w:rsid w:val="00D916F6"/>
    <w:rsid w:val="00D917CB"/>
    <w:rsid w:val="00D91852"/>
    <w:rsid w:val="00D9198F"/>
    <w:rsid w:val="00D91DCE"/>
    <w:rsid w:val="00D91E79"/>
    <w:rsid w:val="00D92556"/>
    <w:rsid w:val="00D92B15"/>
    <w:rsid w:val="00D92B49"/>
    <w:rsid w:val="00D92C6C"/>
    <w:rsid w:val="00D92F4B"/>
    <w:rsid w:val="00D930ED"/>
    <w:rsid w:val="00D930FC"/>
    <w:rsid w:val="00D9348C"/>
    <w:rsid w:val="00D93870"/>
    <w:rsid w:val="00D939D5"/>
    <w:rsid w:val="00D94542"/>
    <w:rsid w:val="00D945F3"/>
    <w:rsid w:val="00D947A1"/>
    <w:rsid w:val="00D94E09"/>
    <w:rsid w:val="00D94EA8"/>
    <w:rsid w:val="00D9511F"/>
    <w:rsid w:val="00D95123"/>
    <w:rsid w:val="00D95191"/>
    <w:rsid w:val="00D95610"/>
    <w:rsid w:val="00D960E4"/>
    <w:rsid w:val="00D9617F"/>
    <w:rsid w:val="00D969E5"/>
    <w:rsid w:val="00D96B70"/>
    <w:rsid w:val="00D96FDE"/>
    <w:rsid w:val="00D97083"/>
    <w:rsid w:val="00D97255"/>
    <w:rsid w:val="00D974D8"/>
    <w:rsid w:val="00D97524"/>
    <w:rsid w:val="00D97568"/>
    <w:rsid w:val="00D97A59"/>
    <w:rsid w:val="00D97EE0"/>
    <w:rsid w:val="00DA0163"/>
    <w:rsid w:val="00DA05D9"/>
    <w:rsid w:val="00DA15BB"/>
    <w:rsid w:val="00DA1AB8"/>
    <w:rsid w:val="00DA1CA4"/>
    <w:rsid w:val="00DA2120"/>
    <w:rsid w:val="00DA254E"/>
    <w:rsid w:val="00DA2749"/>
    <w:rsid w:val="00DA2820"/>
    <w:rsid w:val="00DA2D13"/>
    <w:rsid w:val="00DA34CE"/>
    <w:rsid w:val="00DA362F"/>
    <w:rsid w:val="00DA372F"/>
    <w:rsid w:val="00DA39BC"/>
    <w:rsid w:val="00DA3B40"/>
    <w:rsid w:val="00DA3C84"/>
    <w:rsid w:val="00DA3CF6"/>
    <w:rsid w:val="00DA3DC9"/>
    <w:rsid w:val="00DA3FB6"/>
    <w:rsid w:val="00DA4263"/>
    <w:rsid w:val="00DA42AF"/>
    <w:rsid w:val="00DA4691"/>
    <w:rsid w:val="00DA49E7"/>
    <w:rsid w:val="00DA4BA7"/>
    <w:rsid w:val="00DA4D0B"/>
    <w:rsid w:val="00DA4D27"/>
    <w:rsid w:val="00DA4DD3"/>
    <w:rsid w:val="00DA4E7D"/>
    <w:rsid w:val="00DA5023"/>
    <w:rsid w:val="00DA55BE"/>
    <w:rsid w:val="00DA57B1"/>
    <w:rsid w:val="00DA58D0"/>
    <w:rsid w:val="00DA5B24"/>
    <w:rsid w:val="00DA5BEA"/>
    <w:rsid w:val="00DA5FDF"/>
    <w:rsid w:val="00DA6285"/>
    <w:rsid w:val="00DA62B8"/>
    <w:rsid w:val="00DA63C3"/>
    <w:rsid w:val="00DA6667"/>
    <w:rsid w:val="00DA69FF"/>
    <w:rsid w:val="00DA75B0"/>
    <w:rsid w:val="00DA7C70"/>
    <w:rsid w:val="00DA7CE8"/>
    <w:rsid w:val="00DA7E93"/>
    <w:rsid w:val="00DA7EA1"/>
    <w:rsid w:val="00DB0210"/>
    <w:rsid w:val="00DB07E9"/>
    <w:rsid w:val="00DB08D3"/>
    <w:rsid w:val="00DB0956"/>
    <w:rsid w:val="00DB098A"/>
    <w:rsid w:val="00DB1046"/>
    <w:rsid w:val="00DB118D"/>
    <w:rsid w:val="00DB1BE0"/>
    <w:rsid w:val="00DB200E"/>
    <w:rsid w:val="00DB2469"/>
    <w:rsid w:val="00DB2746"/>
    <w:rsid w:val="00DB29FD"/>
    <w:rsid w:val="00DB2A49"/>
    <w:rsid w:val="00DB2BDA"/>
    <w:rsid w:val="00DB2CCD"/>
    <w:rsid w:val="00DB3364"/>
    <w:rsid w:val="00DB38F6"/>
    <w:rsid w:val="00DB3950"/>
    <w:rsid w:val="00DB424E"/>
    <w:rsid w:val="00DB44FE"/>
    <w:rsid w:val="00DB4999"/>
    <w:rsid w:val="00DB49C2"/>
    <w:rsid w:val="00DB524C"/>
    <w:rsid w:val="00DB570A"/>
    <w:rsid w:val="00DB570C"/>
    <w:rsid w:val="00DB5A32"/>
    <w:rsid w:val="00DB6108"/>
    <w:rsid w:val="00DB62DC"/>
    <w:rsid w:val="00DB63A1"/>
    <w:rsid w:val="00DB705B"/>
    <w:rsid w:val="00DB7223"/>
    <w:rsid w:val="00DB74E4"/>
    <w:rsid w:val="00DB7943"/>
    <w:rsid w:val="00DB7AAB"/>
    <w:rsid w:val="00DB7B58"/>
    <w:rsid w:val="00DB7E3D"/>
    <w:rsid w:val="00DB7FF0"/>
    <w:rsid w:val="00DC02E9"/>
    <w:rsid w:val="00DC07D2"/>
    <w:rsid w:val="00DC0913"/>
    <w:rsid w:val="00DC0D30"/>
    <w:rsid w:val="00DC1022"/>
    <w:rsid w:val="00DC11D6"/>
    <w:rsid w:val="00DC1348"/>
    <w:rsid w:val="00DC1410"/>
    <w:rsid w:val="00DC14BB"/>
    <w:rsid w:val="00DC1656"/>
    <w:rsid w:val="00DC1863"/>
    <w:rsid w:val="00DC1AAD"/>
    <w:rsid w:val="00DC2174"/>
    <w:rsid w:val="00DC23E3"/>
    <w:rsid w:val="00DC2ED5"/>
    <w:rsid w:val="00DC2EE0"/>
    <w:rsid w:val="00DC3156"/>
    <w:rsid w:val="00DC3210"/>
    <w:rsid w:val="00DC35D6"/>
    <w:rsid w:val="00DC39A0"/>
    <w:rsid w:val="00DC3BC7"/>
    <w:rsid w:val="00DC3EA8"/>
    <w:rsid w:val="00DC400D"/>
    <w:rsid w:val="00DC4561"/>
    <w:rsid w:val="00DC49CF"/>
    <w:rsid w:val="00DC4E5A"/>
    <w:rsid w:val="00DC4F7B"/>
    <w:rsid w:val="00DC5063"/>
    <w:rsid w:val="00DC5072"/>
    <w:rsid w:val="00DC57D5"/>
    <w:rsid w:val="00DC67AB"/>
    <w:rsid w:val="00DC67BA"/>
    <w:rsid w:val="00DC68B0"/>
    <w:rsid w:val="00DC6BAA"/>
    <w:rsid w:val="00DC6EEF"/>
    <w:rsid w:val="00DC72D0"/>
    <w:rsid w:val="00DD0471"/>
    <w:rsid w:val="00DD1503"/>
    <w:rsid w:val="00DD159C"/>
    <w:rsid w:val="00DD1782"/>
    <w:rsid w:val="00DD213E"/>
    <w:rsid w:val="00DD25A0"/>
    <w:rsid w:val="00DD2623"/>
    <w:rsid w:val="00DD2963"/>
    <w:rsid w:val="00DD2B73"/>
    <w:rsid w:val="00DD34DA"/>
    <w:rsid w:val="00DD398E"/>
    <w:rsid w:val="00DD3EDB"/>
    <w:rsid w:val="00DD4084"/>
    <w:rsid w:val="00DD4315"/>
    <w:rsid w:val="00DD4544"/>
    <w:rsid w:val="00DD47A4"/>
    <w:rsid w:val="00DD4BB9"/>
    <w:rsid w:val="00DD4BD4"/>
    <w:rsid w:val="00DD55B7"/>
    <w:rsid w:val="00DD5A3A"/>
    <w:rsid w:val="00DD65C2"/>
    <w:rsid w:val="00DD6776"/>
    <w:rsid w:val="00DD68EF"/>
    <w:rsid w:val="00DD6E34"/>
    <w:rsid w:val="00DD7702"/>
    <w:rsid w:val="00DD7D9D"/>
    <w:rsid w:val="00DD7E5A"/>
    <w:rsid w:val="00DD7F0E"/>
    <w:rsid w:val="00DE01CA"/>
    <w:rsid w:val="00DE050F"/>
    <w:rsid w:val="00DE069D"/>
    <w:rsid w:val="00DE09D1"/>
    <w:rsid w:val="00DE120F"/>
    <w:rsid w:val="00DE18B0"/>
    <w:rsid w:val="00DE1B43"/>
    <w:rsid w:val="00DE1BA2"/>
    <w:rsid w:val="00DE1BB5"/>
    <w:rsid w:val="00DE1C02"/>
    <w:rsid w:val="00DE1C0C"/>
    <w:rsid w:val="00DE1F56"/>
    <w:rsid w:val="00DE219B"/>
    <w:rsid w:val="00DE26A8"/>
    <w:rsid w:val="00DE285B"/>
    <w:rsid w:val="00DE287C"/>
    <w:rsid w:val="00DE2A66"/>
    <w:rsid w:val="00DE2AF3"/>
    <w:rsid w:val="00DE2B5C"/>
    <w:rsid w:val="00DE3127"/>
    <w:rsid w:val="00DE3205"/>
    <w:rsid w:val="00DE367F"/>
    <w:rsid w:val="00DE3C79"/>
    <w:rsid w:val="00DE44EE"/>
    <w:rsid w:val="00DE4720"/>
    <w:rsid w:val="00DE4921"/>
    <w:rsid w:val="00DE4945"/>
    <w:rsid w:val="00DE5263"/>
    <w:rsid w:val="00DE55FD"/>
    <w:rsid w:val="00DE5647"/>
    <w:rsid w:val="00DE5B72"/>
    <w:rsid w:val="00DE62F1"/>
    <w:rsid w:val="00DE6450"/>
    <w:rsid w:val="00DE658B"/>
    <w:rsid w:val="00DE6BCC"/>
    <w:rsid w:val="00DE6F4A"/>
    <w:rsid w:val="00DE6F4C"/>
    <w:rsid w:val="00DE702A"/>
    <w:rsid w:val="00DE7B82"/>
    <w:rsid w:val="00DE7E4E"/>
    <w:rsid w:val="00DE7EC5"/>
    <w:rsid w:val="00DF071D"/>
    <w:rsid w:val="00DF0893"/>
    <w:rsid w:val="00DF0ABC"/>
    <w:rsid w:val="00DF0ED0"/>
    <w:rsid w:val="00DF1289"/>
    <w:rsid w:val="00DF12C6"/>
    <w:rsid w:val="00DF12DC"/>
    <w:rsid w:val="00DF1C6C"/>
    <w:rsid w:val="00DF1D25"/>
    <w:rsid w:val="00DF20E1"/>
    <w:rsid w:val="00DF247E"/>
    <w:rsid w:val="00DF28AC"/>
    <w:rsid w:val="00DF331B"/>
    <w:rsid w:val="00DF4030"/>
    <w:rsid w:val="00DF42E6"/>
    <w:rsid w:val="00DF4B54"/>
    <w:rsid w:val="00DF4C20"/>
    <w:rsid w:val="00DF4D69"/>
    <w:rsid w:val="00DF509B"/>
    <w:rsid w:val="00DF50C3"/>
    <w:rsid w:val="00DF5176"/>
    <w:rsid w:val="00DF56D2"/>
    <w:rsid w:val="00DF5702"/>
    <w:rsid w:val="00DF5B2E"/>
    <w:rsid w:val="00DF631C"/>
    <w:rsid w:val="00DF681C"/>
    <w:rsid w:val="00DF6A01"/>
    <w:rsid w:val="00DF6A36"/>
    <w:rsid w:val="00DF6B96"/>
    <w:rsid w:val="00DF6BC5"/>
    <w:rsid w:val="00DF6D67"/>
    <w:rsid w:val="00DF722B"/>
    <w:rsid w:val="00DF7358"/>
    <w:rsid w:val="00DF74BA"/>
    <w:rsid w:val="00DF75DA"/>
    <w:rsid w:val="00DF777A"/>
    <w:rsid w:val="00DF7F91"/>
    <w:rsid w:val="00E003D7"/>
    <w:rsid w:val="00E00784"/>
    <w:rsid w:val="00E008B1"/>
    <w:rsid w:val="00E00C57"/>
    <w:rsid w:val="00E00FCF"/>
    <w:rsid w:val="00E013F2"/>
    <w:rsid w:val="00E01C82"/>
    <w:rsid w:val="00E02052"/>
    <w:rsid w:val="00E02256"/>
    <w:rsid w:val="00E025A7"/>
    <w:rsid w:val="00E0267D"/>
    <w:rsid w:val="00E0284C"/>
    <w:rsid w:val="00E029F4"/>
    <w:rsid w:val="00E02B2C"/>
    <w:rsid w:val="00E030E7"/>
    <w:rsid w:val="00E03220"/>
    <w:rsid w:val="00E03790"/>
    <w:rsid w:val="00E03BE7"/>
    <w:rsid w:val="00E03D47"/>
    <w:rsid w:val="00E040CE"/>
    <w:rsid w:val="00E0411D"/>
    <w:rsid w:val="00E04359"/>
    <w:rsid w:val="00E04530"/>
    <w:rsid w:val="00E047DD"/>
    <w:rsid w:val="00E052E3"/>
    <w:rsid w:val="00E054A5"/>
    <w:rsid w:val="00E0574B"/>
    <w:rsid w:val="00E057C7"/>
    <w:rsid w:val="00E05966"/>
    <w:rsid w:val="00E059C0"/>
    <w:rsid w:val="00E05B44"/>
    <w:rsid w:val="00E05D7E"/>
    <w:rsid w:val="00E05DD0"/>
    <w:rsid w:val="00E05E02"/>
    <w:rsid w:val="00E06623"/>
    <w:rsid w:val="00E06A4E"/>
    <w:rsid w:val="00E06F6F"/>
    <w:rsid w:val="00E0732B"/>
    <w:rsid w:val="00E07384"/>
    <w:rsid w:val="00E07B65"/>
    <w:rsid w:val="00E10256"/>
    <w:rsid w:val="00E1049C"/>
    <w:rsid w:val="00E10A58"/>
    <w:rsid w:val="00E10F1C"/>
    <w:rsid w:val="00E10F95"/>
    <w:rsid w:val="00E1102B"/>
    <w:rsid w:val="00E110A9"/>
    <w:rsid w:val="00E1181A"/>
    <w:rsid w:val="00E11C60"/>
    <w:rsid w:val="00E1218E"/>
    <w:rsid w:val="00E12201"/>
    <w:rsid w:val="00E1239E"/>
    <w:rsid w:val="00E123D5"/>
    <w:rsid w:val="00E12499"/>
    <w:rsid w:val="00E1283A"/>
    <w:rsid w:val="00E12924"/>
    <w:rsid w:val="00E12A61"/>
    <w:rsid w:val="00E12A8D"/>
    <w:rsid w:val="00E12B0B"/>
    <w:rsid w:val="00E135AF"/>
    <w:rsid w:val="00E139B4"/>
    <w:rsid w:val="00E1440E"/>
    <w:rsid w:val="00E147A8"/>
    <w:rsid w:val="00E148D3"/>
    <w:rsid w:val="00E14AC7"/>
    <w:rsid w:val="00E1523A"/>
    <w:rsid w:val="00E153EA"/>
    <w:rsid w:val="00E1551A"/>
    <w:rsid w:val="00E15C0B"/>
    <w:rsid w:val="00E16342"/>
    <w:rsid w:val="00E16444"/>
    <w:rsid w:val="00E1645F"/>
    <w:rsid w:val="00E16484"/>
    <w:rsid w:val="00E166BF"/>
    <w:rsid w:val="00E16A7F"/>
    <w:rsid w:val="00E16D22"/>
    <w:rsid w:val="00E16E58"/>
    <w:rsid w:val="00E16F5F"/>
    <w:rsid w:val="00E17011"/>
    <w:rsid w:val="00E1708F"/>
    <w:rsid w:val="00E17215"/>
    <w:rsid w:val="00E17261"/>
    <w:rsid w:val="00E17513"/>
    <w:rsid w:val="00E17803"/>
    <w:rsid w:val="00E17852"/>
    <w:rsid w:val="00E179D3"/>
    <w:rsid w:val="00E17C87"/>
    <w:rsid w:val="00E17D3B"/>
    <w:rsid w:val="00E20117"/>
    <w:rsid w:val="00E203EC"/>
    <w:rsid w:val="00E20405"/>
    <w:rsid w:val="00E20477"/>
    <w:rsid w:val="00E208F9"/>
    <w:rsid w:val="00E20A5E"/>
    <w:rsid w:val="00E20D4A"/>
    <w:rsid w:val="00E20F11"/>
    <w:rsid w:val="00E20F12"/>
    <w:rsid w:val="00E21208"/>
    <w:rsid w:val="00E22070"/>
    <w:rsid w:val="00E22089"/>
    <w:rsid w:val="00E2236E"/>
    <w:rsid w:val="00E23172"/>
    <w:rsid w:val="00E231DD"/>
    <w:rsid w:val="00E2354F"/>
    <w:rsid w:val="00E23557"/>
    <w:rsid w:val="00E2393B"/>
    <w:rsid w:val="00E23B02"/>
    <w:rsid w:val="00E23DF7"/>
    <w:rsid w:val="00E23EFA"/>
    <w:rsid w:val="00E24152"/>
    <w:rsid w:val="00E24256"/>
    <w:rsid w:val="00E242E7"/>
    <w:rsid w:val="00E244A0"/>
    <w:rsid w:val="00E24826"/>
    <w:rsid w:val="00E24941"/>
    <w:rsid w:val="00E24A55"/>
    <w:rsid w:val="00E24AEB"/>
    <w:rsid w:val="00E24BE6"/>
    <w:rsid w:val="00E2578A"/>
    <w:rsid w:val="00E257AF"/>
    <w:rsid w:val="00E259E8"/>
    <w:rsid w:val="00E25A56"/>
    <w:rsid w:val="00E25A94"/>
    <w:rsid w:val="00E269FE"/>
    <w:rsid w:val="00E26CB3"/>
    <w:rsid w:val="00E272B5"/>
    <w:rsid w:val="00E27444"/>
    <w:rsid w:val="00E27458"/>
    <w:rsid w:val="00E27B66"/>
    <w:rsid w:val="00E27FA3"/>
    <w:rsid w:val="00E30121"/>
    <w:rsid w:val="00E3038E"/>
    <w:rsid w:val="00E304B4"/>
    <w:rsid w:val="00E30516"/>
    <w:rsid w:val="00E3074D"/>
    <w:rsid w:val="00E309A5"/>
    <w:rsid w:val="00E30B48"/>
    <w:rsid w:val="00E317ED"/>
    <w:rsid w:val="00E318B2"/>
    <w:rsid w:val="00E31DC2"/>
    <w:rsid w:val="00E31EBA"/>
    <w:rsid w:val="00E31EC7"/>
    <w:rsid w:val="00E320CC"/>
    <w:rsid w:val="00E3215F"/>
    <w:rsid w:val="00E327D4"/>
    <w:rsid w:val="00E329F7"/>
    <w:rsid w:val="00E33306"/>
    <w:rsid w:val="00E334F8"/>
    <w:rsid w:val="00E33A58"/>
    <w:rsid w:val="00E34062"/>
    <w:rsid w:val="00E340F1"/>
    <w:rsid w:val="00E3435C"/>
    <w:rsid w:val="00E34551"/>
    <w:rsid w:val="00E34AC3"/>
    <w:rsid w:val="00E34CFC"/>
    <w:rsid w:val="00E34DAB"/>
    <w:rsid w:val="00E34ECC"/>
    <w:rsid w:val="00E35027"/>
    <w:rsid w:val="00E35E85"/>
    <w:rsid w:val="00E36048"/>
    <w:rsid w:val="00E365DD"/>
    <w:rsid w:val="00E369F7"/>
    <w:rsid w:val="00E36B02"/>
    <w:rsid w:val="00E36BEF"/>
    <w:rsid w:val="00E36CAE"/>
    <w:rsid w:val="00E377EF"/>
    <w:rsid w:val="00E400AF"/>
    <w:rsid w:val="00E402B9"/>
    <w:rsid w:val="00E404F7"/>
    <w:rsid w:val="00E40639"/>
    <w:rsid w:val="00E406C1"/>
    <w:rsid w:val="00E409AD"/>
    <w:rsid w:val="00E40A51"/>
    <w:rsid w:val="00E40A9B"/>
    <w:rsid w:val="00E40ACE"/>
    <w:rsid w:val="00E41163"/>
    <w:rsid w:val="00E419C2"/>
    <w:rsid w:val="00E41FD2"/>
    <w:rsid w:val="00E4229E"/>
    <w:rsid w:val="00E42340"/>
    <w:rsid w:val="00E42C98"/>
    <w:rsid w:val="00E42E45"/>
    <w:rsid w:val="00E42FBA"/>
    <w:rsid w:val="00E42FDE"/>
    <w:rsid w:val="00E43071"/>
    <w:rsid w:val="00E430B6"/>
    <w:rsid w:val="00E43832"/>
    <w:rsid w:val="00E43F49"/>
    <w:rsid w:val="00E443A3"/>
    <w:rsid w:val="00E443A4"/>
    <w:rsid w:val="00E444B9"/>
    <w:rsid w:val="00E44B1D"/>
    <w:rsid w:val="00E44B5B"/>
    <w:rsid w:val="00E44BF2"/>
    <w:rsid w:val="00E44CD6"/>
    <w:rsid w:val="00E44D59"/>
    <w:rsid w:val="00E44E8B"/>
    <w:rsid w:val="00E4500C"/>
    <w:rsid w:val="00E4537B"/>
    <w:rsid w:val="00E454FA"/>
    <w:rsid w:val="00E4554C"/>
    <w:rsid w:val="00E45B61"/>
    <w:rsid w:val="00E461B3"/>
    <w:rsid w:val="00E4654F"/>
    <w:rsid w:val="00E469C2"/>
    <w:rsid w:val="00E46C4F"/>
    <w:rsid w:val="00E46FF8"/>
    <w:rsid w:val="00E47002"/>
    <w:rsid w:val="00E4719E"/>
    <w:rsid w:val="00E47660"/>
    <w:rsid w:val="00E47720"/>
    <w:rsid w:val="00E477D9"/>
    <w:rsid w:val="00E47BA1"/>
    <w:rsid w:val="00E47C0D"/>
    <w:rsid w:val="00E47CA1"/>
    <w:rsid w:val="00E47E20"/>
    <w:rsid w:val="00E50070"/>
    <w:rsid w:val="00E50239"/>
    <w:rsid w:val="00E50423"/>
    <w:rsid w:val="00E507AA"/>
    <w:rsid w:val="00E507F9"/>
    <w:rsid w:val="00E508FF"/>
    <w:rsid w:val="00E50D27"/>
    <w:rsid w:val="00E51612"/>
    <w:rsid w:val="00E51A1C"/>
    <w:rsid w:val="00E51E1E"/>
    <w:rsid w:val="00E5208D"/>
    <w:rsid w:val="00E5212E"/>
    <w:rsid w:val="00E52ACF"/>
    <w:rsid w:val="00E52D2A"/>
    <w:rsid w:val="00E53F2C"/>
    <w:rsid w:val="00E5420B"/>
    <w:rsid w:val="00E54585"/>
    <w:rsid w:val="00E546E1"/>
    <w:rsid w:val="00E548BA"/>
    <w:rsid w:val="00E54B9A"/>
    <w:rsid w:val="00E54C8F"/>
    <w:rsid w:val="00E54EE2"/>
    <w:rsid w:val="00E5537A"/>
    <w:rsid w:val="00E556DB"/>
    <w:rsid w:val="00E557C0"/>
    <w:rsid w:val="00E5596C"/>
    <w:rsid w:val="00E559AD"/>
    <w:rsid w:val="00E56506"/>
    <w:rsid w:val="00E56639"/>
    <w:rsid w:val="00E568C5"/>
    <w:rsid w:val="00E56E29"/>
    <w:rsid w:val="00E576C1"/>
    <w:rsid w:val="00E5794D"/>
    <w:rsid w:val="00E57D03"/>
    <w:rsid w:val="00E6009B"/>
    <w:rsid w:val="00E609D5"/>
    <w:rsid w:val="00E60AAF"/>
    <w:rsid w:val="00E60FC9"/>
    <w:rsid w:val="00E61048"/>
    <w:rsid w:val="00E6175C"/>
    <w:rsid w:val="00E62028"/>
    <w:rsid w:val="00E62245"/>
    <w:rsid w:val="00E62F46"/>
    <w:rsid w:val="00E63112"/>
    <w:rsid w:val="00E635CD"/>
    <w:rsid w:val="00E63828"/>
    <w:rsid w:val="00E63977"/>
    <w:rsid w:val="00E63B18"/>
    <w:rsid w:val="00E63C8B"/>
    <w:rsid w:val="00E6425C"/>
    <w:rsid w:val="00E64337"/>
    <w:rsid w:val="00E645E5"/>
    <w:rsid w:val="00E6475A"/>
    <w:rsid w:val="00E64784"/>
    <w:rsid w:val="00E64E39"/>
    <w:rsid w:val="00E65247"/>
    <w:rsid w:val="00E65867"/>
    <w:rsid w:val="00E661ED"/>
    <w:rsid w:val="00E6636B"/>
    <w:rsid w:val="00E66A10"/>
    <w:rsid w:val="00E67079"/>
    <w:rsid w:val="00E6725A"/>
    <w:rsid w:val="00E672CF"/>
    <w:rsid w:val="00E67B01"/>
    <w:rsid w:val="00E67B02"/>
    <w:rsid w:val="00E67C51"/>
    <w:rsid w:val="00E67DBA"/>
    <w:rsid w:val="00E70146"/>
    <w:rsid w:val="00E70178"/>
    <w:rsid w:val="00E705B2"/>
    <w:rsid w:val="00E70637"/>
    <w:rsid w:val="00E715A9"/>
    <w:rsid w:val="00E7189C"/>
    <w:rsid w:val="00E7194B"/>
    <w:rsid w:val="00E71C11"/>
    <w:rsid w:val="00E71D8E"/>
    <w:rsid w:val="00E72587"/>
    <w:rsid w:val="00E7273E"/>
    <w:rsid w:val="00E72793"/>
    <w:rsid w:val="00E7323A"/>
    <w:rsid w:val="00E7386E"/>
    <w:rsid w:val="00E739B7"/>
    <w:rsid w:val="00E73AD7"/>
    <w:rsid w:val="00E73BF1"/>
    <w:rsid w:val="00E73CC1"/>
    <w:rsid w:val="00E73CDB"/>
    <w:rsid w:val="00E73F16"/>
    <w:rsid w:val="00E74614"/>
    <w:rsid w:val="00E74BBF"/>
    <w:rsid w:val="00E74C20"/>
    <w:rsid w:val="00E750FC"/>
    <w:rsid w:val="00E756A1"/>
    <w:rsid w:val="00E75738"/>
    <w:rsid w:val="00E7573C"/>
    <w:rsid w:val="00E7575C"/>
    <w:rsid w:val="00E7615F"/>
    <w:rsid w:val="00E76C22"/>
    <w:rsid w:val="00E76E10"/>
    <w:rsid w:val="00E7760B"/>
    <w:rsid w:val="00E77CAF"/>
    <w:rsid w:val="00E77CD5"/>
    <w:rsid w:val="00E80157"/>
    <w:rsid w:val="00E8053A"/>
    <w:rsid w:val="00E808E1"/>
    <w:rsid w:val="00E8159A"/>
    <w:rsid w:val="00E817DA"/>
    <w:rsid w:val="00E81CFE"/>
    <w:rsid w:val="00E82186"/>
    <w:rsid w:val="00E8274E"/>
    <w:rsid w:val="00E82824"/>
    <w:rsid w:val="00E829E5"/>
    <w:rsid w:val="00E82BFB"/>
    <w:rsid w:val="00E82D60"/>
    <w:rsid w:val="00E82D6F"/>
    <w:rsid w:val="00E82E23"/>
    <w:rsid w:val="00E83157"/>
    <w:rsid w:val="00E8349D"/>
    <w:rsid w:val="00E8350B"/>
    <w:rsid w:val="00E839D4"/>
    <w:rsid w:val="00E83A1C"/>
    <w:rsid w:val="00E83B0F"/>
    <w:rsid w:val="00E84021"/>
    <w:rsid w:val="00E844A8"/>
    <w:rsid w:val="00E84DAE"/>
    <w:rsid w:val="00E8554B"/>
    <w:rsid w:val="00E857E8"/>
    <w:rsid w:val="00E858E4"/>
    <w:rsid w:val="00E85E16"/>
    <w:rsid w:val="00E863CF"/>
    <w:rsid w:val="00E867B6"/>
    <w:rsid w:val="00E86BB7"/>
    <w:rsid w:val="00E86BFC"/>
    <w:rsid w:val="00E879B1"/>
    <w:rsid w:val="00E87B85"/>
    <w:rsid w:val="00E90153"/>
    <w:rsid w:val="00E90228"/>
    <w:rsid w:val="00E9037D"/>
    <w:rsid w:val="00E90ACA"/>
    <w:rsid w:val="00E90EF9"/>
    <w:rsid w:val="00E91050"/>
    <w:rsid w:val="00E915FA"/>
    <w:rsid w:val="00E91DA2"/>
    <w:rsid w:val="00E92295"/>
    <w:rsid w:val="00E924E3"/>
    <w:rsid w:val="00E928EA"/>
    <w:rsid w:val="00E9294B"/>
    <w:rsid w:val="00E929A4"/>
    <w:rsid w:val="00E92B5D"/>
    <w:rsid w:val="00E92FA0"/>
    <w:rsid w:val="00E93803"/>
    <w:rsid w:val="00E93C02"/>
    <w:rsid w:val="00E93C5D"/>
    <w:rsid w:val="00E94175"/>
    <w:rsid w:val="00E943BE"/>
    <w:rsid w:val="00E946AB"/>
    <w:rsid w:val="00E94A2A"/>
    <w:rsid w:val="00E94BB6"/>
    <w:rsid w:val="00E94F6E"/>
    <w:rsid w:val="00E94F7E"/>
    <w:rsid w:val="00E95110"/>
    <w:rsid w:val="00E95206"/>
    <w:rsid w:val="00E955D7"/>
    <w:rsid w:val="00E9583F"/>
    <w:rsid w:val="00E9589B"/>
    <w:rsid w:val="00E959F9"/>
    <w:rsid w:val="00E95BE2"/>
    <w:rsid w:val="00E95CA6"/>
    <w:rsid w:val="00E96070"/>
    <w:rsid w:val="00E96207"/>
    <w:rsid w:val="00E965AF"/>
    <w:rsid w:val="00E96942"/>
    <w:rsid w:val="00E96985"/>
    <w:rsid w:val="00E96CFD"/>
    <w:rsid w:val="00E97239"/>
    <w:rsid w:val="00E97708"/>
    <w:rsid w:val="00E9794E"/>
    <w:rsid w:val="00E97B7D"/>
    <w:rsid w:val="00E97CF7"/>
    <w:rsid w:val="00E97D8C"/>
    <w:rsid w:val="00E97DD3"/>
    <w:rsid w:val="00E97E45"/>
    <w:rsid w:val="00E97FF8"/>
    <w:rsid w:val="00EA03E4"/>
    <w:rsid w:val="00EA06DE"/>
    <w:rsid w:val="00EA091B"/>
    <w:rsid w:val="00EA0ECC"/>
    <w:rsid w:val="00EA1719"/>
    <w:rsid w:val="00EA19DC"/>
    <w:rsid w:val="00EA1C44"/>
    <w:rsid w:val="00EA217B"/>
    <w:rsid w:val="00EA286F"/>
    <w:rsid w:val="00EA2BDE"/>
    <w:rsid w:val="00EA3443"/>
    <w:rsid w:val="00EA35E0"/>
    <w:rsid w:val="00EA3A41"/>
    <w:rsid w:val="00EA41C7"/>
    <w:rsid w:val="00EA4427"/>
    <w:rsid w:val="00EA4A19"/>
    <w:rsid w:val="00EA54D5"/>
    <w:rsid w:val="00EA55C3"/>
    <w:rsid w:val="00EA5C25"/>
    <w:rsid w:val="00EA6067"/>
    <w:rsid w:val="00EA614B"/>
    <w:rsid w:val="00EA6152"/>
    <w:rsid w:val="00EA63F8"/>
    <w:rsid w:val="00EA65B6"/>
    <w:rsid w:val="00EA6719"/>
    <w:rsid w:val="00EA67F3"/>
    <w:rsid w:val="00EA68BE"/>
    <w:rsid w:val="00EA6A22"/>
    <w:rsid w:val="00EA6BE6"/>
    <w:rsid w:val="00EA6CEA"/>
    <w:rsid w:val="00EA6D26"/>
    <w:rsid w:val="00EA7324"/>
    <w:rsid w:val="00EA7603"/>
    <w:rsid w:val="00EA7CA4"/>
    <w:rsid w:val="00EB0135"/>
    <w:rsid w:val="00EB0343"/>
    <w:rsid w:val="00EB0480"/>
    <w:rsid w:val="00EB06A1"/>
    <w:rsid w:val="00EB0716"/>
    <w:rsid w:val="00EB0751"/>
    <w:rsid w:val="00EB0A1E"/>
    <w:rsid w:val="00EB0B93"/>
    <w:rsid w:val="00EB0F22"/>
    <w:rsid w:val="00EB0F27"/>
    <w:rsid w:val="00EB13E4"/>
    <w:rsid w:val="00EB1435"/>
    <w:rsid w:val="00EB18A8"/>
    <w:rsid w:val="00EB1952"/>
    <w:rsid w:val="00EB1B9B"/>
    <w:rsid w:val="00EB20B2"/>
    <w:rsid w:val="00EB20F0"/>
    <w:rsid w:val="00EB2128"/>
    <w:rsid w:val="00EB2469"/>
    <w:rsid w:val="00EB35B8"/>
    <w:rsid w:val="00EB3B0D"/>
    <w:rsid w:val="00EB4301"/>
    <w:rsid w:val="00EB4787"/>
    <w:rsid w:val="00EB48EC"/>
    <w:rsid w:val="00EB4964"/>
    <w:rsid w:val="00EB4A5A"/>
    <w:rsid w:val="00EB54BC"/>
    <w:rsid w:val="00EB5767"/>
    <w:rsid w:val="00EB598A"/>
    <w:rsid w:val="00EB5AC5"/>
    <w:rsid w:val="00EB631F"/>
    <w:rsid w:val="00EB6548"/>
    <w:rsid w:val="00EB67DC"/>
    <w:rsid w:val="00EB6DE9"/>
    <w:rsid w:val="00EB6DF1"/>
    <w:rsid w:val="00EB6E2B"/>
    <w:rsid w:val="00EB7284"/>
    <w:rsid w:val="00EB745E"/>
    <w:rsid w:val="00EB78AC"/>
    <w:rsid w:val="00EB7901"/>
    <w:rsid w:val="00EB7B00"/>
    <w:rsid w:val="00EB7DBE"/>
    <w:rsid w:val="00EB7FDE"/>
    <w:rsid w:val="00EC01A9"/>
    <w:rsid w:val="00EC0222"/>
    <w:rsid w:val="00EC0A16"/>
    <w:rsid w:val="00EC0BB3"/>
    <w:rsid w:val="00EC0DB4"/>
    <w:rsid w:val="00EC11A0"/>
    <w:rsid w:val="00EC14E5"/>
    <w:rsid w:val="00EC15AA"/>
    <w:rsid w:val="00EC16FF"/>
    <w:rsid w:val="00EC1CDB"/>
    <w:rsid w:val="00EC1EBA"/>
    <w:rsid w:val="00EC1ED7"/>
    <w:rsid w:val="00EC20AB"/>
    <w:rsid w:val="00EC2575"/>
    <w:rsid w:val="00EC27D1"/>
    <w:rsid w:val="00EC3276"/>
    <w:rsid w:val="00EC35A9"/>
    <w:rsid w:val="00EC3CF4"/>
    <w:rsid w:val="00EC40AE"/>
    <w:rsid w:val="00EC4178"/>
    <w:rsid w:val="00EC4541"/>
    <w:rsid w:val="00EC4638"/>
    <w:rsid w:val="00EC4A9E"/>
    <w:rsid w:val="00EC4C59"/>
    <w:rsid w:val="00EC515E"/>
    <w:rsid w:val="00EC550A"/>
    <w:rsid w:val="00EC5860"/>
    <w:rsid w:val="00EC59EC"/>
    <w:rsid w:val="00EC5A13"/>
    <w:rsid w:val="00EC5EB0"/>
    <w:rsid w:val="00EC616B"/>
    <w:rsid w:val="00EC618A"/>
    <w:rsid w:val="00EC63D5"/>
    <w:rsid w:val="00EC6490"/>
    <w:rsid w:val="00EC69AB"/>
    <w:rsid w:val="00EC69F2"/>
    <w:rsid w:val="00EC6B8D"/>
    <w:rsid w:val="00EC6DDA"/>
    <w:rsid w:val="00EC6E8D"/>
    <w:rsid w:val="00EC71A2"/>
    <w:rsid w:val="00EC776E"/>
    <w:rsid w:val="00ED1012"/>
    <w:rsid w:val="00ED1276"/>
    <w:rsid w:val="00ED14D1"/>
    <w:rsid w:val="00ED1F71"/>
    <w:rsid w:val="00ED1FC2"/>
    <w:rsid w:val="00ED2000"/>
    <w:rsid w:val="00ED231B"/>
    <w:rsid w:val="00ED238A"/>
    <w:rsid w:val="00ED2743"/>
    <w:rsid w:val="00ED2E33"/>
    <w:rsid w:val="00ED2F0D"/>
    <w:rsid w:val="00ED30A9"/>
    <w:rsid w:val="00ED3135"/>
    <w:rsid w:val="00ED3214"/>
    <w:rsid w:val="00ED3A81"/>
    <w:rsid w:val="00ED3D0F"/>
    <w:rsid w:val="00ED3DC7"/>
    <w:rsid w:val="00ED405A"/>
    <w:rsid w:val="00ED4197"/>
    <w:rsid w:val="00ED4606"/>
    <w:rsid w:val="00ED464C"/>
    <w:rsid w:val="00ED4918"/>
    <w:rsid w:val="00ED4D90"/>
    <w:rsid w:val="00ED5239"/>
    <w:rsid w:val="00ED54BC"/>
    <w:rsid w:val="00ED5563"/>
    <w:rsid w:val="00ED55EF"/>
    <w:rsid w:val="00ED5B15"/>
    <w:rsid w:val="00ED5E6A"/>
    <w:rsid w:val="00ED6595"/>
    <w:rsid w:val="00ED6657"/>
    <w:rsid w:val="00ED6FB5"/>
    <w:rsid w:val="00ED7278"/>
    <w:rsid w:val="00ED782F"/>
    <w:rsid w:val="00ED7C97"/>
    <w:rsid w:val="00ED7D1A"/>
    <w:rsid w:val="00EE0618"/>
    <w:rsid w:val="00EE0DD4"/>
    <w:rsid w:val="00EE0E44"/>
    <w:rsid w:val="00EE16C4"/>
    <w:rsid w:val="00EE1B45"/>
    <w:rsid w:val="00EE2091"/>
    <w:rsid w:val="00EE20F0"/>
    <w:rsid w:val="00EE239E"/>
    <w:rsid w:val="00EE23FB"/>
    <w:rsid w:val="00EE2463"/>
    <w:rsid w:val="00EE27FD"/>
    <w:rsid w:val="00EE2CB8"/>
    <w:rsid w:val="00EE2EBD"/>
    <w:rsid w:val="00EE3819"/>
    <w:rsid w:val="00EE414D"/>
    <w:rsid w:val="00EE458C"/>
    <w:rsid w:val="00EE4A89"/>
    <w:rsid w:val="00EE4EB1"/>
    <w:rsid w:val="00EE4F21"/>
    <w:rsid w:val="00EE51EB"/>
    <w:rsid w:val="00EE54A0"/>
    <w:rsid w:val="00EE5596"/>
    <w:rsid w:val="00EE5973"/>
    <w:rsid w:val="00EE61F9"/>
    <w:rsid w:val="00EE62B9"/>
    <w:rsid w:val="00EE6455"/>
    <w:rsid w:val="00EE64EB"/>
    <w:rsid w:val="00EE685C"/>
    <w:rsid w:val="00EE71EC"/>
    <w:rsid w:val="00EE7321"/>
    <w:rsid w:val="00EE75AB"/>
    <w:rsid w:val="00EF0513"/>
    <w:rsid w:val="00EF0542"/>
    <w:rsid w:val="00EF068C"/>
    <w:rsid w:val="00EF06B3"/>
    <w:rsid w:val="00EF076F"/>
    <w:rsid w:val="00EF0D10"/>
    <w:rsid w:val="00EF16D1"/>
    <w:rsid w:val="00EF1F78"/>
    <w:rsid w:val="00EF2C6F"/>
    <w:rsid w:val="00EF2DDF"/>
    <w:rsid w:val="00EF2FF8"/>
    <w:rsid w:val="00EF3023"/>
    <w:rsid w:val="00EF3211"/>
    <w:rsid w:val="00EF3432"/>
    <w:rsid w:val="00EF346F"/>
    <w:rsid w:val="00EF3514"/>
    <w:rsid w:val="00EF3791"/>
    <w:rsid w:val="00EF3CC3"/>
    <w:rsid w:val="00EF3D9B"/>
    <w:rsid w:val="00EF41B5"/>
    <w:rsid w:val="00EF4278"/>
    <w:rsid w:val="00EF4361"/>
    <w:rsid w:val="00EF44C1"/>
    <w:rsid w:val="00EF48D3"/>
    <w:rsid w:val="00EF4ED6"/>
    <w:rsid w:val="00EF523B"/>
    <w:rsid w:val="00EF5666"/>
    <w:rsid w:val="00EF5E21"/>
    <w:rsid w:val="00EF5E71"/>
    <w:rsid w:val="00EF6080"/>
    <w:rsid w:val="00EF63DB"/>
    <w:rsid w:val="00EF688D"/>
    <w:rsid w:val="00EF6967"/>
    <w:rsid w:val="00EF69C2"/>
    <w:rsid w:val="00EF69DF"/>
    <w:rsid w:val="00EF6A57"/>
    <w:rsid w:val="00EF6A5A"/>
    <w:rsid w:val="00EF6B20"/>
    <w:rsid w:val="00EF7B44"/>
    <w:rsid w:val="00EF7E06"/>
    <w:rsid w:val="00EF7E2E"/>
    <w:rsid w:val="00EF7FC3"/>
    <w:rsid w:val="00F0033A"/>
    <w:rsid w:val="00F00652"/>
    <w:rsid w:val="00F00AEE"/>
    <w:rsid w:val="00F00E0B"/>
    <w:rsid w:val="00F00ED9"/>
    <w:rsid w:val="00F01792"/>
    <w:rsid w:val="00F01EAB"/>
    <w:rsid w:val="00F02094"/>
    <w:rsid w:val="00F023B3"/>
    <w:rsid w:val="00F02787"/>
    <w:rsid w:val="00F02AEF"/>
    <w:rsid w:val="00F0307C"/>
    <w:rsid w:val="00F030DE"/>
    <w:rsid w:val="00F03129"/>
    <w:rsid w:val="00F03394"/>
    <w:rsid w:val="00F0353A"/>
    <w:rsid w:val="00F037A1"/>
    <w:rsid w:val="00F037F6"/>
    <w:rsid w:val="00F0387D"/>
    <w:rsid w:val="00F03F8E"/>
    <w:rsid w:val="00F040A2"/>
    <w:rsid w:val="00F0486C"/>
    <w:rsid w:val="00F05012"/>
    <w:rsid w:val="00F05196"/>
    <w:rsid w:val="00F057DF"/>
    <w:rsid w:val="00F058ED"/>
    <w:rsid w:val="00F05927"/>
    <w:rsid w:val="00F05A54"/>
    <w:rsid w:val="00F0622D"/>
    <w:rsid w:val="00F06B36"/>
    <w:rsid w:val="00F06BBE"/>
    <w:rsid w:val="00F06CE1"/>
    <w:rsid w:val="00F06F01"/>
    <w:rsid w:val="00F06FF2"/>
    <w:rsid w:val="00F071C9"/>
    <w:rsid w:val="00F077B8"/>
    <w:rsid w:val="00F07800"/>
    <w:rsid w:val="00F07C59"/>
    <w:rsid w:val="00F07CB3"/>
    <w:rsid w:val="00F103AC"/>
    <w:rsid w:val="00F10415"/>
    <w:rsid w:val="00F1052E"/>
    <w:rsid w:val="00F10C3A"/>
    <w:rsid w:val="00F110E4"/>
    <w:rsid w:val="00F110FC"/>
    <w:rsid w:val="00F111C6"/>
    <w:rsid w:val="00F11499"/>
    <w:rsid w:val="00F11967"/>
    <w:rsid w:val="00F11C60"/>
    <w:rsid w:val="00F12206"/>
    <w:rsid w:val="00F12539"/>
    <w:rsid w:val="00F12A44"/>
    <w:rsid w:val="00F12D5A"/>
    <w:rsid w:val="00F13042"/>
    <w:rsid w:val="00F13095"/>
    <w:rsid w:val="00F131F4"/>
    <w:rsid w:val="00F13252"/>
    <w:rsid w:val="00F13592"/>
    <w:rsid w:val="00F135CD"/>
    <w:rsid w:val="00F13AD8"/>
    <w:rsid w:val="00F13F97"/>
    <w:rsid w:val="00F1430B"/>
    <w:rsid w:val="00F144F4"/>
    <w:rsid w:val="00F14530"/>
    <w:rsid w:val="00F145D7"/>
    <w:rsid w:val="00F14884"/>
    <w:rsid w:val="00F148A5"/>
    <w:rsid w:val="00F149DA"/>
    <w:rsid w:val="00F14B0B"/>
    <w:rsid w:val="00F156BA"/>
    <w:rsid w:val="00F15983"/>
    <w:rsid w:val="00F15F65"/>
    <w:rsid w:val="00F163DF"/>
    <w:rsid w:val="00F1698E"/>
    <w:rsid w:val="00F17142"/>
    <w:rsid w:val="00F1742A"/>
    <w:rsid w:val="00F17990"/>
    <w:rsid w:val="00F17B47"/>
    <w:rsid w:val="00F17B8D"/>
    <w:rsid w:val="00F17F8C"/>
    <w:rsid w:val="00F203F0"/>
    <w:rsid w:val="00F20588"/>
    <w:rsid w:val="00F208CD"/>
    <w:rsid w:val="00F20C68"/>
    <w:rsid w:val="00F21232"/>
    <w:rsid w:val="00F21389"/>
    <w:rsid w:val="00F2158C"/>
    <w:rsid w:val="00F21819"/>
    <w:rsid w:val="00F21A1C"/>
    <w:rsid w:val="00F2231B"/>
    <w:rsid w:val="00F223F4"/>
    <w:rsid w:val="00F22648"/>
    <w:rsid w:val="00F230F3"/>
    <w:rsid w:val="00F2313E"/>
    <w:rsid w:val="00F2347B"/>
    <w:rsid w:val="00F235EA"/>
    <w:rsid w:val="00F23889"/>
    <w:rsid w:val="00F23961"/>
    <w:rsid w:val="00F2396D"/>
    <w:rsid w:val="00F23AF4"/>
    <w:rsid w:val="00F23B41"/>
    <w:rsid w:val="00F2478D"/>
    <w:rsid w:val="00F24B27"/>
    <w:rsid w:val="00F24B96"/>
    <w:rsid w:val="00F24CAF"/>
    <w:rsid w:val="00F2505C"/>
    <w:rsid w:val="00F251FA"/>
    <w:rsid w:val="00F253B8"/>
    <w:rsid w:val="00F254F0"/>
    <w:rsid w:val="00F25BDE"/>
    <w:rsid w:val="00F25FDA"/>
    <w:rsid w:val="00F26172"/>
    <w:rsid w:val="00F26656"/>
    <w:rsid w:val="00F2666F"/>
    <w:rsid w:val="00F26B69"/>
    <w:rsid w:val="00F27031"/>
    <w:rsid w:val="00F275A6"/>
    <w:rsid w:val="00F27628"/>
    <w:rsid w:val="00F2764C"/>
    <w:rsid w:val="00F276B3"/>
    <w:rsid w:val="00F2771C"/>
    <w:rsid w:val="00F27854"/>
    <w:rsid w:val="00F27B18"/>
    <w:rsid w:val="00F27C5A"/>
    <w:rsid w:val="00F27D5F"/>
    <w:rsid w:val="00F27EC6"/>
    <w:rsid w:val="00F30913"/>
    <w:rsid w:val="00F30FC3"/>
    <w:rsid w:val="00F31182"/>
    <w:rsid w:val="00F31215"/>
    <w:rsid w:val="00F31250"/>
    <w:rsid w:val="00F31A13"/>
    <w:rsid w:val="00F31C32"/>
    <w:rsid w:val="00F32825"/>
    <w:rsid w:val="00F32F81"/>
    <w:rsid w:val="00F33249"/>
    <w:rsid w:val="00F3367E"/>
    <w:rsid w:val="00F33C17"/>
    <w:rsid w:val="00F342F8"/>
    <w:rsid w:val="00F343C5"/>
    <w:rsid w:val="00F34992"/>
    <w:rsid w:val="00F34BAF"/>
    <w:rsid w:val="00F34CA7"/>
    <w:rsid w:val="00F351DD"/>
    <w:rsid w:val="00F352CA"/>
    <w:rsid w:val="00F3563A"/>
    <w:rsid w:val="00F3570D"/>
    <w:rsid w:val="00F35872"/>
    <w:rsid w:val="00F358BD"/>
    <w:rsid w:val="00F35904"/>
    <w:rsid w:val="00F35FFE"/>
    <w:rsid w:val="00F3645A"/>
    <w:rsid w:val="00F36660"/>
    <w:rsid w:val="00F36D7C"/>
    <w:rsid w:val="00F36F51"/>
    <w:rsid w:val="00F36F80"/>
    <w:rsid w:val="00F372E6"/>
    <w:rsid w:val="00F375D9"/>
    <w:rsid w:val="00F3785B"/>
    <w:rsid w:val="00F3788C"/>
    <w:rsid w:val="00F379A2"/>
    <w:rsid w:val="00F37B6E"/>
    <w:rsid w:val="00F37D6A"/>
    <w:rsid w:val="00F400D8"/>
    <w:rsid w:val="00F40204"/>
    <w:rsid w:val="00F403EF"/>
    <w:rsid w:val="00F408F7"/>
    <w:rsid w:val="00F40FC9"/>
    <w:rsid w:val="00F41814"/>
    <w:rsid w:val="00F41DEB"/>
    <w:rsid w:val="00F4211E"/>
    <w:rsid w:val="00F4279D"/>
    <w:rsid w:val="00F428C0"/>
    <w:rsid w:val="00F42C25"/>
    <w:rsid w:val="00F42CA8"/>
    <w:rsid w:val="00F42D39"/>
    <w:rsid w:val="00F432A4"/>
    <w:rsid w:val="00F435B9"/>
    <w:rsid w:val="00F43B8A"/>
    <w:rsid w:val="00F43CFE"/>
    <w:rsid w:val="00F43F19"/>
    <w:rsid w:val="00F44449"/>
    <w:rsid w:val="00F44740"/>
    <w:rsid w:val="00F447D5"/>
    <w:rsid w:val="00F44EEE"/>
    <w:rsid w:val="00F455C5"/>
    <w:rsid w:val="00F45685"/>
    <w:rsid w:val="00F457B9"/>
    <w:rsid w:val="00F45C96"/>
    <w:rsid w:val="00F46069"/>
    <w:rsid w:val="00F4625C"/>
    <w:rsid w:val="00F4634D"/>
    <w:rsid w:val="00F4671B"/>
    <w:rsid w:val="00F46862"/>
    <w:rsid w:val="00F46866"/>
    <w:rsid w:val="00F46C07"/>
    <w:rsid w:val="00F4715C"/>
    <w:rsid w:val="00F477E9"/>
    <w:rsid w:val="00F47F87"/>
    <w:rsid w:val="00F50021"/>
    <w:rsid w:val="00F502C5"/>
    <w:rsid w:val="00F50341"/>
    <w:rsid w:val="00F50D70"/>
    <w:rsid w:val="00F50FB1"/>
    <w:rsid w:val="00F51031"/>
    <w:rsid w:val="00F51136"/>
    <w:rsid w:val="00F5133F"/>
    <w:rsid w:val="00F518D5"/>
    <w:rsid w:val="00F51B96"/>
    <w:rsid w:val="00F51CAA"/>
    <w:rsid w:val="00F52235"/>
    <w:rsid w:val="00F52303"/>
    <w:rsid w:val="00F52703"/>
    <w:rsid w:val="00F52A45"/>
    <w:rsid w:val="00F52BB4"/>
    <w:rsid w:val="00F52C28"/>
    <w:rsid w:val="00F52D8D"/>
    <w:rsid w:val="00F52DA7"/>
    <w:rsid w:val="00F52E7F"/>
    <w:rsid w:val="00F53538"/>
    <w:rsid w:val="00F53585"/>
    <w:rsid w:val="00F53631"/>
    <w:rsid w:val="00F53BDB"/>
    <w:rsid w:val="00F53DE1"/>
    <w:rsid w:val="00F54388"/>
    <w:rsid w:val="00F54487"/>
    <w:rsid w:val="00F54705"/>
    <w:rsid w:val="00F5486E"/>
    <w:rsid w:val="00F55419"/>
    <w:rsid w:val="00F55663"/>
    <w:rsid w:val="00F55671"/>
    <w:rsid w:val="00F56027"/>
    <w:rsid w:val="00F564CC"/>
    <w:rsid w:val="00F567EA"/>
    <w:rsid w:val="00F56884"/>
    <w:rsid w:val="00F56A02"/>
    <w:rsid w:val="00F56C4A"/>
    <w:rsid w:val="00F56FD1"/>
    <w:rsid w:val="00F570DB"/>
    <w:rsid w:val="00F573D5"/>
    <w:rsid w:val="00F57918"/>
    <w:rsid w:val="00F57DB2"/>
    <w:rsid w:val="00F57F45"/>
    <w:rsid w:val="00F57F70"/>
    <w:rsid w:val="00F57FAD"/>
    <w:rsid w:val="00F60302"/>
    <w:rsid w:val="00F60624"/>
    <w:rsid w:val="00F608CA"/>
    <w:rsid w:val="00F6090E"/>
    <w:rsid w:val="00F60E8E"/>
    <w:rsid w:val="00F610FD"/>
    <w:rsid w:val="00F6148C"/>
    <w:rsid w:val="00F61BE2"/>
    <w:rsid w:val="00F62125"/>
    <w:rsid w:val="00F62572"/>
    <w:rsid w:val="00F62818"/>
    <w:rsid w:val="00F62B51"/>
    <w:rsid w:val="00F62BFE"/>
    <w:rsid w:val="00F63038"/>
    <w:rsid w:val="00F63309"/>
    <w:rsid w:val="00F63A4E"/>
    <w:rsid w:val="00F63C5F"/>
    <w:rsid w:val="00F63D58"/>
    <w:rsid w:val="00F63E0C"/>
    <w:rsid w:val="00F63EB1"/>
    <w:rsid w:val="00F63F74"/>
    <w:rsid w:val="00F645C2"/>
    <w:rsid w:val="00F64934"/>
    <w:rsid w:val="00F65091"/>
    <w:rsid w:val="00F65298"/>
    <w:rsid w:val="00F6539C"/>
    <w:rsid w:val="00F65F9D"/>
    <w:rsid w:val="00F66395"/>
    <w:rsid w:val="00F668B6"/>
    <w:rsid w:val="00F66C82"/>
    <w:rsid w:val="00F66F1D"/>
    <w:rsid w:val="00F674A4"/>
    <w:rsid w:val="00F6797F"/>
    <w:rsid w:val="00F700B0"/>
    <w:rsid w:val="00F703F7"/>
    <w:rsid w:val="00F705CF"/>
    <w:rsid w:val="00F70687"/>
    <w:rsid w:val="00F70869"/>
    <w:rsid w:val="00F70AFC"/>
    <w:rsid w:val="00F70B41"/>
    <w:rsid w:val="00F70BD2"/>
    <w:rsid w:val="00F714CF"/>
    <w:rsid w:val="00F717FD"/>
    <w:rsid w:val="00F722A7"/>
    <w:rsid w:val="00F731B0"/>
    <w:rsid w:val="00F73654"/>
    <w:rsid w:val="00F73AD2"/>
    <w:rsid w:val="00F73C81"/>
    <w:rsid w:val="00F743BE"/>
    <w:rsid w:val="00F74727"/>
    <w:rsid w:val="00F74737"/>
    <w:rsid w:val="00F747D5"/>
    <w:rsid w:val="00F74A18"/>
    <w:rsid w:val="00F74D00"/>
    <w:rsid w:val="00F74EA5"/>
    <w:rsid w:val="00F75614"/>
    <w:rsid w:val="00F75753"/>
    <w:rsid w:val="00F757D9"/>
    <w:rsid w:val="00F75B77"/>
    <w:rsid w:val="00F762CD"/>
    <w:rsid w:val="00F7694D"/>
    <w:rsid w:val="00F76A7A"/>
    <w:rsid w:val="00F76C26"/>
    <w:rsid w:val="00F76CB7"/>
    <w:rsid w:val="00F772F2"/>
    <w:rsid w:val="00F77462"/>
    <w:rsid w:val="00F776A5"/>
    <w:rsid w:val="00F777E4"/>
    <w:rsid w:val="00F779A9"/>
    <w:rsid w:val="00F779C9"/>
    <w:rsid w:val="00F77C43"/>
    <w:rsid w:val="00F77D9E"/>
    <w:rsid w:val="00F801E2"/>
    <w:rsid w:val="00F8058B"/>
    <w:rsid w:val="00F80671"/>
    <w:rsid w:val="00F81270"/>
    <w:rsid w:val="00F81ACF"/>
    <w:rsid w:val="00F81D67"/>
    <w:rsid w:val="00F82029"/>
    <w:rsid w:val="00F822FD"/>
    <w:rsid w:val="00F824F2"/>
    <w:rsid w:val="00F82C7D"/>
    <w:rsid w:val="00F82FE1"/>
    <w:rsid w:val="00F840A0"/>
    <w:rsid w:val="00F841CB"/>
    <w:rsid w:val="00F844D9"/>
    <w:rsid w:val="00F84516"/>
    <w:rsid w:val="00F84543"/>
    <w:rsid w:val="00F845B1"/>
    <w:rsid w:val="00F84645"/>
    <w:rsid w:val="00F84D1F"/>
    <w:rsid w:val="00F84F97"/>
    <w:rsid w:val="00F8504E"/>
    <w:rsid w:val="00F85151"/>
    <w:rsid w:val="00F8539E"/>
    <w:rsid w:val="00F85609"/>
    <w:rsid w:val="00F85628"/>
    <w:rsid w:val="00F856F3"/>
    <w:rsid w:val="00F85E56"/>
    <w:rsid w:val="00F8653C"/>
    <w:rsid w:val="00F87559"/>
    <w:rsid w:val="00F87ACF"/>
    <w:rsid w:val="00F87C58"/>
    <w:rsid w:val="00F87F22"/>
    <w:rsid w:val="00F90643"/>
    <w:rsid w:val="00F90CB1"/>
    <w:rsid w:val="00F9109E"/>
    <w:rsid w:val="00F91510"/>
    <w:rsid w:val="00F91DA5"/>
    <w:rsid w:val="00F91F4B"/>
    <w:rsid w:val="00F92561"/>
    <w:rsid w:val="00F9270B"/>
    <w:rsid w:val="00F92A67"/>
    <w:rsid w:val="00F92AAB"/>
    <w:rsid w:val="00F92B8E"/>
    <w:rsid w:val="00F92D87"/>
    <w:rsid w:val="00F936C7"/>
    <w:rsid w:val="00F93754"/>
    <w:rsid w:val="00F93D6B"/>
    <w:rsid w:val="00F9463D"/>
    <w:rsid w:val="00F94F85"/>
    <w:rsid w:val="00F9520D"/>
    <w:rsid w:val="00F953BC"/>
    <w:rsid w:val="00F95D51"/>
    <w:rsid w:val="00F95EF9"/>
    <w:rsid w:val="00F96924"/>
    <w:rsid w:val="00F9773A"/>
    <w:rsid w:val="00F97C6A"/>
    <w:rsid w:val="00FA0771"/>
    <w:rsid w:val="00FA10AB"/>
    <w:rsid w:val="00FA13A3"/>
    <w:rsid w:val="00FA16D3"/>
    <w:rsid w:val="00FA17D7"/>
    <w:rsid w:val="00FA1992"/>
    <w:rsid w:val="00FA24F8"/>
    <w:rsid w:val="00FA267D"/>
    <w:rsid w:val="00FA27F7"/>
    <w:rsid w:val="00FA2A5A"/>
    <w:rsid w:val="00FA2B16"/>
    <w:rsid w:val="00FA2B58"/>
    <w:rsid w:val="00FA2D03"/>
    <w:rsid w:val="00FA2F83"/>
    <w:rsid w:val="00FA2FBA"/>
    <w:rsid w:val="00FA30CA"/>
    <w:rsid w:val="00FA3BE5"/>
    <w:rsid w:val="00FA3C35"/>
    <w:rsid w:val="00FA3F36"/>
    <w:rsid w:val="00FA407D"/>
    <w:rsid w:val="00FA426B"/>
    <w:rsid w:val="00FA466E"/>
    <w:rsid w:val="00FA47F0"/>
    <w:rsid w:val="00FA49E3"/>
    <w:rsid w:val="00FA4B17"/>
    <w:rsid w:val="00FA4C23"/>
    <w:rsid w:val="00FA4EDB"/>
    <w:rsid w:val="00FA4FF0"/>
    <w:rsid w:val="00FA5715"/>
    <w:rsid w:val="00FA58B6"/>
    <w:rsid w:val="00FA5BFD"/>
    <w:rsid w:val="00FA5D68"/>
    <w:rsid w:val="00FA5EC8"/>
    <w:rsid w:val="00FA60AC"/>
    <w:rsid w:val="00FA60B6"/>
    <w:rsid w:val="00FA60CF"/>
    <w:rsid w:val="00FA61D2"/>
    <w:rsid w:val="00FA63AC"/>
    <w:rsid w:val="00FA6576"/>
    <w:rsid w:val="00FA657E"/>
    <w:rsid w:val="00FA6DDF"/>
    <w:rsid w:val="00FA6F75"/>
    <w:rsid w:val="00FA783E"/>
    <w:rsid w:val="00FA798A"/>
    <w:rsid w:val="00FA7B77"/>
    <w:rsid w:val="00FA7C8C"/>
    <w:rsid w:val="00FA7CE7"/>
    <w:rsid w:val="00FB02E0"/>
    <w:rsid w:val="00FB033A"/>
    <w:rsid w:val="00FB0465"/>
    <w:rsid w:val="00FB0480"/>
    <w:rsid w:val="00FB07AA"/>
    <w:rsid w:val="00FB0FFA"/>
    <w:rsid w:val="00FB1031"/>
    <w:rsid w:val="00FB11F0"/>
    <w:rsid w:val="00FB14A6"/>
    <w:rsid w:val="00FB15CA"/>
    <w:rsid w:val="00FB1D26"/>
    <w:rsid w:val="00FB1FF2"/>
    <w:rsid w:val="00FB214F"/>
    <w:rsid w:val="00FB23FF"/>
    <w:rsid w:val="00FB2598"/>
    <w:rsid w:val="00FB267A"/>
    <w:rsid w:val="00FB28CE"/>
    <w:rsid w:val="00FB2A76"/>
    <w:rsid w:val="00FB315C"/>
    <w:rsid w:val="00FB3AD5"/>
    <w:rsid w:val="00FB3BF1"/>
    <w:rsid w:val="00FB462F"/>
    <w:rsid w:val="00FB474A"/>
    <w:rsid w:val="00FB4B99"/>
    <w:rsid w:val="00FB4D5D"/>
    <w:rsid w:val="00FB4EB3"/>
    <w:rsid w:val="00FB51EA"/>
    <w:rsid w:val="00FB52D5"/>
    <w:rsid w:val="00FB5915"/>
    <w:rsid w:val="00FB5A8E"/>
    <w:rsid w:val="00FB5AC7"/>
    <w:rsid w:val="00FB5BF9"/>
    <w:rsid w:val="00FB5DB2"/>
    <w:rsid w:val="00FB6C41"/>
    <w:rsid w:val="00FB6DCE"/>
    <w:rsid w:val="00FB7108"/>
    <w:rsid w:val="00FB7165"/>
    <w:rsid w:val="00FB73F5"/>
    <w:rsid w:val="00FB7770"/>
    <w:rsid w:val="00FB787A"/>
    <w:rsid w:val="00FB7959"/>
    <w:rsid w:val="00FB79AF"/>
    <w:rsid w:val="00FB7B7D"/>
    <w:rsid w:val="00FB7B90"/>
    <w:rsid w:val="00FB7DDE"/>
    <w:rsid w:val="00FB7E7A"/>
    <w:rsid w:val="00FB7EAF"/>
    <w:rsid w:val="00FC037B"/>
    <w:rsid w:val="00FC1145"/>
    <w:rsid w:val="00FC13AE"/>
    <w:rsid w:val="00FC183A"/>
    <w:rsid w:val="00FC1964"/>
    <w:rsid w:val="00FC1DF5"/>
    <w:rsid w:val="00FC2710"/>
    <w:rsid w:val="00FC2916"/>
    <w:rsid w:val="00FC2EB1"/>
    <w:rsid w:val="00FC33FC"/>
    <w:rsid w:val="00FC356E"/>
    <w:rsid w:val="00FC358C"/>
    <w:rsid w:val="00FC427B"/>
    <w:rsid w:val="00FC44D3"/>
    <w:rsid w:val="00FC4718"/>
    <w:rsid w:val="00FC47D5"/>
    <w:rsid w:val="00FC48A4"/>
    <w:rsid w:val="00FC4B4F"/>
    <w:rsid w:val="00FC5335"/>
    <w:rsid w:val="00FC54FE"/>
    <w:rsid w:val="00FC5A62"/>
    <w:rsid w:val="00FC5BE7"/>
    <w:rsid w:val="00FC5DB7"/>
    <w:rsid w:val="00FC6019"/>
    <w:rsid w:val="00FC616C"/>
    <w:rsid w:val="00FC6357"/>
    <w:rsid w:val="00FC63C6"/>
    <w:rsid w:val="00FC648E"/>
    <w:rsid w:val="00FC69B1"/>
    <w:rsid w:val="00FC6A4E"/>
    <w:rsid w:val="00FC6A60"/>
    <w:rsid w:val="00FC6E0B"/>
    <w:rsid w:val="00FC6F73"/>
    <w:rsid w:val="00FC70EF"/>
    <w:rsid w:val="00FC7196"/>
    <w:rsid w:val="00FC7220"/>
    <w:rsid w:val="00FC76FF"/>
    <w:rsid w:val="00FC79FE"/>
    <w:rsid w:val="00FC7A03"/>
    <w:rsid w:val="00FC7A0E"/>
    <w:rsid w:val="00FC7B68"/>
    <w:rsid w:val="00FC7D03"/>
    <w:rsid w:val="00FC7F9A"/>
    <w:rsid w:val="00FD0615"/>
    <w:rsid w:val="00FD109C"/>
    <w:rsid w:val="00FD20B9"/>
    <w:rsid w:val="00FD2307"/>
    <w:rsid w:val="00FD2679"/>
    <w:rsid w:val="00FD28D0"/>
    <w:rsid w:val="00FD295E"/>
    <w:rsid w:val="00FD299E"/>
    <w:rsid w:val="00FD2BFF"/>
    <w:rsid w:val="00FD3AB0"/>
    <w:rsid w:val="00FD470A"/>
    <w:rsid w:val="00FD485F"/>
    <w:rsid w:val="00FD4B27"/>
    <w:rsid w:val="00FD4C69"/>
    <w:rsid w:val="00FD4F00"/>
    <w:rsid w:val="00FD4F92"/>
    <w:rsid w:val="00FD50BE"/>
    <w:rsid w:val="00FD56AD"/>
    <w:rsid w:val="00FD61B9"/>
    <w:rsid w:val="00FD61E7"/>
    <w:rsid w:val="00FD62FC"/>
    <w:rsid w:val="00FD6335"/>
    <w:rsid w:val="00FD663A"/>
    <w:rsid w:val="00FD675A"/>
    <w:rsid w:val="00FD68BF"/>
    <w:rsid w:val="00FD698A"/>
    <w:rsid w:val="00FD6A27"/>
    <w:rsid w:val="00FD6B4C"/>
    <w:rsid w:val="00FD6C1C"/>
    <w:rsid w:val="00FD710C"/>
    <w:rsid w:val="00FD76E3"/>
    <w:rsid w:val="00FD7A5E"/>
    <w:rsid w:val="00FD7B21"/>
    <w:rsid w:val="00FE0047"/>
    <w:rsid w:val="00FE01EF"/>
    <w:rsid w:val="00FE0273"/>
    <w:rsid w:val="00FE097C"/>
    <w:rsid w:val="00FE0B4C"/>
    <w:rsid w:val="00FE0BF8"/>
    <w:rsid w:val="00FE0C24"/>
    <w:rsid w:val="00FE0D58"/>
    <w:rsid w:val="00FE0E3A"/>
    <w:rsid w:val="00FE1055"/>
    <w:rsid w:val="00FE1A9F"/>
    <w:rsid w:val="00FE1D96"/>
    <w:rsid w:val="00FE1D98"/>
    <w:rsid w:val="00FE1E16"/>
    <w:rsid w:val="00FE1F46"/>
    <w:rsid w:val="00FE1FB3"/>
    <w:rsid w:val="00FE23F3"/>
    <w:rsid w:val="00FE241C"/>
    <w:rsid w:val="00FE2C90"/>
    <w:rsid w:val="00FE2D72"/>
    <w:rsid w:val="00FE340A"/>
    <w:rsid w:val="00FE36EC"/>
    <w:rsid w:val="00FE3703"/>
    <w:rsid w:val="00FE39D1"/>
    <w:rsid w:val="00FE3B23"/>
    <w:rsid w:val="00FE3FB5"/>
    <w:rsid w:val="00FE46A7"/>
    <w:rsid w:val="00FE4A74"/>
    <w:rsid w:val="00FE4C84"/>
    <w:rsid w:val="00FE4F66"/>
    <w:rsid w:val="00FE501E"/>
    <w:rsid w:val="00FE5721"/>
    <w:rsid w:val="00FE5DE4"/>
    <w:rsid w:val="00FE5E51"/>
    <w:rsid w:val="00FE5F8E"/>
    <w:rsid w:val="00FE5FB0"/>
    <w:rsid w:val="00FE62FD"/>
    <w:rsid w:val="00FE6374"/>
    <w:rsid w:val="00FE64D8"/>
    <w:rsid w:val="00FE663D"/>
    <w:rsid w:val="00FE67BE"/>
    <w:rsid w:val="00FE68B9"/>
    <w:rsid w:val="00FE6A1C"/>
    <w:rsid w:val="00FE6C88"/>
    <w:rsid w:val="00FE6E88"/>
    <w:rsid w:val="00FE707A"/>
    <w:rsid w:val="00FE7406"/>
    <w:rsid w:val="00FE755D"/>
    <w:rsid w:val="00FE7693"/>
    <w:rsid w:val="00FE77FB"/>
    <w:rsid w:val="00FE78FA"/>
    <w:rsid w:val="00FE7DAC"/>
    <w:rsid w:val="00FED08C"/>
    <w:rsid w:val="00FF0024"/>
    <w:rsid w:val="00FF00F4"/>
    <w:rsid w:val="00FF034C"/>
    <w:rsid w:val="00FF05F9"/>
    <w:rsid w:val="00FF0D62"/>
    <w:rsid w:val="00FF0E0B"/>
    <w:rsid w:val="00FF1173"/>
    <w:rsid w:val="00FF1233"/>
    <w:rsid w:val="00FF15C4"/>
    <w:rsid w:val="00FF1627"/>
    <w:rsid w:val="00FF1BC6"/>
    <w:rsid w:val="00FF1DFA"/>
    <w:rsid w:val="00FF23A3"/>
    <w:rsid w:val="00FF24A5"/>
    <w:rsid w:val="00FF286F"/>
    <w:rsid w:val="00FF287D"/>
    <w:rsid w:val="00FF2E0E"/>
    <w:rsid w:val="00FF3781"/>
    <w:rsid w:val="00FF392D"/>
    <w:rsid w:val="00FF3C45"/>
    <w:rsid w:val="00FF3D22"/>
    <w:rsid w:val="00FF3D8E"/>
    <w:rsid w:val="00FF456C"/>
    <w:rsid w:val="00FF464E"/>
    <w:rsid w:val="00FF54B7"/>
    <w:rsid w:val="00FF550B"/>
    <w:rsid w:val="00FF587E"/>
    <w:rsid w:val="00FF6691"/>
    <w:rsid w:val="00FF700B"/>
    <w:rsid w:val="00FF79BE"/>
    <w:rsid w:val="00FF7DB5"/>
    <w:rsid w:val="01234CBA"/>
    <w:rsid w:val="01419298"/>
    <w:rsid w:val="0155B166"/>
    <w:rsid w:val="0165BAE5"/>
    <w:rsid w:val="0181CC74"/>
    <w:rsid w:val="01BB90C6"/>
    <w:rsid w:val="01C07A9F"/>
    <w:rsid w:val="01CC694C"/>
    <w:rsid w:val="01D50947"/>
    <w:rsid w:val="01F28EEC"/>
    <w:rsid w:val="023CCA8E"/>
    <w:rsid w:val="0244868E"/>
    <w:rsid w:val="028CD3E1"/>
    <w:rsid w:val="029301D5"/>
    <w:rsid w:val="02A8FC9D"/>
    <w:rsid w:val="02BD06C3"/>
    <w:rsid w:val="02D5FEF5"/>
    <w:rsid w:val="02D6CD55"/>
    <w:rsid w:val="02E0EE70"/>
    <w:rsid w:val="032B4D28"/>
    <w:rsid w:val="03522F1D"/>
    <w:rsid w:val="03767BB0"/>
    <w:rsid w:val="037C5B24"/>
    <w:rsid w:val="039641BB"/>
    <w:rsid w:val="03A62CF5"/>
    <w:rsid w:val="03CD8C11"/>
    <w:rsid w:val="03D68775"/>
    <w:rsid w:val="03DF1039"/>
    <w:rsid w:val="03EC4ABA"/>
    <w:rsid w:val="03F2AF38"/>
    <w:rsid w:val="03F8B75D"/>
    <w:rsid w:val="0400C8AD"/>
    <w:rsid w:val="04081004"/>
    <w:rsid w:val="042FD84E"/>
    <w:rsid w:val="044F7387"/>
    <w:rsid w:val="045A9950"/>
    <w:rsid w:val="0466D8AC"/>
    <w:rsid w:val="0484FB19"/>
    <w:rsid w:val="04A42438"/>
    <w:rsid w:val="04B8B219"/>
    <w:rsid w:val="04C812AD"/>
    <w:rsid w:val="04CD94A6"/>
    <w:rsid w:val="04EA5247"/>
    <w:rsid w:val="0502CAF3"/>
    <w:rsid w:val="0512ABC5"/>
    <w:rsid w:val="05346125"/>
    <w:rsid w:val="053BEB0F"/>
    <w:rsid w:val="055BF0F7"/>
    <w:rsid w:val="05617214"/>
    <w:rsid w:val="05762823"/>
    <w:rsid w:val="058CCBCB"/>
    <w:rsid w:val="0591A1C2"/>
    <w:rsid w:val="05A10056"/>
    <w:rsid w:val="05DC3DF9"/>
    <w:rsid w:val="05F7086A"/>
    <w:rsid w:val="05FEEE3B"/>
    <w:rsid w:val="060E0BE1"/>
    <w:rsid w:val="0611FDD1"/>
    <w:rsid w:val="06322A82"/>
    <w:rsid w:val="06442AFF"/>
    <w:rsid w:val="065F402B"/>
    <w:rsid w:val="065FD644"/>
    <w:rsid w:val="06ADD9B7"/>
    <w:rsid w:val="06BE965C"/>
    <w:rsid w:val="06C77ABB"/>
    <w:rsid w:val="06D2C466"/>
    <w:rsid w:val="0725AA38"/>
    <w:rsid w:val="072904DB"/>
    <w:rsid w:val="07300755"/>
    <w:rsid w:val="074A2D97"/>
    <w:rsid w:val="075937E8"/>
    <w:rsid w:val="075C78A9"/>
    <w:rsid w:val="07A2620C"/>
    <w:rsid w:val="07B9C797"/>
    <w:rsid w:val="07E65C21"/>
    <w:rsid w:val="07FBD932"/>
    <w:rsid w:val="081C84D4"/>
    <w:rsid w:val="08251933"/>
    <w:rsid w:val="08442A14"/>
    <w:rsid w:val="086CDB7E"/>
    <w:rsid w:val="08717812"/>
    <w:rsid w:val="08859174"/>
    <w:rsid w:val="0890A6E1"/>
    <w:rsid w:val="08A0FEC6"/>
    <w:rsid w:val="08A34E01"/>
    <w:rsid w:val="08C0A34F"/>
    <w:rsid w:val="08F922FD"/>
    <w:rsid w:val="08FF1572"/>
    <w:rsid w:val="09084C1D"/>
    <w:rsid w:val="09701D04"/>
    <w:rsid w:val="0986A8EB"/>
    <w:rsid w:val="09AD38B9"/>
    <w:rsid w:val="09AE3B1B"/>
    <w:rsid w:val="09D43580"/>
    <w:rsid w:val="0A034823"/>
    <w:rsid w:val="0A2D6CA4"/>
    <w:rsid w:val="0A3FBECE"/>
    <w:rsid w:val="0A5261DB"/>
    <w:rsid w:val="0A638205"/>
    <w:rsid w:val="0A783558"/>
    <w:rsid w:val="0A81ACC0"/>
    <w:rsid w:val="0A834F05"/>
    <w:rsid w:val="0A871B48"/>
    <w:rsid w:val="0A8D990E"/>
    <w:rsid w:val="0AC8929C"/>
    <w:rsid w:val="0AD3610A"/>
    <w:rsid w:val="0ADBF0E3"/>
    <w:rsid w:val="0AF57A37"/>
    <w:rsid w:val="0AFC18FB"/>
    <w:rsid w:val="0B266767"/>
    <w:rsid w:val="0B27A8A6"/>
    <w:rsid w:val="0B3A7274"/>
    <w:rsid w:val="0B6D08BF"/>
    <w:rsid w:val="0B70B9C0"/>
    <w:rsid w:val="0B7807DD"/>
    <w:rsid w:val="0B885413"/>
    <w:rsid w:val="0BC09702"/>
    <w:rsid w:val="0C21ABD8"/>
    <w:rsid w:val="0C34955B"/>
    <w:rsid w:val="0C47ED89"/>
    <w:rsid w:val="0C4C1AB4"/>
    <w:rsid w:val="0C7761F7"/>
    <w:rsid w:val="0CBD3316"/>
    <w:rsid w:val="0CE6EF9E"/>
    <w:rsid w:val="0CF5595F"/>
    <w:rsid w:val="0D0DA214"/>
    <w:rsid w:val="0D14D60C"/>
    <w:rsid w:val="0D430D77"/>
    <w:rsid w:val="0D491D1A"/>
    <w:rsid w:val="0D62708F"/>
    <w:rsid w:val="0D6448DE"/>
    <w:rsid w:val="0D95AD7D"/>
    <w:rsid w:val="0DE8E6CD"/>
    <w:rsid w:val="0E41B657"/>
    <w:rsid w:val="0E5C8B3C"/>
    <w:rsid w:val="0ECEFAD8"/>
    <w:rsid w:val="0ED0BE3F"/>
    <w:rsid w:val="0ED5874C"/>
    <w:rsid w:val="0EDE85B6"/>
    <w:rsid w:val="0F1C56F6"/>
    <w:rsid w:val="0F2225C3"/>
    <w:rsid w:val="0F2234F3"/>
    <w:rsid w:val="0F2262AB"/>
    <w:rsid w:val="0F22CE02"/>
    <w:rsid w:val="0F542A4F"/>
    <w:rsid w:val="0F5BDD9C"/>
    <w:rsid w:val="0FB4BBFA"/>
    <w:rsid w:val="0FB5368D"/>
    <w:rsid w:val="0FB59FC1"/>
    <w:rsid w:val="0FC29151"/>
    <w:rsid w:val="0FC76ABA"/>
    <w:rsid w:val="0FD5F6A9"/>
    <w:rsid w:val="10025D61"/>
    <w:rsid w:val="10039046"/>
    <w:rsid w:val="1009C234"/>
    <w:rsid w:val="1026873E"/>
    <w:rsid w:val="1027226E"/>
    <w:rsid w:val="1059FF79"/>
    <w:rsid w:val="106250BF"/>
    <w:rsid w:val="108546AF"/>
    <w:rsid w:val="10BEAC94"/>
    <w:rsid w:val="10CC0816"/>
    <w:rsid w:val="10EE13B4"/>
    <w:rsid w:val="10F82BEA"/>
    <w:rsid w:val="10FB3C1E"/>
    <w:rsid w:val="10FD7C03"/>
    <w:rsid w:val="1102B41A"/>
    <w:rsid w:val="113D4667"/>
    <w:rsid w:val="115B9BEF"/>
    <w:rsid w:val="11634CA0"/>
    <w:rsid w:val="118E0E7C"/>
    <w:rsid w:val="11922A79"/>
    <w:rsid w:val="1194F8AE"/>
    <w:rsid w:val="119D8D98"/>
    <w:rsid w:val="11A2123D"/>
    <w:rsid w:val="11ACF7DC"/>
    <w:rsid w:val="11C0C503"/>
    <w:rsid w:val="11D1F099"/>
    <w:rsid w:val="11D6182E"/>
    <w:rsid w:val="1219FA94"/>
    <w:rsid w:val="12225DA4"/>
    <w:rsid w:val="125AA34F"/>
    <w:rsid w:val="1286CEB1"/>
    <w:rsid w:val="12BA3B5A"/>
    <w:rsid w:val="12F30076"/>
    <w:rsid w:val="13186747"/>
    <w:rsid w:val="132B6EEB"/>
    <w:rsid w:val="133B4270"/>
    <w:rsid w:val="135EC10F"/>
    <w:rsid w:val="13716398"/>
    <w:rsid w:val="139731E8"/>
    <w:rsid w:val="139B7419"/>
    <w:rsid w:val="13A1E85C"/>
    <w:rsid w:val="13C1B19D"/>
    <w:rsid w:val="13D9AACB"/>
    <w:rsid w:val="13DA06F7"/>
    <w:rsid w:val="13EBECA1"/>
    <w:rsid w:val="13FF3D5C"/>
    <w:rsid w:val="1406723D"/>
    <w:rsid w:val="14189B6E"/>
    <w:rsid w:val="142FA9FD"/>
    <w:rsid w:val="14668B4A"/>
    <w:rsid w:val="14BE361F"/>
    <w:rsid w:val="14EFE46C"/>
    <w:rsid w:val="14F4A435"/>
    <w:rsid w:val="15632BE3"/>
    <w:rsid w:val="1590CEB3"/>
    <w:rsid w:val="15976320"/>
    <w:rsid w:val="15A1F13F"/>
    <w:rsid w:val="15A2D873"/>
    <w:rsid w:val="15F996C6"/>
    <w:rsid w:val="16025534"/>
    <w:rsid w:val="1607B9CD"/>
    <w:rsid w:val="16224EF2"/>
    <w:rsid w:val="162BC19E"/>
    <w:rsid w:val="164F898B"/>
    <w:rsid w:val="16690FF5"/>
    <w:rsid w:val="166DBD1B"/>
    <w:rsid w:val="166E0471"/>
    <w:rsid w:val="168BA659"/>
    <w:rsid w:val="16A42A83"/>
    <w:rsid w:val="171E72FA"/>
    <w:rsid w:val="1778120A"/>
    <w:rsid w:val="17A1D020"/>
    <w:rsid w:val="17DD8932"/>
    <w:rsid w:val="17E14663"/>
    <w:rsid w:val="17F6979E"/>
    <w:rsid w:val="181C7F66"/>
    <w:rsid w:val="181DDD4E"/>
    <w:rsid w:val="1822DA55"/>
    <w:rsid w:val="18665276"/>
    <w:rsid w:val="18995A09"/>
    <w:rsid w:val="18AD0E37"/>
    <w:rsid w:val="18C43F55"/>
    <w:rsid w:val="18D10CD1"/>
    <w:rsid w:val="18E8FAB7"/>
    <w:rsid w:val="198BDB99"/>
    <w:rsid w:val="199690C8"/>
    <w:rsid w:val="19AB78D8"/>
    <w:rsid w:val="19B72E73"/>
    <w:rsid w:val="19BEBAE0"/>
    <w:rsid w:val="19CB1619"/>
    <w:rsid w:val="19DCB68F"/>
    <w:rsid w:val="19FD5F3E"/>
    <w:rsid w:val="1A13C183"/>
    <w:rsid w:val="1A218738"/>
    <w:rsid w:val="1A4C1734"/>
    <w:rsid w:val="1A78AA55"/>
    <w:rsid w:val="1A832866"/>
    <w:rsid w:val="1A8CFBBD"/>
    <w:rsid w:val="1A91772E"/>
    <w:rsid w:val="1AA872DB"/>
    <w:rsid w:val="1ABA2637"/>
    <w:rsid w:val="1ABC9921"/>
    <w:rsid w:val="1AF4CB58"/>
    <w:rsid w:val="1B1F0D12"/>
    <w:rsid w:val="1B22DD15"/>
    <w:rsid w:val="1B2A2B44"/>
    <w:rsid w:val="1B476658"/>
    <w:rsid w:val="1B49AC8E"/>
    <w:rsid w:val="1B965587"/>
    <w:rsid w:val="1BAFA4F3"/>
    <w:rsid w:val="1BB9EC02"/>
    <w:rsid w:val="1BBB51E4"/>
    <w:rsid w:val="1BD47300"/>
    <w:rsid w:val="1C12F05C"/>
    <w:rsid w:val="1C37782B"/>
    <w:rsid w:val="1CA49EDE"/>
    <w:rsid w:val="1CA5F141"/>
    <w:rsid w:val="1CABC691"/>
    <w:rsid w:val="1CB40DB3"/>
    <w:rsid w:val="1CCA4258"/>
    <w:rsid w:val="1CD744C6"/>
    <w:rsid w:val="1CF33416"/>
    <w:rsid w:val="1D070712"/>
    <w:rsid w:val="1D0B87CF"/>
    <w:rsid w:val="1D34F19E"/>
    <w:rsid w:val="1D41E524"/>
    <w:rsid w:val="1D5D8105"/>
    <w:rsid w:val="1D9C64E1"/>
    <w:rsid w:val="1DAA056C"/>
    <w:rsid w:val="1DC00C59"/>
    <w:rsid w:val="1DD9DFFD"/>
    <w:rsid w:val="1E1C9CE7"/>
    <w:rsid w:val="1E201B28"/>
    <w:rsid w:val="1E59863E"/>
    <w:rsid w:val="1E83823E"/>
    <w:rsid w:val="1EB329FC"/>
    <w:rsid w:val="1ED07892"/>
    <w:rsid w:val="1EDFCB42"/>
    <w:rsid w:val="1EE0EF65"/>
    <w:rsid w:val="1EEAF3FA"/>
    <w:rsid w:val="1EF4D12A"/>
    <w:rsid w:val="1F191CB8"/>
    <w:rsid w:val="1F2728BF"/>
    <w:rsid w:val="1F4E872A"/>
    <w:rsid w:val="1F685789"/>
    <w:rsid w:val="1F6AFF5F"/>
    <w:rsid w:val="1F7CE3A0"/>
    <w:rsid w:val="1FA2FCAC"/>
    <w:rsid w:val="1FCD8B0F"/>
    <w:rsid w:val="1FD0F4C9"/>
    <w:rsid w:val="1FDDECAC"/>
    <w:rsid w:val="201509B6"/>
    <w:rsid w:val="2025EEBC"/>
    <w:rsid w:val="2042B2C6"/>
    <w:rsid w:val="204674D1"/>
    <w:rsid w:val="20578732"/>
    <w:rsid w:val="207C4CB6"/>
    <w:rsid w:val="20A891C2"/>
    <w:rsid w:val="20AB7883"/>
    <w:rsid w:val="210C2F19"/>
    <w:rsid w:val="212A7954"/>
    <w:rsid w:val="212E6F0D"/>
    <w:rsid w:val="21319F9B"/>
    <w:rsid w:val="2151CA06"/>
    <w:rsid w:val="216BF9DB"/>
    <w:rsid w:val="218FDC68"/>
    <w:rsid w:val="2196B3A1"/>
    <w:rsid w:val="2199D560"/>
    <w:rsid w:val="219F5518"/>
    <w:rsid w:val="21DE3F36"/>
    <w:rsid w:val="21DEED62"/>
    <w:rsid w:val="21E3E0A1"/>
    <w:rsid w:val="21E58B9E"/>
    <w:rsid w:val="2213C3C5"/>
    <w:rsid w:val="222983BA"/>
    <w:rsid w:val="22AA75BA"/>
    <w:rsid w:val="22D170CB"/>
    <w:rsid w:val="22FD7B81"/>
    <w:rsid w:val="231A6DFF"/>
    <w:rsid w:val="236F9305"/>
    <w:rsid w:val="23ACD31B"/>
    <w:rsid w:val="23C45FA1"/>
    <w:rsid w:val="23D48602"/>
    <w:rsid w:val="23E85A25"/>
    <w:rsid w:val="2437AAF0"/>
    <w:rsid w:val="243B519C"/>
    <w:rsid w:val="24597C91"/>
    <w:rsid w:val="24744D8B"/>
    <w:rsid w:val="24BAAB64"/>
    <w:rsid w:val="24D65A67"/>
    <w:rsid w:val="24D77C07"/>
    <w:rsid w:val="24D8C28E"/>
    <w:rsid w:val="24DBC414"/>
    <w:rsid w:val="24F43E44"/>
    <w:rsid w:val="24FBBEB5"/>
    <w:rsid w:val="250B62E0"/>
    <w:rsid w:val="251653A1"/>
    <w:rsid w:val="2523D2DE"/>
    <w:rsid w:val="254F5714"/>
    <w:rsid w:val="258A1867"/>
    <w:rsid w:val="25A3952D"/>
    <w:rsid w:val="25A577D2"/>
    <w:rsid w:val="25BC37A9"/>
    <w:rsid w:val="25C6CB55"/>
    <w:rsid w:val="25CAA7B9"/>
    <w:rsid w:val="25F9575D"/>
    <w:rsid w:val="261621F3"/>
    <w:rsid w:val="2623D551"/>
    <w:rsid w:val="2647FC13"/>
    <w:rsid w:val="265B4109"/>
    <w:rsid w:val="2684A8C5"/>
    <w:rsid w:val="2697A880"/>
    <w:rsid w:val="26A53591"/>
    <w:rsid w:val="26B47E1C"/>
    <w:rsid w:val="26BF269D"/>
    <w:rsid w:val="26C9FD74"/>
    <w:rsid w:val="26ED4E60"/>
    <w:rsid w:val="26F8ED7D"/>
    <w:rsid w:val="26FDFA25"/>
    <w:rsid w:val="27152A63"/>
    <w:rsid w:val="2735F0ED"/>
    <w:rsid w:val="2749E5AA"/>
    <w:rsid w:val="2757F8B0"/>
    <w:rsid w:val="27A6EE53"/>
    <w:rsid w:val="27B24076"/>
    <w:rsid w:val="27D14605"/>
    <w:rsid w:val="27D35E4B"/>
    <w:rsid w:val="27E3470E"/>
    <w:rsid w:val="27E71C3A"/>
    <w:rsid w:val="281D9192"/>
    <w:rsid w:val="2833CE64"/>
    <w:rsid w:val="283764A4"/>
    <w:rsid w:val="2846734B"/>
    <w:rsid w:val="2858EEC1"/>
    <w:rsid w:val="285E618A"/>
    <w:rsid w:val="28BB5082"/>
    <w:rsid w:val="28C476CC"/>
    <w:rsid w:val="28F0D87C"/>
    <w:rsid w:val="2921B9B6"/>
    <w:rsid w:val="292F16F5"/>
    <w:rsid w:val="2959FEDB"/>
    <w:rsid w:val="299CED10"/>
    <w:rsid w:val="29AC2E43"/>
    <w:rsid w:val="29AD230D"/>
    <w:rsid w:val="29C1FEF6"/>
    <w:rsid w:val="29FE2644"/>
    <w:rsid w:val="29FF436B"/>
    <w:rsid w:val="2A054B85"/>
    <w:rsid w:val="2A1474E8"/>
    <w:rsid w:val="2A2AC4AE"/>
    <w:rsid w:val="2A429989"/>
    <w:rsid w:val="2A9A422B"/>
    <w:rsid w:val="2AB640F1"/>
    <w:rsid w:val="2AB77EF4"/>
    <w:rsid w:val="2AD22405"/>
    <w:rsid w:val="2AFFC55E"/>
    <w:rsid w:val="2B0D6C96"/>
    <w:rsid w:val="2B171483"/>
    <w:rsid w:val="2B30E578"/>
    <w:rsid w:val="2B90C985"/>
    <w:rsid w:val="2BB6CB5E"/>
    <w:rsid w:val="2BC4E536"/>
    <w:rsid w:val="2C06554F"/>
    <w:rsid w:val="2C17383B"/>
    <w:rsid w:val="2C2D9EB5"/>
    <w:rsid w:val="2C532BF1"/>
    <w:rsid w:val="2C689403"/>
    <w:rsid w:val="2CA86430"/>
    <w:rsid w:val="2CC2E55F"/>
    <w:rsid w:val="2CC8F1E4"/>
    <w:rsid w:val="2CDACF83"/>
    <w:rsid w:val="2D057D33"/>
    <w:rsid w:val="2D1E7558"/>
    <w:rsid w:val="2D4B46F6"/>
    <w:rsid w:val="2D53A314"/>
    <w:rsid w:val="2D673A0A"/>
    <w:rsid w:val="2D73F2AE"/>
    <w:rsid w:val="2D7953AE"/>
    <w:rsid w:val="2D84BCF5"/>
    <w:rsid w:val="2DC01532"/>
    <w:rsid w:val="2DF7D117"/>
    <w:rsid w:val="2DF7E6E1"/>
    <w:rsid w:val="2E0D53BD"/>
    <w:rsid w:val="2ECF6065"/>
    <w:rsid w:val="2ED8B451"/>
    <w:rsid w:val="2EE2B044"/>
    <w:rsid w:val="2EFE689F"/>
    <w:rsid w:val="2F24D58C"/>
    <w:rsid w:val="2F863A51"/>
    <w:rsid w:val="2F87AFF4"/>
    <w:rsid w:val="2F91D6EA"/>
    <w:rsid w:val="2F9C250C"/>
    <w:rsid w:val="2FBC8796"/>
    <w:rsid w:val="2FD3796B"/>
    <w:rsid w:val="2FE0A9A0"/>
    <w:rsid w:val="300F74FE"/>
    <w:rsid w:val="301A7DF8"/>
    <w:rsid w:val="301CE73A"/>
    <w:rsid w:val="3024FB4C"/>
    <w:rsid w:val="3025411C"/>
    <w:rsid w:val="3060F4EC"/>
    <w:rsid w:val="306DC726"/>
    <w:rsid w:val="308B43FB"/>
    <w:rsid w:val="308C94E4"/>
    <w:rsid w:val="30A37A80"/>
    <w:rsid w:val="30F60602"/>
    <w:rsid w:val="31251059"/>
    <w:rsid w:val="3130983F"/>
    <w:rsid w:val="3152D56A"/>
    <w:rsid w:val="31585357"/>
    <w:rsid w:val="31A8D09E"/>
    <w:rsid w:val="31B0F275"/>
    <w:rsid w:val="31EE3EF7"/>
    <w:rsid w:val="31F3A235"/>
    <w:rsid w:val="324AC5E6"/>
    <w:rsid w:val="327C2755"/>
    <w:rsid w:val="329C9DCE"/>
    <w:rsid w:val="32A75FA0"/>
    <w:rsid w:val="32B1DD05"/>
    <w:rsid w:val="32CFB61C"/>
    <w:rsid w:val="32D6B5CD"/>
    <w:rsid w:val="32E42D9E"/>
    <w:rsid w:val="32E47BF7"/>
    <w:rsid w:val="3301773B"/>
    <w:rsid w:val="3337C01E"/>
    <w:rsid w:val="33545F2D"/>
    <w:rsid w:val="336536FF"/>
    <w:rsid w:val="33682343"/>
    <w:rsid w:val="33782C82"/>
    <w:rsid w:val="338F3E45"/>
    <w:rsid w:val="339A65CD"/>
    <w:rsid w:val="339FCD3A"/>
    <w:rsid w:val="33AB084D"/>
    <w:rsid w:val="33AB5DBF"/>
    <w:rsid w:val="33FE110D"/>
    <w:rsid w:val="34041A9A"/>
    <w:rsid w:val="341805BD"/>
    <w:rsid w:val="342C3D9F"/>
    <w:rsid w:val="34334B30"/>
    <w:rsid w:val="343A71D1"/>
    <w:rsid w:val="343B1E63"/>
    <w:rsid w:val="34492E74"/>
    <w:rsid w:val="3458172F"/>
    <w:rsid w:val="34B4853C"/>
    <w:rsid w:val="34FD9D5C"/>
    <w:rsid w:val="3505679F"/>
    <w:rsid w:val="350B89D8"/>
    <w:rsid w:val="352A4A91"/>
    <w:rsid w:val="3561264E"/>
    <w:rsid w:val="3576014F"/>
    <w:rsid w:val="359420A1"/>
    <w:rsid w:val="35A6A844"/>
    <w:rsid w:val="35B2967E"/>
    <w:rsid w:val="35D34E6E"/>
    <w:rsid w:val="36852097"/>
    <w:rsid w:val="36C08E99"/>
    <w:rsid w:val="36E60CCC"/>
    <w:rsid w:val="3744E965"/>
    <w:rsid w:val="37685AA6"/>
    <w:rsid w:val="377D53A4"/>
    <w:rsid w:val="37BEA7AA"/>
    <w:rsid w:val="37E233C5"/>
    <w:rsid w:val="3813E7A5"/>
    <w:rsid w:val="383081B1"/>
    <w:rsid w:val="385FA423"/>
    <w:rsid w:val="3875A7DD"/>
    <w:rsid w:val="388E5BD4"/>
    <w:rsid w:val="38A88832"/>
    <w:rsid w:val="38ABD4D9"/>
    <w:rsid w:val="38B78835"/>
    <w:rsid w:val="38BE9E4A"/>
    <w:rsid w:val="38F1E04D"/>
    <w:rsid w:val="38F38671"/>
    <w:rsid w:val="38FBE205"/>
    <w:rsid w:val="390A9E45"/>
    <w:rsid w:val="392E7007"/>
    <w:rsid w:val="392E81AB"/>
    <w:rsid w:val="3958C21D"/>
    <w:rsid w:val="395AA801"/>
    <w:rsid w:val="39894567"/>
    <w:rsid w:val="39AAEC26"/>
    <w:rsid w:val="39CA8913"/>
    <w:rsid w:val="39DB05B8"/>
    <w:rsid w:val="39E40E8C"/>
    <w:rsid w:val="39EA8EA7"/>
    <w:rsid w:val="39F6359F"/>
    <w:rsid w:val="3A108060"/>
    <w:rsid w:val="3A214972"/>
    <w:rsid w:val="3A29FC8C"/>
    <w:rsid w:val="3A599540"/>
    <w:rsid w:val="3A6B437C"/>
    <w:rsid w:val="3A702F56"/>
    <w:rsid w:val="3A9189FF"/>
    <w:rsid w:val="3A962BA2"/>
    <w:rsid w:val="3A9D9413"/>
    <w:rsid w:val="3AF53A4E"/>
    <w:rsid w:val="3B04B35A"/>
    <w:rsid w:val="3B1170C6"/>
    <w:rsid w:val="3B31CB5F"/>
    <w:rsid w:val="3B588BD8"/>
    <w:rsid w:val="3B617B68"/>
    <w:rsid w:val="3BBA9534"/>
    <w:rsid w:val="3BE3F59A"/>
    <w:rsid w:val="3BF9EBC1"/>
    <w:rsid w:val="3C01A4C9"/>
    <w:rsid w:val="3C23837E"/>
    <w:rsid w:val="3C2EE992"/>
    <w:rsid w:val="3C68A11D"/>
    <w:rsid w:val="3C9C0B25"/>
    <w:rsid w:val="3CB37B19"/>
    <w:rsid w:val="3D00AA1B"/>
    <w:rsid w:val="3D0221DA"/>
    <w:rsid w:val="3D6DC404"/>
    <w:rsid w:val="3D939765"/>
    <w:rsid w:val="3DB6B2BA"/>
    <w:rsid w:val="3DC0D9D3"/>
    <w:rsid w:val="3DDC352C"/>
    <w:rsid w:val="3DDD8954"/>
    <w:rsid w:val="3E23E80D"/>
    <w:rsid w:val="3E3760F1"/>
    <w:rsid w:val="3E3EFF0A"/>
    <w:rsid w:val="3E544578"/>
    <w:rsid w:val="3E7273F9"/>
    <w:rsid w:val="3E81CD6C"/>
    <w:rsid w:val="3E83FB6B"/>
    <w:rsid w:val="3E95F7C8"/>
    <w:rsid w:val="3EBCD952"/>
    <w:rsid w:val="3EBF510E"/>
    <w:rsid w:val="3EDCA19B"/>
    <w:rsid w:val="3F0B304F"/>
    <w:rsid w:val="3F13DF58"/>
    <w:rsid w:val="3F372E87"/>
    <w:rsid w:val="3F3806E7"/>
    <w:rsid w:val="3F3C1A5A"/>
    <w:rsid w:val="3F8F8692"/>
    <w:rsid w:val="3FAD4A0C"/>
    <w:rsid w:val="3FB372B6"/>
    <w:rsid w:val="3FC88834"/>
    <w:rsid w:val="3FCCC11B"/>
    <w:rsid w:val="40162BA6"/>
    <w:rsid w:val="404E7FCE"/>
    <w:rsid w:val="407B4B2A"/>
    <w:rsid w:val="4098B3BB"/>
    <w:rsid w:val="40CBF7DE"/>
    <w:rsid w:val="40FE379E"/>
    <w:rsid w:val="4103C8A5"/>
    <w:rsid w:val="412E53D5"/>
    <w:rsid w:val="415B1648"/>
    <w:rsid w:val="417A92D6"/>
    <w:rsid w:val="418D9C13"/>
    <w:rsid w:val="41D50871"/>
    <w:rsid w:val="41D692AF"/>
    <w:rsid w:val="41FDBB61"/>
    <w:rsid w:val="4220EC1D"/>
    <w:rsid w:val="42251783"/>
    <w:rsid w:val="4236F43C"/>
    <w:rsid w:val="4255F3B8"/>
    <w:rsid w:val="4269AADF"/>
    <w:rsid w:val="428A3E2D"/>
    <w:rsid w:val="429BF231"/>
    <w:rsid w:val="429F8170"/>
    <w:rsid w:val="42B6FC11"/>
    <w:rsid w:val="42DB2A62"/>
    <w:rsid w:val="42E42078"/>
    <w:rsid w:val="42F51FAA"/>
    <w:rsid w:val="42FDDD82"/>
    <w:rsid w:val="430F9DCA"/>
    <w:rsid w:val="4331C8C2"/>
    <w:rsid w:val="433711FA"/>
    <w:rsid w:val="43451517"/>
    <w:rsid w:val="438A979D"/>
    <w:rsid w:val="43B97850"/>
    <w:rsid w:val="43D71614"/>
    <w:rsid w:val="43E55A19"/>
    <w:rsid w:val="4403359A"/>
    <w:rsid w:val="4414F41C"/>
    <w:rsid w:val="44323349"/>
    <w:rsid w:val="443B19B4"/>
    <w:rsid w:val="4499AAC9"/>
    <w:rsid w:val="44B5EA88"/>
    <w:rsid w:val="44F38E30"/>
    <w:rsid w:val="44F68B9E"/>
    <w:rsid w:val="4539B275"/>
    <w:rsid w:val="45424ACF"/>
    <w:rsid w:val="45800F6A"/>
    <w:rsid w:val="45DE7160"/>
    <w:rsid w:val="460EA9EC"/>
    <w:rsid w:val="463E85C4"/>
    <w:rsid w:val="4668A158"/>
    <w:rsid w:val="466E7E5B"/>
    <w:rsid w:val="4679D443"/>
    <w:rsid w:val="4688BECE"/>
    <w:rsid w:val="46CD98DD"/>
    <w:rsid w:val="46D872CC"/>
    <w:rsid w:val="46F37502"/>
    <w:rsid w:val="46FF835B"/>
    <w:rsid w:val="47010560"/>
    <w:rsid w:val="47018C59"/>
    <w:rsid w:val="47056BA8"/>
    <w:rsid w:val="4736757F"/>
    <w:rsid w:val="47506295"/>
    <w:rsid w:val="475495BC"/>
    <w:rsid w:val="47550CD7"/>
    <w:rsid w:val="47696C13"/>
    <w:rsid w:val="476C9567"/>
    <w:rsid w:val="478CE2AF"/>
    <w:rsid w:val="4791720C"/>
    <w:rsid w:val="479E4405"/>
    <w:rsid w:val="47DA04F7"/>
    <w:rsid w:val="47E1D128"/>
    <w:rsid w:val="47FC6AD3"/>
    <w:rsid w:val="4839BC9F"/>
    <w:rsid w:val="4840B5AF"/>
    <w:rsid w:val="4841A271"/>
    <w:rsid w:val="48422C1B"/>
    <w:rsid w:val="48457709"/>
    <w:rsid w:val="484DA6C4"/>
    <w:rsid w:val="486ADD2D"/>
    <w:rsid w:val="48740502"/>
    <w:rsid w:val="489B8732"/>
    <w:rsid w:val="48B28EEB"/>
    <w:rsid w:val="48E01545"/>
    <w:rsid w:val="49017315"/>
    <w:rsid w:val="49433C45"/>
    <w:rsid w:val="49815985"/>
    <w:rsid w:val="4981D1CC"/>
    <w:rsid w:val="499E7A9B"/>
    <w:rsid w:val="49A75652"/>
    <w:rsid w:val="49C0138E"/>
    <w:rsid w:val="49DF9089"/>
    <w:rsid w:val="49E77F6D"/>
    <w:rsid w:val="49F2FA4F"/>
    <w:rsid w:val="49F74D5C"/>
    <w:rsid w:val="4A23D043"/>
    <w:rsid w:val="4A27681B"/>
    <w:rsid w:val="4A4A0A88"/>
    <w:rsid w:val="4A50F8AF"/>
    <w:rsid w:val="4A52A972"/>
    <w:rsid w:val="4A91CDD4"/>
    <w:rsid w:val="4AA35494"/>
    <w:rsid w:val="4AA51FE3"/>
    <w:rsid w:val="4AA55A80"/>
    <w:rsid w:val="4ACE87C5"/>
    <w:rsid w:val="4B1337BB"/>
    <w:rsid w:val="4B28CC3F"/>
    <w:rsid w:val="4B3007DA"/>
    <w:rsid w:val="4B4DD7BD"/>
    <w:rsid w:val="4B5293A9"/>
    <w:rsid w:val="4B78A865"/>
    <w:rsid w:val="4B815359"/>
    <w:rsid w:val="4B928B89"/>
    <w:rsid w:val="4BA85ED4"/>
    <w:rsid w:val="4BF3CA24"/>
    <w:rsid w:val="4C0AD55C"/>
    <w:rsid w:val="4C2DC06F"/>
    <w:rsid w:val="4C8E1223"/>
    <w:rsid w:val="4C98B216"/>
    <w:rsid w:val="4CC0FE8A"/>
    <w:rsid w:val="4CD629D6"/>
    <w:rsid w:val="4CF99B69"/>
    <w:rsid w:val="4D1B26BB"/>
    <w:rsid w:val="4D82F64D"/>
    <w:rsid w:val="4D888398"/>
    <w:rsid w:val="4DEBCEE6"/>
    <w:rsid w:val="4DF42725"/>
    <w:rsid w:val="4E0EFD47"/>
    <w:rsid w:val="4E15548D"/>
    <w:rsid w:val="4E3F5434"/>
    <w:rsid w:val="4E8BDE3C"/>
    <w:rsid w:val="4E8EA240"/>
    <w:rsid w:val="4E97EE40"/>
    <w:rsid w:val="4E98B7CA"/>
    <w:rsid w:val="4ECEC4F4"/>
    <w:rsid w:val="4EF16D40"/>
    <w:rsid w:val="4F0017FE"/>
    <w:rsid w:val="4F0836F0"/>
    <w:rsid w:val="4F1D3EF1"/>
    <w:rsid w:val="4F71087B"/>
    <w:rsid w:val="4F7D25A9"/>
    <w:rsid w:val="4F930433"/>
    <w:rsid w:val="4FF82246"/>
    <w:rsid w:val="502AA478"/>
    <w:rsid w:val="502F5E38"/>
    <w:rsid w:val="5033097D"/>
    <w:rsid w:val="5059FA52"/>
    <w:rsid w:val="50AC7BCF"/>
    <w:rsid w:val="50B6AE66"/>
    <w:rsid w:val="50B889A7"/>
    <w:rsid w:val="50BADA45"/>
    <w:rsid w:val="50DD75A1"/>
    <w:rsid w:val="511E5550"/>
    <w:rsid w:val="51D0CAAC"/>
    <w:rsid w:val="51D1A7DB"/>
    <w:rsid w:val="51F3C122"/>
    <w:rsid w:val="521DAC68"/>
    <w:rsid w:val="526204DC"/>
    <w:rsid w:val="526A08B2"/>
    <w:rsid w:val="52B0A0EB"/>
    <w:rsid w:val="52B51E95"/>
    <w:rsid w:val="52B62FCD"/>
    <w:rsid w:val="52FB0A7E"/>
    <w:rsid w:val="531672D2"/>
    <w:rsid w:val="53191982"/>
    <w:rsid w:val="536A8F0D"/>
    <w:rsid w:val="5376B018"/>
    <w:rsid w:val="537FF264"/>
    <w:rsid w:val="53849D8A"/>
    <w:rsid w:val="53B11149"/>
    <w:rsid w:val="53EBE512"/>
    <w:rsid w:val="53FB5A87"/>
    <w:rsid w:val="541A81F7"/>
    <w:rsid w:val="543711B8"/>
    <w:rsid w:val="544B5CE6"/>
    <w:rsid w:val="5458827A"/>
    <w:rsid w:val="549753A0"/>
    <w:rsid w:val="54A73CFA"/>
    <w:rsid w:val="54C7AC82"/>
    <w:rsid w:val="54E93850"/>
    <w:rsid w:val="55483238"/>
    <w:rsid w:val="555E8CCB"/>
    <w:rsid w:val="556F7280"/>
    <w:rsid w:val="5599259A"/>
    <w:rsid w:val="55A18BA5"/>
    <w:rsid w:val="55C3CD69"/>
    <w:rsid w:val="55EBD6F6"/>
    <w:rsid w:val="55F15939"/>
    <w:rsid w:val="56160FB3"/>
    <w:rsid w:val="5634FE49"/>
    <w:rsid w:val="5652EEA1"/>
    <w:rsid w:val="5657A1C8"/>
    <w:rsid w:val="5660BC26"/>
    <w:rsid w:val="566F4C39"/>
    <w:rsid w:val="56A309FD"/>
    <w:rsid w:val="56AB4195"/>
    <w:rsid w:val="56B9E434"/>
    <w:rsid w:val="56BAD0B6"/>
    <w:rsid w:val="56BE7164"/>
    <w:rsid w:val="56C8E017"/>
    <w:rsid w:val="56EFAAF3"/>
    <w:rsid w:val="56FD4821"/>
    <w:rsid w:val="571729C0"/>
    <w:rsid w:val="571C25CC"/>
    <w:rsid w:val="574D705D"/>
    <w:rsid w:val="575B333D"/>
    <w:rsid w:val="575F7BC3"/>
    <w:rsid w:val="57CA9558"/>
    <w:rsid w:val="57CDA726"/>
    <w:rsid w:val="57E2C7CF"/>
    <w:rsid w:val="57E4FF24"/>
    <w:rsid w:val="57EFD325"/>
    <w:rsid w:val="5820F4FA"/>
    <w:rsid w:val="58214951"/>
    <w:rsid w:val="587B9B57"/>
    <w:rsid w:val="58BB483A"/>
    <w:rsid w:val="59174CC8"/>
    <w:rsid w:val="591DB69B"/>
    <w:rsid w:val="59466AD6"/>
    <w:rsid w:val="594AEC16"/>
    <w:rsid w:val="5973C7ED"/>
    <w:rsid w:val="59A83C17"/>
    <w:rsid w:val="59CA76E6"/>
    <w:rsid w:val="59D9680D"/>
    <w:rsid w:val="59DC9DCA"/>
    <w:rsid w:val="5A3024D0"/>
    <w:rsid w:val="5A67CF95"/>
    <w:rsid w:val="5A973D62"/>
    <w:rsid w:val="5AC009A7"/>
    <w:rsid w:val="5AC152EB"/>
    <w:rsid w:val="5AFAE652"/>
    <w:rsid w:val="5B4136A1"/>
    <w:rsid w:val="5B5015EF"/>
    <w:rsid w:val="5B511761"/>
    <w:rsid w:val="5B549D9D"/>
    <w:rsid w:val="5B7CA90E"/>
    <w:rsid w:val="5B9123D3"/>
    <w:rsid w:val="5BB46F4A"/>
    <w:rsid w:val="5BD6A54D"/>
    <w:rsid w:val="5BDAA6CC"/>
    <w:rsid w:val="5C05D929"/>
    <w:rsid w:val="5C53482A"/>
    <w:rsid w:val="5C5E54E6"/>
    <w:rsid w:val="5C835FEF"/>
    <w:rsid w:val="5C9E27A6"/>
    <w:rsid w:val="5CF4B472"/>
    <w:rsid w:val="5D0C685F"/>
    <w:rsid w:val="5D10C427"/>
    <w:rsid w:val="5D11A667"/>
    <w:rsid w:val="5D519D88"/>
    <w:rsid w:val="5D586154"/>
    <w:rsid w:val="5D5C2DFD"/>
    <w:rsid w:val="5D794F89"/>
    <w:rsid w:val="5D8CA7E4"/>
    <w:rsid w:val="5D901E5F"/>
    <w:rsid w:val="5DB1D176"/>
    <w:rsid w:val="5DC7B187"/>
    <w:rsid w:val="5DD017EA"/>
    <w:rsid w:val="5E00D6FC"/>
    <w:rsid w:val="5E0A77D8"/>
    <w:rsid w:val="5E7C1DCE"/>
    <w:rsid w:val="5E88EEEB"/>
    <w:rsid w:val="5E8A6436"/>
    <w:rsid w:val="5E94C860"/>
    <w:rsid w:val="5E97DD69"/>
    <w:rsid w:val="5EDC87FB"/>
    <w:rsid w:val="5F173F55"/>
    <w:rsid w:val="5F2B26E9"/>
    <w:rsid w:val="5F4462D5"/>
    <w:rsid w:val="5F47A9F6"/>
    <w:rsid w:val="5F55F357"/>
    <w:rsid w:val="5F5A0E6C"/>
    <w:rsid w:val="5F614331"/>
    <w:rsid w:val="5F871349"/>
    <w:rsid w:val="5FB59FEE"/>
    <w:rsid w:val="5FF08307"/>
    <w:rsid w:val="5FF35C16"/>
    <w:rsid w:val="5FF4FC75"/>
    <w:rsid w:val="600E3F89"/>
    <w:rsid w:val="601B731D"/>
    <w:rsid w:val="6036CE18"/>
    <w:rsid w:val="6048489E"/>
    <w:rsid w:val="605790A4"/>
    <w:rsid w:val="605D2792"/>
    <w:rsid w:val="6073EB13"/>
    <w:rsid w:val="60741C2C"/>
    <w:rsid w:val="60A08E68"/>
    <w:rsid w:val="60ACA870"/>
    <w:rsid w:val="60B1DED2"/>
    <w:rsid w:val="60E1D3DA"/>
    <w:rsid w:val="61004B07"/>
    <w:rsid w:val="61157E29"/>
    <w:rsid w:val="61276428"/>
    <w:rsid w:val="612F7DD9"/>
    <w:rsid w:val="614F1A79"/>
    <w:rsid w:val="615534CC"/>
    <w:rsid w:val="617C9C0D"/>
    <w:rsid w:val="61C9BB12"/>
    <w:rsid w:val="61FE6CEF"/>
    <w:rsid w:val="62066FD1"/>
    <w:rsid w:val="62068893"/>
    <w:rsid w:val="6222566D"/>
    <w:rsid w:val="6236F2C7"/>
    <w:rsid w:val="62460CEF"/>
    <w:rsid w:val="6246D08C"/>
    <w:rsid w:val="624A6E97"/>
    <w:rsid w:val="62827AB0"/>
    <w:rsid w:val="62835D8B"/>
    <w:rsid w:val="62AA1E3D"/>
    <w:rsid w:val="62CFEBA2"/>
    <w:rsid w:val="62D0D026"/>
    <w:rsid w:val="62D5D83C"/>
    <w:rsid w:val="62E85C1F"/>
    <w:rsid w:val="6313B200"/>
    <w:rsid w:val="63185E36"/>
    <w:rsid w:val="635390FA"/>
    <w:rsid w:val="636604DB"/>
    <w:rsid w:val="63DA09BD"/>
    <w:rsid w:val="63FD42B0"/>
    <w:rsid w:val="640FAA5D"/>
    <w:rsid w:val="642E8C8D"/>
    <w:rsid w:val="642F0685"/>
    <w:rsid w:val="64312A23"/>
    <w:rsid w:val="646089ED"/>
    <w:rsid w:val="646F7B1F"/>
    <w:rsid w:val="647898A4"/>
    <w:rsid w:val="647D6154"/>
    <w:rsid w:val="64816D1F"/>
    <w:rsid w:val="64ABF824"/>
    <w:rsid w:val="64BBD45B"/>
    <w:rsid w:val="64DDCA51"/>
    <w:rsid w:val="652763FF"/>
    <w:rsid w:val="655509B6"/>
    <w:rsid w:val="6587E388"/>
    <w:rsid w:val="658E6A86"/>
    <w:rsid w:val="659BB89F"/>
    <w:rsid w:val="65F12510"/>
    <w:rsid w:val="65F614C5"/>
    <w:rsid w:val="65F7FB39"/>
    <w:rsid w:val="6628F24E"/>
    <w:rsid w:val="6635A51A"/>
    <w:rsid w:val="663F3B03"/>
    <w:rsid w:val="6662A934"/>
    <w:rsid w:val="666AC0BE"/>
    <w:rsid w:val="6670A694"/>
    <w:rsid w:val="66718B65"/>
    <w:rsid w:val="66CD51DA"/>
    <w:rsid w:val="66E7CE06"/>
    <w:rsid w:val="66EA59BD"/>
    <w:rsid w:val="66EC5175"/>
    <w:rsid w:val="66EF93AB"/>
    <w:rsid w:val="66F28DDC"/>
    <w:rsid w:val="66FE0E96"/>
    <w:rsid w:val="67189C2A"/>
    <w:rsid w:val="6735207A"/>
    <w:rsid w:val="67399A13"/>
    <w:rsid w:val="676EBDDE"/>
    <w:rsid w:val="67733B04"/>
    <w:rsid w:val="67925E7E"/>
    <w:rsid w:val="67B6414C"/>
    <w:rsid w:val="67CF81A6"/>
    <w:rsid w:val="67EC3053"/>
    <w:rsid w:val="67F73709"/>
    <w:rsid w:val="6844F67E"/>
    <w:rsid w:val="68802C58"/>
    <w:rsid w:val="68923EBD"/>
    <w:rsid w:val="68CF5A5E"/>
    <w:rsid w:val="68D24A9F"/>
    <w:rsid w:val="68D959D8"/>
    <w:rsid w:val="68DDA534"/>
    <w:rsid w:val="68FF61F8"/>
    <w:rsid w:val="69186682"/>
    <w:rsid w:val="6937F41E"/>
    <w:rsid w:val="69618B3D"/>
    <w:rsid w:val="6996AB5C"/>
    <w:rsid w:val="699ADE75"/>
    <w:rsid w:val="69A7A0BB"/>
    <w:rsid w:val="69BD321B"/>
    <w:rsid w:val="69E64487"/>
    <w:rsid w:val="69FF068F"/>
    <w:rsid w:val="6A100DCE"/>
    <w:rsid w:val="6A182ADF"/>
    <w:rsid w:val="6A4921A8"/>
    <w:rsid w:val="6A4DE3A6"/>
    <w:rsid w:val="6A70B80C"/>
    <w:rsid w:val="6A73FC93"/>
    <w:rsid w:val="6A9BA8C0"/>
    <w:rsid w:val="6ABDED38"/>
    <w:rsid w:val="6AE32DF5"/>
    <w:rsid w:val="6AFA6082"/>
    <w:rsid w:val="6AFEF6C5"/>
    <w:rsid w:val="6B146FBC"/>
    <w:rsid w:val="6B4581DF"/>
    <w:rsid w:val="6B498849"/>
    <w:rsid w:val="6B4E4B8A"/>
    <w:rsid w:val="6BD7EFAC"/>
    <w:rsid w:val="6BDB6AE1"/>
    <w:rsid w:val="6BE3DB8A"/>
    <w:rsid w:val="6BF0B0BB"/>
    <w:rsid w:val="6BF9E8E2"/>
    <w:rsid w:val="6C0ADAC2"/>
    <w:rsid w:val="6C1B0878"/>
    <w:rsid w:val="6C1FE5CF"/>
    <w:rsid w:val="6C2459DD"/>
    <w:rsid w:val="6C26EA14"/>
    <w:rsid w:val="6C56E72C"/>
    <w:rsid w:val="6C5E7C15"/>
    <w:rsid w:val="6C7BEBC4"/>
    <w:rsid w:val="6C9A15F3"/>
    <w:rsid w:val="6CC8FE4A"/>
    <w:rsid w:val="6CD202BF"/>
    <w:rsid w:val="6D17A839"/>
    <w:rsid w:val="6D2A440E"/>
    <w:rsid w:val="6D3598DD"/>
    <w:rsid w:val="6D631379"/>
    <w:rsid w:val="6D77FEFC"/>
    <w:rsid w:val="6DA8B6D4"/>
    <w:rsid w:val="6DAC062F"/>
    <w:rsid w:val="6DC8ED2F"/>
    <w:rsid w:val="6DD8108C"/>
    <w:rsid w:val="6DE905AB"/>
    <w:rsid w:val="6DEF97D5"/>
    <w:rsid w:val="6DFD2A42"/>
    <w:rsid w:val="6E233F11"/>
    <w:rsid w:val="6E23C052"/>
    <w:rsid w:val="6E3516D8"/>
    <w:rsid w:val="6E3D943F"/>
    <w:rsid w:val="6E6BEC24"/>
    <w:rsid w:val="6E7E426F"/>
    <w:rsid w:val="6E850F6C"/>
    <w:rsid w:val="6EA52EC4"/>
    <w:rsid w:val="6EABEA7A"/>
    <w:rsid w:val="6ED0C460"/>
    <w:rsid w:val="6EDCDAA5"/>
    <w:rsid w:val="6EDEF739"/>
    <w:rsid w:val="6F097404"/>
    <w:rsid w:val="6F207C47"/>
    <w:rsid w:val="6F21C9EA"/>
    <w:rsid w:val="6F625B0A"/>
    <w:rsid w:val="6F7B7065"/>
    <w:rsid w:val="6F8C589B"/>
    <w:rsid w:val="6F9844D2"/>
    <w:rsid w:val="6FC39DB1"/>
    <w:rsid w:val="6FC79607"/>
    <w:rsid w:val="6FD55A50"/>
    <w:rsid w:val="6FF2D10B"/>
    <w:rsid w:val="704358E4"/>
    <w:rsid w:val="704B0994"/>
    <w:rsid w:val="706FF33B"/>
    <w:rsid w:val="708C884B"/>
    <w:rsid w:val="7091AE8D"/>
    <w:rsid w:val="70A29634"/>
    <w:rsid w:val="70B21FC6"/>
    <w:rsid w:val="70CCAE38"/>
    <w:rsid w:val="710EE750"/>
    <w:rsid w:val="71777CBC"/>
    <w:rsid w:val="717DC7B1"/>
    <w:rsid w:val="7198CF9A"/>
    <w:rsid w:val="71A05FE5"/>
    <w:rsid w:val="71AC5F74"/>
    <w:rsid w:val="71B068D0"/>
    <w:rsid w:val="71DA0D4B"/>
    <w:rsid w:val="723F1A27"/>
    <w:rsid w:val="72898B94"/>
    <w:rsid w:val="729F450F"/>
    <w:rsid w:val="72AB7E61"/>
    <w:rsid w:val="72D7F3B0"/>
    <w:rsid w:val="72DD1767"/>
    <w:rsid w:val="72E407DE"/>
    <w:rsid w:val="731C4787"/>
    <w:rsid w:val="73300E87"/>
    <w:rsid w:val="73440188"/>
    <w:rsid w:val="734B26B1"/>
    <w:rsid w:val="737739AC"/>
    <w:rsid w:val="738A4915"/>
    <w:rsid w:val="73D3ED50"/>
    <w:rsid w:val="73FB4E06"/>
    <w:rsid w:val="74040CF7"/>
    <w:rsid w:val="74255038"/>
    <w:rsid w:val="748B1A7D"/>
    <w:rsid w:val="748CC3D7"/>
    <w:rsid w:val="7497CA8F"/>
    <w:rsid w:val="74B460E8"/>
    <w:rsid w:val="74BD244B"/>
    <w:rsid w:val="751495C0"/>
    <w:rsid w:val="7544EA77"/>
    <w:rsid w:val="7547E5F1"/>
    <w:rsid w:val="756E9656"/>
    <w:rsid w:val="7574795B"/>
    <w:rsid w:val="75853D15"/>
    <w:rsid w:val="758B1BB0"/>
    <w:rsid w:val="75AAE430"/>
    <w:rsid w:val="75ACCB1F"/>
    <w:rsid w:val="75B2F02E"/>
    <w:rsid w:val="75B57E49"/>
    <w:rsid w:val="75E2E968"/>
    <w:rsid w:val="75E5AE54"/>
    <w:rsid w:val="76386D9C"/>
    <w:rsid w:val="763FDA18"/>
    <w:rsid w:val="76414C5C"/>
    <w:rsid w:val="767CACA8"/>
    <w:rsid w:val="768A471F"/>
    <w:rsid w:val="76ACFA53"/>
    <w:rsid w:val="770976D5"/>
    <w:rsid w:val="7711225F"/>
    <w:rsid w:val="773FB0E6"/>
    <w:rsid w:val="775793F9"/>
    <w:rsid w:val="77679E74"/>
    <w:rsid w:val="7786B9A7"/>
    <w:rsid w:val="778F75D1"/>
    <w:rsid w:val="7795AD23"/>
    <w:rsid w:val="77A2C588"/>
    <w:rsid w:val="77A6EFA6"/>
    <w:rsid w:val="77A84C4E"/>
    <w:rsid w:val="77A8B3A6"/>
    <w:rsid w:val="77BD9FF8"/>
    <w:rsid w:val="77C9631A"/>
    <w:rsid w:val="77D0DCB2"/>
    <w:rsid w:val="77E3F607"/>
    <w:rsid w:val="782767D4"/>
    <w:rsid w:val="7853D3F9"/>
    <w:rsid w:val="785D737E"/>
    <w:rsid w:val="78BAB095"/>
    <w:rsid w:val="78BB0698"/>
    <w:rsid w:val="79027BFC"/>
    <w:rsid w:val="7916764C"/>
    <w:rsid w:val="791A3DE2"/>
    <w:rsid w:val="793E1435"/>
    <w:rsid w:val="7952B9E6"/>
    <w:rsid w:val="797F43EB"/>
    <w:rsid w:val="7980E345"/>
    <w:rsid w:val="79B5063E"/>
    <w:rsid w:val="79DCB6F1"/>
    <w:rsid w:val="79DD3A8F"/>
    <w:rsid w:val="79EBD7CF"/>
    <w:rsid w:val="7A11B2DC"/>
    <w:rsid w:val="7A242728"/>
    <w:rsid w:val="7A2E49B8"/>
    <w:rsid w:val="7A59F53B"/>
    <w:rsid w:val="7A5D83A6"/>
    <w:rsid w:val="7A7EEDB6"/>
    <w:rsid w:val="7A83F593"/>
    <w:rsid w:val="7A92CDDE"/>
    <w:rsid w:val="7A98DD82"/>
    <w:rsid w:val="7AA4E67C"/>
    <w:rsid w:val="7AF303CD"/>
    <w:rsid w:val="7AFF9BD0"/>
    <w:rsid w:val="7B63C862"/>
    <w:rsid w:val="7B7AF417"/>
    <w:rsid w:val="7C0E7743"/>
    <w:rsid w:val="7C174A41"/>
    <w:rsid w:val="7C227AB2"/>
    <w:rsid w:val="7C2D231D"/>
    <w:rsid w:val="7C4AB25B"/>
    <w:rsid w:val="7C8D639E"/>
    <w:rsid w:val="7CAB8418"/>
    <w:rsid w:val="7CB350AD"/>
    <w:rsid w:val="7CE79AA9"/>
    <w:rsid w:val="7CFBDC36"/>
    <w:rsid w:val="7D0AB825"/>
    <w:rsid w:val="7D3294FA"/>
    <w:rsid w:val="7D57A263"/>
    <w:rsid w:val="7D74176E"/>
    <w:rsid w:val="7DA1B5C3"/>
    <w:rsid w:val="7DAB6120"/>
    <w:rsid w:val="7DB836A7"/>
    <w:rsid w:val="7DC43C57"/>
    <w:rsid w:val="7DEB0F47"/>
    <w:rsid w:val="7E1958EC"/>
    <w:rsid w:val="7E229BE3"/>
    <w:rsid w:val="7E4A15D9"/>
    <w:rsid w:val="7E8F83AB"/>
    <w:rsid w:val="7E94C24F"/>
    <w:rsid w:val="7E9AC706"/>
    <w:rsid w:val="7E9F1BA9"/>
    <w:rsid w:val="7E9F7AB9"/>
    <w:rsid w:val="7EBA0078"/>
    <w:rsid w:val="7EDCC7DA"/>
    <w:rsid w:val="7EDDF916"/>
    <w:rsid w:val="7EF32EA6"/>
    <w:rsid w:val="7F0D27D8"/>
    <w:rsid w:val="7F13A429"/>
    <w:rsid w:val="7F507958"/>
    <w:rsid w:val="7F612499"/>
    <w:rsid w:val="7F8B7BC0"/>
    <w:rsid w:val="7FB18E6C"/>
    <w:rsid w:val="7FDC9890"/>
    <w:rsid w:val="7FEB6ADE"/>
    <w:rsid w:val="7FF871EC"/>
    <w:rsid w:val="7FFBF4A5"/>
    <w:rsid w:val="7FFCE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A4760"/>
  <w15:chartTrackingRefBased/>
  <w15:docId w15:val="{3BBDF635-E334-4D57-98AA-C75951298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DD"/>
    <w:pPr>
      <w:spacing w:after="0" w:line="240" w:lineRule="auto"/>
    </w:pPr>
    <w:rPr>
      <w:rFonts w:ascii="Aptos" w:hAnsi="Aptos" w:cs="Aptos"/>
      <w:kern w:val="0"/>
      <w:sz w:val="22"/>
      <w:lang w:eastAsia="en-NZ"/>
      <w14:ligatures w14:val="none"/>
    </w:rPr>
  </w:style>
  <w:style w:type="paragraph" w:styleId="Heading1">
    <w:name w:val="heading 1"/>
    <w:basedOn w:val="Normal"/>
    <w:next w:val="Normal"/>
    <w:link w:val="Heading1Char"/>
    <w:autoRedefine/>
    <w:uiPriority w:val="9"/>
    <w:qFormat/>
    <w:rsid w:val="00E1239E"/>
    <w:pPr>
      <w:keepNext/>
      <w:keepLines/>
      <w:spacing w:before="240" w:line="278" w:lineRule="auto"/>
      <w:jc w:val="center"/>
      <w:outlineLvl w:val="0"/>
    </w:pPr>
    <w:rPr>
      <w:rFonts w:ascii="Times New Roman" w:eastAsiaTheme="majorEastAsia" w:hAnsi="Times New Roman" w:cstheme="majorBidi"/>
      <w:b/>
      <w:bCs/>
      <w:color w:val="0F4761" w:themeColor="accent1" w:themeShade="BF"/>
      <w:kern w:val="2"/>
      <w:sz w:val="36"/>
      <w:szCs w:val="40"/>
      <w:lang w:eastAsia="en-US"/>
      <w14:ligatures w14:val="standardContextual"/>
    </w:rPr>
  </w:style>
  <w:style w:type="paragraph" w:styleId="Heading2">
    <w:name w:val="heading 2"/>
    <w:basedOn w:val="Normal"/>
    <w:next w:val="Normal"/>
    <w:link w:val="Heading2Char"/>
    <w:uiPriority w:val="9"/>
    <w:unhideWhenUsed/>
    <w:qFormat/>
    <w:rsid w:val="003C21B9"/>
    <w:pPr>
      <w:keepNext/>
      <w:keepLines/>
      <w:spacing w:before="240" w:line="278" w:lineRule="auto"/>
      <w:jc w:val="center"/>
      <w:outlineLvl w:val="1"/>
    </w:pPr>
    <w:rPr>
      <w:rFonts w:ascii="Times New Roman" w:eastAsiaTheme="majorEastAsia" w:hAnsi="Times New Roman" w:cstheme="majorBidi"/>
      <w:b/>
      <w:bCs/>
      <w:color w:val="0F4761" w:themeColor="accent1" w:themeShade="BF"/>
      <w:kern w:val="2"/>
      <w:sz w:val="32"/>
      <w:szCs w:val="32"/>
      <w:lang w:eastAsia="en-US"/>
      <w14:ligatures w14:val="standardContextual"/>
    </w:rPr>
  </w:style>
  <w:style w:type="paragraph" w:styleId="Heading3">
    <w:name w:val="heading 3"/>
    <w:basedOn w:val="Normal"/>
    <w:next w:val="Normal"/>
    <w:link w:val="Heading3Char"/>
    <w:autoRedefine/>
    <w:uiPriority w:val="9"/>
    <w:unhideWhenUsed/>
    <w:qFormat/>
    <w:rsid w:val="006F0B7C"/>
    <w:pPr>
      <w:keepNext/>
      <w:keepLines/>
      <w:spacing w:before="160" w:after="80" w:line="278" w:lineRule="auto"/>
      <w:jc w:val="center"/>
      <w:outlineLvl w:val="2"/>
    </w:pPr>
    <w:rPr>
      <w:rFonts w:ascii="Times New Roman" w:eastAsiaTheme="majorEastAsia" w:hAnsi="Times New Roman" w:cstheme="majorBidi"/>
      <w:b/>
      <w:bCs/>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1440F"/>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1440F"/>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1440F"/>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1440F"/>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1440F"/>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1440F"/>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210"/>
    <w:rPr>
      <w:rFonts w:ascii="Times New Roman" w:eastAsiaTheme="majorEastAsia" w:hAnsi="Times New Roman" w:cstheme="majorBidi"/>
      <w:b/>
      <w:bCs/>
      <w:color w:val="0F4761" w:themeColor="accent1" w:themeShade="BF"/>
      <w:sz w:val="36"/>
      <w:szCs w:val="40"/>
    </w:rPr>
  </w:style>
  <w:style w:type="character" w:customStyle="1" w:styleId="Heading2Char">
    <w:name w:val="Heading 2 Char"/>
    <w:basedOn w:val="DefaultParagraphFont"/>
    <w:link w:val="Heading2"/>
    <w:uiPriority w:val="9"/>
    <w:rsid w:val="003C21B9"/>
    <w:rPr>
      <w:rFonts w:ascii="Times New Roman" w:eastAsiaTheme="majorEastAsia" w:hAnsi="Times New Roman" w:cstheme="majorBidi"/>
      <w:b/>
      <w:bCs/>
      <w:color w:val="0F4761" w:themeColor="accent1" w:themeShade="BF"/>
      <w:sz w:val="32"/>
      <w:szCs w:val="32"/>
    </w:rPr>
  </w:style>
  <w:style w:type="character" w:customStyle="1" w:styleId="Heading3Char">
    <w:name w:val="Heading 3 Char"/>
    <w:basedOn w:val="DefaultParagraphFont"/>
    <w:link w:val="Heading3"/>
    <w:uiPriority w:val="9"/>
    <w:rsid w:val="006F0B7C"/>
    <w:rPr>
      <w:rFonts w:ascii="Times New Roman" w:eastAsiaTheme="majorEastAsia" w:hAnsi="Times New Roman" w:cstheme="majorBidi"/>
      <w:b/>
      <w:bCs/>
      <w:color w:val="0F4761" w:themeColor="accent1" w:themeShade="BF"/>
      <w:sz w:val="28"/>
      <w:szCs w:val="28"/>
    </w:rPr>
  </w:style>
  <w:style w:type="character" w:customStyle="1" w:styleId="Heading4Char">
    <w:name w:val="Heading 4 Char"/>
    <w:basedOn w:val="DefaultParagraphFont"/>
    <w:link w:val="Heading4"/>
    <w:uiPriority w:val="9"/>
    <w:semiHidden/>
    <w:rsid w:val="00814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40F"/>
    <w:rPr>
      <w:rFonts w:eastAsiaTheme="majorEastAsia" w:cstheme="majorBidi"/>
      <w:color w:val="272727" w:themeColor="text1" w:themeTint="D8"/>
    </w:rPr>
  </w:style>
  <w:style w:type="paragraph" w:styleId="Title">
    <w:name w:val="Title"/>
    <w:basedOn w:val="Normal"/>
    <w:next w:val="Normal"/>
    <w:link w:val="TitleChar"/>
    <w:uiPriority w:val="10"/>
    <w:qFormat/>
    <w:rsid w:val="0081440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14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40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14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40F"/>
    <w:pPr>
      <w:spacing w:before="160" w:after="160" w:line="278" w:lineRule="auto"/>
      <w:jc w:val="center"/>
    </w:pPr>
    <w:rPr>
      <w:rFonts w:ascii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1440F"/>
    <w:rPr>
      <w:i/>
      <w:iCs/>
      <w:color w:val="404040" w:themeColor="text1" w:themeTint="BF"/>
    </w:rPr>
  </w:style>
  <w:style w:type="paragraph" w:styleId="ListParagraph">
    <w:name w:val="List Paragraph"/>
    <w:basedOn w:val="Normal"/>
    <w:uiPriority w:val="34"/>
    <w:qFormat/>
    <w:rsid w:val="0081440F"/>
    <w:pPr>
      <w:spacing w:after="160" w:line="278" w:lineRule="auto"/>
      <w:ind w:left="720"/>
      <w:contextualSpacing/>
    </w:pPr>
    <w:rPr>
      <w:rFonts w:ascii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1440F"/>
    <w:rPr>
      <w:i/>
      <w:iCs/>
      <w:color w:val="0F4761" w:themeColor="accent1" w:themeShade="BF"/>
    </w:rPr>
  </w:style>
  <w:style w:type="paragraph" w:styleId="IntenseQuote">
    <w:name w:val="Intense Quote"/>
    <w:basedOn w:val="Normal"/>
    <w:next w:val="Normal"/>
    <w:link w:val="IntenseQuoteChar"/>
    <w:uiPriority w:val="30"/>
    <w:qFormat/>
    <w:rsid w:val="0081440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1440F"/>
    <w:rPr>
      <w:i/>
      <w:iCs/>
      <w:color w:val="0F4761" w:themeColor="accent1" w:themeShade="BF"/>
    </w:rPr>
  </w:style>
  <w:style w:type="character" w:styleId="IntenseReference">
    <w:name w:val="Intense Reference"/>
    <w:basedOn w:val="DefaultParagraphFont"/>
    <w:uiPriority w:val="32"/>
    <w:qFormat/>
    <w:rsid w:val="0081440F"/>
    <w:rPr>
      <w:b/>
      <w:bCs/>
      <w:smallCaps/>
      <w:color w:val="0F4761" w:themeColor="accent1" w:themeShade="BF"/>
      <w:spacing w:val="5"/>
    </w:rPr>
  </w:style>
  <w:style w:type="paragraph" w:styleId="Header">
    <w:name w:val="header"/>
    <w:basedOn w:val="Normal"/>
    <w:link w:val="HeaderChar"/>
    <w:uiPriority w:val="99"/>
    <w:unhideWhenUsed/>
    <w:rsid w:val="008A10B8"/>
    <w:pPr>
      <w:tabs>
        <w:tab w:val="center" w:pos="4680"/>
        <w:tab w:val="right" w:pos="9360"/>
      </w:tabs>
    </w:pPr>
  </w:style>
  <w:style w:type="character" w:customStyle="1" w:styleId="HeaderChar">
    <w:name w:val="Header Char"/>
    <w:basedOn w:val="DefaultParagraphFont"/>
    <w:link w:val="Header"/>
    <w:uiPriority w:val="99"/>
    <w:rsid w:val="008A10B8"/>
    <w:rPr>
      <w:rFonts w:ascii="Aptos" w:hAnsi="Aptos" w:cs="Aptos"/>
      <w:kern w:val="0"/>
      <w:lang w:eastAsia="en-NZ"/>
      <w14:ligatures w14:val="none"/>
    </w:rPr>
  </w:style>
  <w:style w:type="paragraph" w:styleId="Footer">
    <w:name w:val="footer"/>
    <w:basedOn w:val="Normal"/>
    <w:link w:val="FooterChar"/>
    <w:uiPriority w:val="99"/>
    <w:unhideWhenUsed/>
    <w:rsid w:val="008A10B8"/>
    <w:pPr>
      <w:tabs>
        <w:tab w:val="center" w:pos="4680"/>
        <w:tab w:val="right" w:pos="9360"/>
      </w:tabs>
    </w:pPr>
  </w:style>
  <w:style w:type="character" w:customStyle="1" w:styleId="FooterChar">
    <w:name w:val="Footer Char"/>
    <w:basedOn w:val="DefaultParagraphFont"/>
    <w:link w:val="Footer"/>
    <w:uiPriority w:val="99"/>
    <w:rsid w:val="008A10B8"/>
    <w:rPr>
      <w:rFonts w:ascii="Aptos" w:hAnsi="Aptos" w:cs="Aptos"/>
      <w:kern w:val="0"/>
      <w:lang w:eastAsia="en-NZ"/>
      <w14:ligatures w14:val="none"/>
    </w:rPr>
  </w:style>
  <w:style w:type="paragraph" w:styleId="BodyTextIndent2">
    <w:name w:val="Body Text Indent 2"/>
    <w:basedOn w:val="Normal"/>
    <w:link w:val="BodyTextIndent2Char"/>
    <w:rsid w:val="005F4102"/>
    <w:pPr>
      <w:tabs>
        <w:tab w:val="left" w:pos="-720"/>
        <w:tab w:val="left" w:pos="0"/>
        <w:tab w:val="left" w:pos="720"/>
      </w:tabs>
      <w:suppressAutoHyphens/>
      <w:ind w:left="1440" w:hanging="1440"/>
    </w:pPr>
    <w:rPr>
      <w:rFonts w:ascii="CG Times" w:eastAsia="Times New Roman" w:hAnsi="CG Times" w:cs="Times New Roman"/>
      <w:spacing w:val="-3"/>
      <w:sz w:val="20"/>
      <w:szCs w:val="20"/>
      <w:lang w:val="en-AU" w:eastAsia="en-US"/>
    </w:rPr>
  </w:style>
  <w:style w:type="character" w:customStyle="1" w:styleId="BodyTextIndent2Char">
    <w:name w:val="Body Text Indent 2 Char"/>
    <w:basedOn w:val="DefaultParagraphFont"/>
    <w:link w:val="BodyTextIndent2"/>
    <w:rsid w:val="005F4102"/>
    <w:rPr>
      <w:rFonts w:ascii="CG Times" w:eastAsia="Times New Roman" w:hAnsi="CG Times" w:cs="Times New Roman"/>
      <w:spacing w:val="-3"/>
      <w:kern w:val="0"/>
      <w:sz w:val="20"/>
      <w:szCs w:val="20"/>
      <w:lang w:val="en-AU"/>
      <w14:ligatures w14:val="none"/>
    </w:rPr>
  </w:style>
  <w:style w:type="table" w:styleId="TableGrid">
    <w:name w:val="Table Grid"/>
    <w:basedOn w:val="TableNormal"/>
    <w:uiPriority w:val="39"/>
    <w:rsid w:val="007553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56394"/>
    <w:rPr>
      <w:color w:val="467886" w:themeColor="hyperlink"/>
      <w:u w:val="single"/>
    </w:rPr>
  </w:style>
  <w:style w:type="character" w:styleId="UnresolvedMention">
    <w:name w:val="Unresolved Mention"/>
    <w:basedOn w:val="DefaultParagraphFont"/>
    <w:uiPriority w:val="99"/>
    <w:semiHidden/>
    <w:unhideWhenUsed/>
    <w:rsid w:val="00B56394"/>
    <w:rPr>
      <w:color w:val="605E5C"/>
      <w:shd w:val="clear" w:color="auto" w:fill="E1DFDD"/>
    </w:rPr>
  </w:style>
  <w:style w:type="paragraph" w:styleId="ListBullet">
    <w:name w:val="List Bullet"/>
    <w:basedOn w:val="Normal"/>
    <w:uiPriority w:val="99"/>
    <w:unhideWhenUsed/>
    <w:rsid w:val="00C47153"/>
    <w:pPr>
      <w:numPr>
        <w:numId w:val="2"/>
      </w:numPr>
      <w:tabs>
        <w:tab w:val="clear" w:pos="360"/>
      </w:tabs>
      <w:ind w:left="720"/>
      <w:contextualSpacing/>
      <w:pPrChange w:id="0" w:author="Larissa Goh" w:date="2025-10-08T02:56:00Z">
        <w:pPr>
          <w:numPr>
            <w:numId w:val="2"/>
          </w:numPr>
          <w:ind w:left="360" w:hanging="360"/>
          <w:contextualSpacing/>
        </w:pPr>
      </w:pPrChange>
    </w:pPr>
    <w:rPr>
      <w:rPrChange w:id="0" w:author="Larissa Goh" w:date="2025-10-08T02:56:00Z">
        <w:rPr>
          <w:rFonts w:ascii="Aptos" w:eastAsiaTheme="minorEastAsia" w:hAnsi="Aptos" w:cs="Aptos"/>
          <w:sz w:val="22"/>
          <w:szCs w:val="24"/>
          <w:lang w:val="en-NZ" w:eastAsia="en-NZ" w:bidi="ar-SA"/>
        </w:rPr>
      </w:rPrChange>
    </w:rPr>
  </w:style>
  <w:style w:type="character" w:styleId="CommentReference">
    <w:name w:val="annotation reference"/>
    <w:basedOn w:val="DefaultParagraphFont"/>
    <w:uiPriority w:val="99"/>
    <w:semiHidden/>
    <w:unhideWhenUsed/>
    <w:rsid w:val="007E0E74"/>
    <w:rPr>
      <w:sz w:val="16"/>
      <w:szCs w:val="16"/>
    </w:rPr>
  </w:style>
  <w:style w:type="paragraph" w:styleId="CommentText">
    <w:name w:val="annotation text"/>
    <w:basedOn w:val="Normal"/>
    <w:link w:val="CommentTextChar"/>
    <w:uiPriority w:val="99"/>
    <w:unhideWhenUsed/>
    <w:rsid w:val="007E0E74"/>
    <w:rPr>
      <w:sz w:val="20"/>
      <w:szCs w:val="20"/>
    </w:rPr>
  </w:style>
  <w:style w:type="character" w:customStyle="1" w:styleId="CommentTextChar">
    <w:name w:val="Comment Text Char"/>
    <w:basedOn w:val="DefaultParagraphFont"/>
    <w:link w:val="CommentText"/>
    <w:uiPriority w:val="99"/>
    <w:rsid w:val="007E0E74"/>
    <w:rPr>
      <w:rFonts w:ascii="Aptos" w:hAnsi="Aptos" w:cs="Aptos"/>
      <w:kern w:val="0"/>
      <w:sz w:val="20"/>
      <w:szCs w:val="20"/>
      <w:lang w:eastAsia="en-NZ"/>
      <w14:ligatures w14:val="none"/>
    </w:rPr>
  </w:style>
  <w:style w:type="paragraph" w:styleId="CommentSubject">
    <w:name w:val="annotation subject"/>
    <w:basedOn w:val="CommentText"/>
    <w:next w:val="CommentText"/>
    <w:link w:val="CommentSubjectChar"/>
    <w:uiPriority w:val="99"/>
    <w:semiHidden/>
    <w:unhideWhenUsed/>
    <w:rsid w:val="007E0E74"/>
    <w:rPr>
      <w:b/>
      <w:bCs/>
    </w:rPr>
  </w:style>
  <w:style w:type="character" w:customStyle="1" w:styleId="CommentSubjectChar">
    <w:name w:val="Comment Subject Char"/>
    <w:basedOn w:val="CommentTextChar"/>
    <w:link w:val="CommentSubject"/>
    <w:uiPriority w:val="99"/>
    <w:semiHidden/>
    <w:rsid w:val="007E0E74"/>
    <w:rPr>
      <w:rFonts w:ascii="Aptos" w:hAnsi="Aptos" w:cs="Aptos"/>
      <w:b/>
      <w:bCs/>
      <w:kern w:val="0"/>
      <w:sz w:val="20"/>
      <w:szCs w:val="20"/>
      <w:lang w:eastAsia="en-NZ"/>
      <w14:ligatures w14:val="none"/>
    </w:rPr>
  </w:style>
  <w:style w:type="paragraph" w:styleId="TOCHeading">
    <w:name w:val="TOC Heading"/>
    <w:basedOn w:val="Heading1"/>
    <w:next w:val="Normal"/>
    <w:uiPriority w:val="39"/>
    <w:unhideWhenUsed/>
    <w:qFormat/>
    <w:rsid w:val="00C86C3E"/>
    <w:pPr>
      <w:spacing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86C3E"/>
    <w:pPr>
      <w:spacing w:after="100"/>
    </w:pPr>
  </w:style>
  <w:style w:type="paragraph" w:styleId="TOC3">
    <w:name w:val="toc 3"/>
    <w:basedOn w:val="Normal"/>
    <w:next w:val="Normal"/>
    <w:autoRedefine/>
    <w:uiPriority w:val="39"/>
    <w:unhideWhenUsed/>
    <w:rsid w:val="00C86C3E"/>
    <w:pPr>
      <w:spacing w:after="100"/>
      <w:ind w:left="480"/>
    </w:pPr>
  </w:style>
  <w:style w:type="paragraph" w:styleId="TOC2">
    <w:name w:val="toc 2"/>
    <w:basedOn w:val="Normal"/>
    <w:next w:val="Normal"/>
    <w:autoRedefine/>
    <w:uiPriority w:val="39"/>
    <w:unhideWhenUsed/>
    <w:rsid w:val="00523342"/>
    <w:pPr>
      <w:spacing w:after="100"/>
      <w:ind w:left="240"/>
    </w:pPr>
  </w:style>
  <w:style w:type="paragraph" w:styleId="NoSpacing">
    <w:name w:val="No Spacing"/>
    <w:uiPriority w:val="1"/>
    <w:qFormat/>
    <w:rsid w:val="003561A0"/>
    <w:pPr>
      <w:spacing w:after="0" w:line="240" w:lineRule="auto"/>
    </w:pPr>
    <w:rPr>
      <w:rFonts w:ascii="Aptos" w:hAnsi="Aptos" w:cs="Aptos"/>
      <w:kern w:val="0"/>
      <w:lang w:eastAsia="en-NZ"/>
      <w14:ligatures w14:val="none"/>
    </w:rPr>
  </w:style>
  <w:style w:type="paragraph" w:customStyle="1" w:styleId="SHTB">
    <w:name w:val="SH/TB"/>
    <w:basedOn w:val="Normal"/>
    <w:next w:val="Normal"/>
    <w:rsid w:val="0071681C"/>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FootnoteText">
    <w:name w:val="footnote text"/>
    <w:basedOn w:val="Normal"/>
    <w:link w:val="FootnoteTextChar"/>
    <w:uiPriority w:val="99"/>
    <w:semiHidden/>
    <w:unhideWhenUsed/>
    <w:rsid w:val="0028320A"/>
    <w:rPr>
      <w:sz w:val="20"/>
      <w:szCs w:val="20"/>
    </w:rPr>
  </w:style>
  <w:style w:type="character" w:customStyle="1" w:styleId="FootnoteTextChar">
    <w:name w:val="Footnote Text Char"/>
    <w:basedOn w:val="DefaultParagraphFont"/>
    <w:link w:val="FootnoteText"/>
    <w:uiPriority w:val="99"/>
    <w:semiHidden/>
    <w:rsid w:val="0028320A"/>
    <w:rPr>
      <w:rFonts w:ascii="Aptos" w:hAnsi="Aptos" w:cs="Aptos"/>
      <w:kern w:val="0"/>
      <w:sz w:val="20"/>
      <w:szCs w:val="20"/>
      <w:lang w:eastAsia="en-NZ"/>
      <w14:ligatures w14:val="none"/>
    </w:rPr>
  </w:style>
  <w:style w:type="character" w:styleId="FootnoteReference">
    <w:name w:val="footnote reference"/>
    <w:basedOn w:val="DefaultParagraphFont"/>
    <w:uiPriority w:val="99"/>
    <w:semiHidden/>
    <w:unhideWhenUsed/>
    <w:rsid w:val="0028320A"/>
    <w:rPr>
      <w:vertAlign w:val="superscript"/>
    </w:rPr>
  </w:style>
  <w:style w:type="character" w:styleId="FollowedHyperlink">
    <w:name w:val="FollowedHyperlink"/>
    <w:basedOn w:val="DefaultParagraphFont"/>
    <w:uiPriority w:val="99"/>
    <w:semiHidden/>
    <w:unhideWhenUsed/>
    <w:rsid w:val="0055250C"/>
    <w:rPr>
      <w:color w:val="96607D" w:themeColor="followedHyperlink"/>
      <w:u w:val="single"/>
    </w:rPr>
  </w:style>
  <w:style w:type="paragraph" w:customStyle="1" w:styleId="BL1st">
    <w:name w:val="BL 1st"/>
    <w:basedOn w:val="Normal"/>
    <w:next w:val="Normal"/>
    <w:rsid w:val="000A4740"/>
    <w:pPr>
      <w:spacing w:before="120" w:line="240" w:lineRule="exact"/>
      <w:ind w:left="1180" w:hanging="220"/>
    </w:pPr>
    <w:rPr>
      <w:rFonts w:ascii="Font13208" w:eastAsia="Times New Roman" w:hAnsi="Font13208" w:cs="Times New Roman"/>
      <w:noProof/>
      <w:sz w:val="20"/>
      <w:szCs w:val="20"/>
      <w:lang w:val="en-US" w:eastAsia="en-US"/>
    </w:rPr>
  </w:style>
  <w:style w:type="paragraph" w:styleId="NormalWeb">
    <w:name w:val="Normal (Web)"/>
    <w:basedOn w:val="Normal"/>
    <w:uiPriority w:val="99"/>
    <w:semiHidden/>
    <w:unhideWhenUsed/>
    <w:rsid w:val="00ED54BC"/>
    <w:rPr>
      <w:rFonts w:ascii="Times New Roman" w:hAnsi="Times New Roman" w:cs="Times New Roman"/>
      <w:sz w:val="24"/>
    </w:rPr>
  </w:style>
  <w:style w:type="paragraph" w:customStyle="1" w:styleId="Style1">
    <w:name w:val="Style1"/>
    <w:basedOn w:val="Heading1"/>
    <w:link w:val="Style1Char"/>
    <w:autoRedefine/>
    <w:rsid w:val="00D23B80"/>
  </w:style>
  <w:style w:type="character" w:customStyle="1" w:styleId="Style1Char">
    <w:name w:val="Style1 Char"/>
    <w:basedOn w:val="Heading1Char"/>
    <w:link w:val="Style1"/>
    <w:rsid w:val="00D23B80"/>
    <w:rPr>
      <w:rFonts w:ascii="Times New Roman" w:eastAsiaTheme="majorEastAsia" w:hAnsi="Times New Roman" w:cstheme="majorBidi"/>
      <w:b/>
      <w:bCs/>
      <w:color w:val="0F4761" w:themeColor="accent1" w:themeShade="BF"/>
      <w:sz w:val="36"/>
      <w:szCs w:val="40"/>
    </w:rPr>
  </w:style>
  <w:style w:type="table" w:customStyle="1" w:styleId="PlainTable31">
    <w:name w:val="Plain Table 31"/>
    <w:basedOn w:val="TableNormal"/>
    <w:next w:val="PlainTable3"/>
    <w:uiPriority w:val="43"/>
    <w:rsid w:val="00D3585D"/>
    <w:pPr>
      <w:spacing w:after="0" w:line="240" w:lineRule="auto"/>
    </w:pPr>
    <w:rPr>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D358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Heading">
    <w:name w:val="Appendix Heading"/>
    <w:basedOn w:val="Heading2"/>
    <w:link w:val="AppendixHeadingChar"/>
    <w:rsid w:val="00D3585D"/>
  </w:style>
  <w:style w:type="character" w:customStyle="1" w:styleId="AppendixHeadingChar">
    <w:name w:val="Appendix Heading Char"/>
    <w:basedOn w:val="Heading2Char"/>
    <w:link w:val="AppendixHeading"/>
    <w:rsid w:val="00D3585D"/>
    <w:rPr>
      <w:rFonts w:ascii="Times New Roman" w:eastAsiaTheme="majorEastAsia" w:hAnsi="Times New Roman" w:cstheme="majorBidi"/>
      <w:b/>
      <w:bCs/>
      <w:color w:val="0F4761" w:themeColor="accent1" w:themeShade="BF"/>
      <w:sz w:val="32"/>
      <w:szCs w:val="32"/>
    </w:rPr>
  </w:style>
  <w:style w:type="paragraph" w:styleId="Caption">
    <w:name w:val="caption"/>
    <w:basedOn w:val="Normal"/>
    <w:next w:val="Normal"/>
    <w:uiPriority w:val="35"/>
    <w:unhideWhenUsed/>
    <w:qFormat/>
    <w:rsid w:val="00D3585D"/>
    <w:pPr>
      <w:spacing w:after="200"/>
    </w:pPr>
    <w:rPr>
      <w:i/>
      <w:iCs/>
      <w:color w:val="0E2841" w:themeColor="text2"/>
      <w:sz w:val="18"/>
      <w:szCs w:val="18"/>
    </w:rPr>
  </w:style>
  <w:style w:type="paragraph" w:styleId="Revision">
    <w:name w:val="Revision"/>
    <w:hidden/>
    <w:uiPriority w:val="99"/>
    <w:semiHidden/>
    <w:rsid w:val="0062490C"/>
    <w:pPr>
      <w:spacing w:after="0" w:line="240" w:lineRule="auto"/>
    </w:pPr>
    <w:rPr>
      <w:rFonts w:ascii="Aptos" w:hAnsi="Aptos" w:cs="Aptos"/>
      <w:kern w:val="0"/>
      <w:sz w:val="22"/>
      <w:lang w:eastAsia="en-NZ"/>
      <w14:ligatures w14:val="none"/>
    </w:rPr>
  </w:style>
  <w:style w:type="paragraph" w:styleId="BalloonText">
    <w:name w:val="Balloon Text"/>
    <w:basedOn w:val="Normal"/>
    <w:link w:val="BalloonTextChar"/>
    <w:uiPriority w:val="99"/>
    <w:semiHidden/>
    <w:unhideWhenUsed/>
    <w:rsid w:val="007176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765A"/>
    <w:rPr>
      <w:rFonts w:ascii="Segoe UI" w:hAnsi="Segoe UI" w:cs="Segoe UI"/>
      <w:kern w:val="0"/>
      <w:sz w:val="18"/>
      <w:szCs w:val="18"/>
      <w:lang w:eastAsia="en-NZ"/>
      <w14:ligatures w14:val="none"/>
    </w:rPr>
  </w:style>
  <w:style w:type="paragraph" w:styleId="Bibliography">
    <w:name w:val="Bibliography"/>
    <w:basedOn w:val="Normal"/>
    <w:next w:val="Normal"/>
    <w:uiPriority w:val="37"/>
    <w:semiHidden/>
    <w:unhideWhenUsed/>
    <w:rsid w:val="0071765A"/>
  </w:style>
  <w:style w:type="paragraph" w:styleId="BlockText">
    <w:name w:val="Block Text"/>
    <w:basedOn w:val="Normal"/>
    <w:uiPriority w:val="99"/>
    <w:semiHidden/>
    <w:unhideWhenUsed/>
    <w:rsid w:val="0071765A"/>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hAnsiTheme="minorHAnsi" w:cstheme="minorBidi"/>
      <w:i/>
      <w:iCs/>
      <w:color w:val="156082" w:themeColor="accent1"/>
    </w:rPr>
  </w:style>
  <w:style w:type="paragraph" w:styleId="BodyText">
    <w:name w:val="Body Text"/>
    <w:basedOn w:val="Normal"/>
    <w:link w:val="BodyTextChar"/>
    <w:uiPriority w:val="99"/>
    <w:semiHidden/>
    <w:unhideWhenUsed/>
    <w:rsid w:val="0071765A"/>
    <w:pPr>
      <w:spacing w:after="120"/>
    </w:pPr>
  </w:style>
  <w:style w:type="character" w:customStyle="1" w:styleId="BodyTextChar">
    <w:name w:val="Body Text Char"/>
    <w:basedOn w:val="DefaultParagraphFont"/>
    <w:link w:val="BodyText"/>
    <w:uiPriority w:val="99"/>
    <w:semiHidden/>
    <w:rsid w:val="0071765A"/>
    <w:rPr>
      <w:rFonts w:ascii="Aptos" w:hAnsi="Aptos" w:cs="Aptos"/>
      <w:kern w:val="0"/>
      <w:sz w:val="22"/>
      <w:lang w:eastAsia="en-NZ"/>
      <w14:ligatures w14:val="none"/>
    </w:rPr>
  </w:style>
  <w:style w:type="paragraph" w:styleId="BodyText2">
    <w:name w:val="Body Text 2"/>
    <w:basedOn w:val="Normal"/>
    <w:link w:val="BodyText2Char"/>
    <w:uiPriority w:val="99"/>
    <w:semiHidden/>
    <w:unhideWhenUsed/>
    <w:rsid w:val="0071765A"/>
    <w:pPr>
      <w:spacing w:after="120" w:line="480" w:lineRule="auto"/>
    </w:pPr>
  </w:style>
  <w:style w:type="character" w:customStyle="1" w:styleId="BodyText2Char">
    <w:name w:val="Body Text 2 Char"/>
    <w:basedOn w:val="DefaultParagraphFont"/>
    <w:link w:val="BodyText2"/>
    <w:uiPriority w:val="99"/>
    <w:semiHidden/>
    <w:rsid w:val="0071765A"/>
    <w:rPr>
      <w:rFonts w:ascii="Aptos" w:hAnsi="Aptos" w:cs="Aptos"/>
      <w:kern w:val="0"/>
      <w:sz w:val="22"/>
      <w:lang w:eastAsia="en-NZ"/>
      <w14:ligatures w14:val="none"/>
    </w:rPr>
  </w:style>
  <w:style w:type="paragraph" w:styleId="BodyText3">
    <w:name w:val="Body Text 3"/>
    <w:basedOn w:val="Normal"/>
    <w:link w:val="BodyText3Char"/>
    <w:uiPriority w:val="99"/>
    <w:semiHidden/>
    <w:unhideWhenUsed/>
    <w:rsid w:val="0071765A"/>
    <w:pPr>
      <w:spacing w:after="120"/>
    </w:pPr>
    <w:rPr>
      <w:sz w:val="16"/>
      <w:szCs w:val="16"/>
    </w:rPr>
  </w:style>
  <w:style w:type="character" w:customStyle="1" w:styleId="BodyText3Char">
    <w:name w:val="Body Text 3 Char"/>
    <w:basedOn w:val="DefaultParagraphFont"/>
    <w:link w:val="BodyText3"/>
    <w:uiPriority w:val="99"/>
    <w:semiHidden/>
    <w:rsid w:val="0071765A"/>
    <w:rPr>
      <w:rFonts w:ascii="Aptos" w:hAnsi="Aptos" w:cs="Aptos"/>
      <w:kern w:val="0"/>
      <w:sz w:val="16"/>
      <w:szCs w:val="16"/>
      <w:lang w:eastAsia="en-NZ"/>
      <w14:ligatures w14:val="none"/>
    </w:rPr>
  </w:style>
  <w:style w:type="paragraph" w:styleId="BodyTextFirstIndent">
    <w:name w:val="Body Text First Indent"/>
    <w:basedOn w:val="BodyText"/>
    <w:link w:val="BodyTextFirstIndentChar"/>
    <w:uiPriority w:val="99"/>
    <w:semiHidden/>
    <w:unhideWhenUsed/>
    <w:rsid w:val="0071765A"/>
    <w:pPr>
      <w:spacing w:after="0"/>
      <w:ind w:firstLine="360"/>
    </w:pPr>
  </w:style>
  <w:style w:type="character" w:customStyle="1" w:styleId="BodyTextFirstIndentChar">
    <w:name w:val="Body Text First Indent Char"/>
    <w:basedOn w:val="BodyTextChar"/>
    <w:link w:val="BodyTextFirstIndent"/>
    <w:uiPriority w:val="99"/>
    <w:semiHidden/>
    <w:rsid w:val="0071765A"/>
    <w:rPr>
      <w:rFonts w:ascii="Aptos" w:hAnsi="Aptos" w:cs="Aptos"/>
      <w:kern w:val="0"/>
      <w:sz w:val="22"/>
      <w:lang w:eastAsia="en-NZ"/>
      <w14:ligatures w14:val="none"/>
    </w:rPr>
  </w:style>
  <w:style w:type="paragraph" w:styleId="BodyTextIndent">
    <w:name w:val="Body Text Indent"/>
    <w:basedOn w:val="Normal"/>
    <w:link w:val="BodyTextIndentChar"/>
    <w:uiPriority w:val="99"/>
    <w:semiHidden/>
    <w:unhideWhenUsed/>
    <w:rsid w:val="0071765A"/>
    <w:pPr>
      <w:spacing w:after="120"/>
      <w:ind w:left="283"/>
    </w:pPr>
  </w:style>
  <w:style w:type="character" w:customStyle="1" w:styleId="BodyTextIndentChar">
    <w:name w:val="Body Text Indent Char"/>
    <w:basedOn w:val="DefaultParagraphFont"/>
    <w:link w:val="BodyTextIndent"/>
    <w:uiPriority w:val="99"/>
    <w:semiHidden/>
    <w:rsid w:val="0071765A"/>
    <w:rPr>
      <w:rFonts w:ascii="Aptos" w:hAnsi="Aptos" w:cs="Aptos"/>
      <w:kern w:val="0"/>
      <w:sz w:val="22"/>
      <w:lang w:eastAsia="en-NZ"/>
      <w14:ligatures w14:val="none"/>
    </w:rPr>
  </w:style>
  <w:style w:type="paragraph" w:styleId="BodyTextFirstIndent2">
    <w:name w:val="Body Text First Indent 2"/>
    <w:basedOn w:val="BodyTextIndent"/>
    <w:link w:val="BodyTextFirstIndent2Char"/>
    <w:uiPriority w:val="99"/>
    <w:semiHidden/>
    <w:unhideWhenUsed/>
    <w:rsid w:val="0071765A"/>
    <w:pPr>
      <w:spacing w:after="0"/>
      <w:ind w:left="360" w:firstLine="360"/>
    </w:pPr>
  </w:style>
  <w:style w:type="character" w:customStyle="1" w:styleId="BodyTextFirstIndent2Char">
    <w:name w:val="Body Text First Indent 2 Char"/>
    <w:basedOn w:val="BodyTextIndentChar"/>
    <w:link w:val="BodyTextFirstIndent2"/>
    <w:uiPriority w:val="99"/>
    <w:semiHidden/>
    <w:rsid w:val="0071765A"/>
    <w:rPr>
      <w:rFonts w:ascii="Aptos" w:hAnsi="Aptos" w:cs="Aptos"/>
      <w:kern w:val="0"/>
      <w:sz w:val="22"/>
      <w:lang w:eastAsia="en-NZ"/>
      <w14:ligatures w14:val="none"/>
    </w:rPr>
  </w:style>
  <w:style w:type="paragraph" w:styleId="BodyTextIndent3">
    <w:name w:val="Body Text Indent 3"/>
    <w:basedOn w:val="Normal"/>
    <w:link w:val="BodyTextIndent3Char"/>
    <w:uiPriority w:val="99"/>
    <w:semiHidden/>
    <w:unhideWhenUsed/>
    <w:rsid w:val="0071765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1765A"/>
    <w:rPr>
      <w:rFonts w:ascii="Aptos" w:hAnsi="Aptos" w:cs="Aptos"/>
      <w:kern w:val="0"/>
      <w:sz w:val="16"/>
      <w:szCs w:val="16"/>
      <w:lang w:eastAsia="en-NZ"/>
      <w14:ligatures w14:val="none"/>
    </w:rPr>
  </w:style>
  <w:style w:type="paragraph" w:styleId="Closing">
    <w:name w:val="Closing"/>
    <w:basedOn w:val="Normal"/>
    <w:link w:val="ClosingChar"/>
    <w:uiPriority w:val="99"/>
    <w:semiHidden/>
    <w:unhideWhenUsed/>
    <w:rsid w:val="0071765A"/>
    <w:pPr>
      <w:ind w:left="4252"/>
    </w:pPr>
  </w:style>
  <w:style w:type="character" w:customStyle="1" w:styleId="ClosingChar">
    <w:name w:val="Closing Char"/>
    <w:basedOn w:val="DefaultParagraphFont"/>
    <w:link w:val="Closing"/>
    <w:uiPriority w:val="99"/>
    <w:semiHidden/>
    <w:rsid w:val="0071765A"/>
    <w:rPr>
      <w:rFonts w:ascii="Aptos" w:hAnsi="Aptos" w:cs="Aptos"/>
      <w:kern w:val="0"/>
      <w:sz w:val="22"/>
      <w:lang w:eastAsia="en-NZ"/>
      <w14:ligatures w14:val="none"/>
    </w:rPr>
  </w:style>
  <w:style w:type="paragraph" w:styleId="Date">
    <w:name w:val="Date"/>
    <w:basedOn w:val="Normal"/>
    <w:next w:val="Normal"/>
    <w:link w:val="DateChar"/>
    <w:uiPriority w:val="99"/>
    <w:semiHidden/>
    <w:unhideWhenUsed/>
    <w:rsid w:val="0071765A"/>
  </w:style>
  <w:style w:type="character" w:customStyle="1" w:styleId="DateChar">
    <w:name w:val="Date Char"/>
    <w:basedOn w:val="DefaultParagraphFont"/>
    <w:link w:val="Date"/>
    <w:uiPriority w:val="99"/>
    <w:semiHidden/>
    <w:rsid w:val="0071765A"/>
    <w:rPr>
      <w:rFonts w:ascii="Aptos" w:hAnsi="Aptos" w:cs="Aptos"/>
      <w:kern w:val="0"/>
      <w:sz w:val="22"/>
      <w:lang w:eastAsia="en-NZ"/>
      <w14:ligatures w14:val="none"/>
    </w:rPr>
  </w:style>
  <w:style w:type="paragraph" w:styleId="DocumentMap">
    <w:name w:val="Document Map"/>
    <w:basedOn w:val="Normal"/>
    <w:link w:val="DocumentMapChar"/>
    <w:uiPriority w:val="99"/>
    <w:semiHidden/>
    <w:unhideWhenUsed/>
    <w:rsid w:val="0071765A"/>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1765A"/>
    <w:rPr>
      <w:rFonts w:ascii="Segoe UI" w:hAnsi="Segoe UI" w:cs="Segoe UI"/>
      <w:kern w:val="0"/>
      <w:sz w:val="16"/>
      <w:szCs w:val="16"/>
      <w:lang w:eastAsia="en-NZ"/>
      <w14:ligatures w14:val="none"/>
    </w:rPr>
  </w:style>
  <w:style w:type="paragraph" w:styleId="EmailSignature">
    <w:name w:val="E-mail Signature"/>
    <w:basedOn w:val="Normal"/>
    <w:link w:val="EmailSignatureChar"/>
    <w:uiPriority w:val="99"/>
    <w:semiHidden/>
    <w:unhideWhenUsed/>
    <w:rsid w:val="0071765A"/>
  </w:style>
  <w:style w:type="character" w:customStyle="1" w:styleId="EmailSignatureChar">
    <w:name w:val="Email Signature Char"/>
    <w:basedOn w:val="DefaultParagraphFont"/>
    <w:link w:val="EmailSignature"/>
    <w:uiPriority w:val="99"/>
    <w:semiHidden/>
    <w:rsid w:val="0071765A"/>
    <w:rPr>
      <w:rFonts w:ascii="Aptos" w:hAnsi="Aptos" w:cs="Aptos"/>
      <w:kern w:val="0"/>
      <w:sz w:val="22"/>
      <w:lang w:eastAsia="en-NZ"/>
      <w14:ligatures w14:val="none"/>
    </w:rPr>
  </w:style>
  <w:style w:type="paragraph" w:styleId="EndnoteText">
    <w:name w:val="endnote text"/>
    <w:basedOn w:val="Normal"/>
    <w:link w:val="EndnoteTextChar"/>
    <w:uiPriority w:val="99"/>
    <w:semiHidden/>
    <w:unhideWhenUsed/>
    <w:rsid w:val="0071765A"/>
    <w:rPr>
      <w:sz w:val="20"/>
      <w:szCs w:val="20"/>
    </w:rPr>
  </w:style>
  <w:style w:type="character" w:customStyle="1" w:styleId="EndnoteTextChar">
    <w:name w:val="Endnote Text Char"/>
    <w:basedOn w:val="DefaultParagraphFont"/>
    <w:link w:val="EndnoteText"/>
    <w:uiPriority w:val="99"/>
    <w:semiHidden/>
    <w:rsid w:val="0071765A"/>
    <w:rPr>
      <w:rFonts w:ascii="Aptos" w:hAnsi="Aptos" w:cs="Aptos"/>
      <w:kern w:val="0"/>
      <w:sz w:val="20"/>
      <w:szCs w:val="20"/>
      <w:lang w:eastAsia="en-NZ"/>
      <w14:ligatures w14:val="none"/>
    </w:rPr>
  </w:style>
  <w:style w:type="paragraph" w:styleId="EnvelopeAddress">
    <w:name w:val="envelope address"/>
    <w:basedOn w:val="Normal"/>
    <w:uiPriority w:val="99"/>
    <w:semiHidden/>
    <w:unhideWhenUsed/>
    <w:rsid w:val="00623B2C"/>
    <w:pPr>
      <w:framePr w:w="7920" w:h="1980" w:hRule="exact" w:hSpace="180" w:wrap="auto" w:hAnchor="page" w:xAlign="center" w:yAlign="bottom"/>
      <w:ind w:left="2880"/>
      <w:pPrChange w:id="1" w:author="Larissa Goh" w:date="2025-10-08T02:56:00Z">
        <w:pPr>
          <w:framePr w:w="7920" w:h="1980" w:hRule="exact" w:hSpace="180" w:wrap="auto" w:hAnchor="page" w:xAlign="center" w:yAlign="bottom"/>
          <w:ind w:left="2880"/>
        </w:pPr>
      </w:pPrChange>
    </w:pPr>
    <w:rPr>
      <w:rFonts w:asciiTheme="majorHAnsi" w:eastAsiaTheme="majorEastAsia" w:hAnsiTheme="majorHAnsi" w:cstheme="majorBidi"/>
      <w:sz w:val="24"/>
      <w:rPrChange w:id="1" w:author="Larissa Goh" w:date="2025-10-08T02:56:00Z">
        <w:rPr>
          <w:rFonts w:asciiTheme="majorHAnsi" w:eastAsiaTheme="majorEastAsia" w:hAnsiTheme="majorHAnsi" w:cstheme="majorBidi"/>
          <w:sz w:val="24"/>
          <w:szCs w:val="24"/>
          <w:lang w:val="en-NZ" w:eastAsia="en-NZ" w:bidi="ar-SA"/>
        </w:rPr>
      </w:rPrChange>
    </w:rPr>
  </w:style>
  <w:style w:type="paragraph" w:styleId="EnvelopeReturn">
    <w:name w:val="envelope return"/>
    <w:basedOn w:val="Normal"/>
    <w:uiPriority w:val="99"/>
    <w:semiHidden/>
    <w:unhideWhenUsed/>
    <w:rsid w:val="0071765A"/>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71765A"/>
    <w:rPr>
      <w:i/>
      <w:iCs/>
    </w:rPr>
  </w:style>
  <w:style w:type="character" w:customStyle="1" w:styleId="HTMLAddressChar">
    <w:name w:val="HTML Address Char"/>
    <w:basedOn w:val="DefaultParagraphFont"/>
    <w:link w:val="HTMLAddress"/>
    <w:uiPriority w:val="99"/>
    <w:semiHidden/>
    <w:rsid w:val="0071765A"/>
    <w:rPr>
      <w:rFonts w:ascii="Aptos" w:hAnsi="Aptos" w:cs="Aptos"/>
      <w:i/>
      <w:iCs/>
      <w:kern w:val="0"/>
      <w:sz w:val="22"/>
      <w:lang w:eastAsia="en-NZ"/>
      <w14:ligatures w14:val="none"/>
    </w:rPr>
  </w:style>
  <w:style w:type="paragraph" w:styleId="HTMLPreformatted">
    <w:name w:val="HTML Preformatted"/>
    <w:basedOn w:val="Normal"/>
    <w:link w:val="HTMLPreformattedChar"/>
    <w:uiPriority w:val="99"/>
    <w:semiHidden/>
    <w:unhideWhenUsed/>
    <w:rsid w:val="0071765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765A"/>
    <w:rPr>
      <w:rFonts w:ascii="Consolas" w:hAnsi="Consolas" w:cs="Aptos"/>
      <w:kern w:val="0"/>
      <w:sz w:val="20"/>
      <w:szCs w:val="20"/>
      <w:lang w:eastAsia="en-NZ"/>
      <w14:ligatures w14:val="none"/>
    </w:rPr>
  </w:style>
  <w:style w:type="paragraph" w:styleId="Index1">
    <w:name w:val="index 1"/>
    <w:basedOn w:val="Normal"/>
    <w:next w:val="Normal"/>
    <w:autoRedefine/>
    <w:uiPriority w:val="99"/>
    <w:semiHidden/>
    <w:unhideWhenUsed/>
    <w:rsid w:val="0071765A"/>
    <w:pPr>
      <w:ind w:left="220" w:hanging="220"/>
    </w:pPr>
  </w:style>
  <w:style w:type="paragraph" w:styleId="Index2">
    <w:name w:val="index 2"/>
    <w:basedOn w:val="Normal"/>
    <w:next w:val="Normal"/>
    <w:autoRedefine/>
    <w:uiPriority w:val="99"/>
    <w:semiHidden/>
    <w:unhideWhenUsed/>
    <w:rsid w:val="0071765A"/>
    <w:pPr>
      <w:ind w:left="440" w:hanging="220"/>
    </w:pPr>
  </w:style>
  <w:style w:type="paragraph" w:styleId="Index3">
    <w:name w:val="index 3"/>
    <w:basedOn w:val="Normal"/>
    <w:next w:val="Normal"/>
    <w:autoRedefine/>
    <w:uiPriority w:val="99"/>
    <w:semiHidden/>
    <w:unhideWhenUsed/>
    <w:rsid w:val="0071765A"/>
    <w:pPr>
      <w:ind w:left="660" w:hanging="220"/>
    </w:pPr>
  </w:style>
  <w:style w:type="paragraph" w:styleId="Index4">
    <w:name w:val="index 4"/>
    <w:basedOn w:val="Normal"/>
    <w:next w:val="Normal"/>
    <w:autoRedefine/>
    <w:uiPriority w:val="99"/>
    <w:semiHidden/>
    <w:unhideWhenUsed/>
    <w:rsid w:val="0071765A"/>
    <w:pPr>
      <w:ind w:left="880" w:hanging="220"/>
    </w:pPr>
  </w:style>
  <w:style w:type="paragraph" w:styleId="Index5">
    <w:name w:val="index 5"/>
    <w:basedOn w:val="Normal"/>
    <w:next w:val="Normal"/>
    <w:autoRedefine/>
    <w:uiPriority w:val="99"/>
    <w:semiHidden/>
    <w:unhideWhenUsed/>
    <w:rsid w:val="0071765A"/>
    <w:pPr>
      <w:ind w:left="1100" w:hanging="220"/>
    </w:pPr>
  </w:style>
  <w:style w:type="paragraph" w:styleId="Index6">
    <w:name w:val="index 6"/>
    <w:basedOn w:val="Normal"/>
    <w:next w:val="Normal"/>
    <w:autoRedefine/>
    <w:uiPriority w:val="99"/>
    <w:semiHidden/>
    <w:unhideWhenUsed/>
    <w:rsid w:val="0071765A"/>
    <w:pPr>
      <w:ind w:left="1320" w:hanging="220"/>
    </w:pPr>
  </w:style>
  <w:style w:type="paragraph" w:styleId="Index7">
    <w:name w:val="index 7"/>
    <w:basedOn w:val="Normal"/>
    <w:next w:val="Normal"/>
    <w:autoRedefine/>
    <w:uiPriority w:val="99"/>
    <w:semiHidden/>
    <w:unhideWhenUsed/>
    <w:rsid w:val="0071765A"/>
    <w:pPr>
      <w:ind w:left="1540" w:hanging="220"/>
    </w:pPr>
  </w:style>
  <w:style w:type="paragraph" w:styleId="Index8">
    <w:name w:val="index 8"/>
    <w:basedOn w:val="Normal"/>
    <w:next w:val="Normal"/>
    <w:autoRedefine/>
    <w:uiPriority w:val="99"/>
    <w:semiHidden/>
    <w:unhideWhenUsed/>
    <w:rsid w:val="0071765A"/>
    <w:pPr>
      <w:ind w:left="1760" w:hanging="220"/>
    </w:pPr>
  </w:style>
  <w:style w:type="paragraph" w:styleId="Index9">
    <w:name w:val="index 9"/>
    <w:basedOn w:val="Normal"/>
    <w:next w:val="Normal"/>
    <w:autoRedefine/>
    <w:uiPriority w:val="99"/>
    <w:semiHidden/>
    <w:unhideWhenUsed/>
    <w:rsid w:val="0071765A"/>
    <w:pPr>
      <w:ind w:left="1980" w:hanging="220"/>
    </w:pPr>
  </w:style>
  <w:style w:type="paragraph" w:styleId="IndexHeading">
    <w:name w:val="index heading"/>
    <w:basedOn w:val="Normal"/>
    <w:next w:val="Index1"/>
    <w:uiPriority w:val="99"/>
    <w:semiHidden/>
    <w:unhideWhenUsed/>
    <w:rsid w:val="0071765A"/>
    <w:rPr>
      <w:rFonts w:asciiTheme="majorHAnsi" w:eastAsiaTheme="majorEastAsia" w:hAnsiTheme="majorHAnsi" w:cstheme="majorBidi"/>
      <w:b/>
      <w:bCs/>
    </w:rPr>
  </w:style>
  <w:style w:type="paragraph" w:styleId="List">
    <w:name w:val="List"/>
    <w:basedOn w:val="Normal"/>
    <w:uiPriority w:val="99"/>
    <w:semiHidden/>
    <w:unhideWhenUsed/>
    <w:rsid w:val="0071765A"/>
    <w:pPr>
      <w:ind w:left="283" w:hanging="283"/>
      <w:contextualSpacing/>
    </w:pPr>
  </w:style>
  <w:style w:type="paragraph" w:styleId="List2">
    <w:name w:val="List 2"/>
    <w:basedOn w:val="Normal"/>
    <w:uiPriority w:val="99"/>
    <w:semiHidden/>
    <w:unhideWhenUsed/>
    <w:rsid w:val="0071765A"/>
    <w:pPr>
      <w:ind w:left="566" w:hanging="283"/>
      <w:contextualSpacing/>
    </w:pPr>
  </w:style>
  <w:style w:type="paragraph" w:styleId="List3">
    <w:name w:val="List 3"/>
    <w:basedOn w:val="Normal"/>
    <w:uiPriority w:val="99"/>
    <w:semiHidden/>
    <w:unhideWhenUsed/>
    <w:rsid w:val="0071765A"/>
    <w:pPr>
      <w:ind w:left="849" w:hanging="283"/>
      <w:contextualSpacing/>
    </w:pPr>
  </w:style>
  <w:style w:type="paragraph" w:styleId="List4">
    <w:name w:val="List 4"/>
    <w:basedOn w:val="Normal"/>
    <w:uiPriority w:val="99"/>
    <w:semiHidden/>
    <w:unhideWhenUsed/>
    <w:rsid w:val="0071765A"/>
    <w:pPr>
      <w:ind w:left="1132" w:hanging="283"/>
      <w:contextualSpacing/>
    </w:pPr>
  </w:style>
  <w:style w:type="paragraph" w:styleId="List5">
    <w:name w:val="List 5"/>
    <w:basedOn w:val="Normal"/>
    <w:uiPriority w:val="99"/>
    <w:semiHidden/>
    <w:unhideWhenUsed/>
    <w:rsid w:val="0071765A"/>
    <w:pPr>
      <w:ind w:left="1415" w:hanging="283"/>
      <w:contextualSpacing/>
    </w:pPr>
  </w:style>
  <w:style w:type="paragraph" w:styleId="ListBullet2">
    <w:name w:val="List Bullet 2"/>
    <w:basedOn w:val="Normal"/>
    <w:uiPriority w:val="99"/>
    <w:semiHidden/>
    <w:unhideWhenUsed/>
    <w:rsid w:val="00623B2C"/>
    <w:pPr>
      <w:numPr>
        <w:numId w:val="44"/>
      </w:numPr>
      <w:contextualSpacing/>
      <w:pPrChange w:id="2" w:author="Larissa Goh" w:date="2025-10-08T02:56:00Z">
        <w:pPr>
          <w:numPr>
            <w:numId w:val="46"/>
          </w:numPr>
          <w:tabs>
            <w:tab w:val="num" w:pos="643"/>
          </w:tabs>
          <w:ind w:left="643" w:hanging="360"/>
          <w:contextualSpacing/>
        </w:pPr>
      </w:pPrChange>
    </w:pPr>
    <w:rPr>
      <w:rPrChange w:id="2" w:author="Larissa Goh" w:date="2025-10-08T02:56:00Z">
        <w:rPr>
          <w:rFonts w:ascii="Aptos" w:eastAsiaTheme="minorEastAsia" w:hAnsi="Aptos" w:cs="Aptos"/>
          <w:sz w:val="22"/>
          <w:szCs w:val="24"/>
          <w:lang w:val="en-NZ" w:eastAsia="en-NZ" w:bidi="ar-SA"/>
        </w:rPr>
      </w:rPrChange>
    </w:rPr>
  </w:style>
  <w:style w:type="paragraph" w:styleId="ListBullet3">
    <w:name w:val="List Bullet 3"/>
    <w:basedOn w:val="Normal"/>
    <w:uiPriority w:val="99"/>
    <w:semiHidden/>
    <w:unhideWhenUsed/>
    <w:rsid w:val="00623B2C"/>
    <w:pPr>
      <w:numPr>
        <w:numId w:val="45"/>
      </w:numPr>
      <w:contextualSpacing/>
      <w:pPrChange w:id="3" w:author="Larissa Goh" w:date="2025-10-08T02:56:00Z">
        <w:pPr>
          <w:numPr>
            <w:numId w:val="47"/>
          </w:numPr>
          <w:tabs>
            <w:tab w:val="num" w:pos="926"/>
          </w:tabs>
          <w:ind w:left="926" w:hanging="360"/>
          <w:contextualSpacing/>
        </w:pPr>
      </w:pPrChange>
    </w:pPr>
    <w:rPr>
      <w:rPrChange w:id="3" w:author="Larissa Goh" w:date="2025-10-08T02:56:00Z">
        <w:rPr>
          <w:rFonts w:ascii="Aptos" w:eastAsiaTheme="minorEastAsia" w:hAnsi="Aptos" w:cs="Aptos"/>
          <w:sz w:val="22"/>
          <w:szCs w:val="24"/>
          <w:lang w:val="en-NZ" w:eastAsia="en-NZ" w:bidi="ar-SA"/>
        </w:rPr>
      </w:rPrChange>
    </w:rPr>
  </w:style>
  <w:style w:type="paragraph" w:styleId="ListBullet4">
    <w:name w:val="List Bullet 4"/>
    <w:basedOn w:val="Normal"/>
    <w:uiPriority w:val="99"/>
    <w:semiHidden/>
    <w:unhideWhenUsed/>
    <w:rsid w:val="00623B2C"/>
    <w:pPr>
      <w:numPr>
        <w:numId w:val="46"/>
      </w:numPr>
      <w:contextualSpacing/>
      <w:pPrChange w:id="4" w:author="Larissa Goh" w:date="2025-10-08T02:56:00Z">
        <w:pPr>
          <w:numPr>
            <w:numId w:val="48"/>
          </w:numPr>
          <w:tabs>
            <w:tab w:val="num" w:pos="1209"/>
          </w:tabs>
          <w:ind w:left="1209" w:hanging="360"/>
          <w:contextualSpacing/>
        </w:pPr>
      </w:pPrChange>
    </w:pPr>
    <w:rPr>
      <w:rPrChange w:id="4" w:author="Larissa Goh" w:date="2025-10-08T02:56:00Z">
        <w:rPr>
          <w:rFonts w:ascii="Aptos" w:eastAsiaTheme="minorEastAsia" w:hAnsi="Aptos" w:cs="Aptos"/>
          <w:sz w:val="22"/>
          <w:szCs w:val="24"/>
          <w:lang w:val="en-NZ" w:eastAsia="en-NZ" w:bidi="ar-SA"/>
        </w:rPr>
      </w:rPrChange>
    </w:rPr>
  </w:style>
  <w:style w:type="paragraph" w:styleId="ListBullet5">
    <w:name w:val="List Bullet 5"/>
    <w:basedOn w:val="Normal"/>
    <w:uiPriority w:val="99"/>
    <w:semiHidden/>
    <w:unhideWhenUsed/>
    <w:rsid w:val="00623B2C"/>
    <w:pPr>
      <w:numPr>
        <w:numId w:val="47"/>
      </w:numPr>
      <w:contextualSpacing/>
      <w:pPrChange w:id="5" w:author="Larissa Goh" w:date="2025-10-08T02:56:00Z">
        <w:pPr>
          <w:numPr>
            <w:numId w:val="49"/>
          </w:numPr>
          <w:tabs>
            <w:tab w:val="num" w:pos="1492"/>
          </w:tabs>
          <w:ind w:left="1492" w:hanging="360"/>
          <w:contextualSpacing/>
        </w:pPr>
      </w:pPrChange>
    </w:pPr>
    <w:rPr>
      <w:rPrChange w:id="5" w:author="Larissa Goh" w:date="2025-10-08T02:56:00Z">
        <w:rPr>
          <w:rFonts w:ascii="Aptos" w:eastAsiaTheme="minorEastAsia" w:hAnsi="Aptos" w:cs="Aptos"/>
          <w:sz w:val="22"/>
          <w:szCs w:val="24"/>
          <w:lang w:val="en-NZ" w:eastAsia="en-NZ" w:bidi="ar-SA"/>
        </w:rPr>
      </w:rPrChange>
    </w:rPr>
  </w:style>
  <w:style w:type="paragraph" w:styleId="ListContinue">
    <w:name w:val="List Continue"/>
    <w:basedOn w:val="Normal"/>
    <w:uiPriority w:val="99"/>
    <w:semiHidden/>
    <w:unhideWhenUsed/>
    <w:rsid w:val="0071765A"/>
    <w:pPr>
      <w:spacing w:after="120"/>
      <w:ind w:left="283"/>
      <w:contextualSpacing/>
    </w:pPr>
  </w:style>
  <w:style w:type="paragraph" w:styleId="ListContinue2">
    <w:name w:val="List Continue 2"/>
    <w:basedOn w:val="Normal"/>
    <w:uiPriority w:val="99"/>
    <w:semiHidden/>
    <w:unhideWhenUsed/>
    <w:rsid w:val="0071765A"/>
    <w:pPr>
      <w:spacing w:after="120"/>
      <w:ind w:left="566"/>
      <w:contextualSpacing/>
    </w:pPr>
  </w:style>
  <w:style w:type="paragraph" w:styleId="ListContinue3">
    <w:name w:val="List Continue 3"/>
    <w:basedOn w:val="Normal"/>
    <w:uiPriority w:val="99"/>
    <w:semiHidden/>
    <w:unhideWhenUsed/>
    <w:rsid w:val="0071765A"/>
    <w:pPr>
      <w:spacing w:after="120"/>
      <w:ind w:left="849"/>
      <w:contextualSpacing/>
    </w:pPr>
  </w:style>
  <w:style w:type="paragraph" w:styleId="ListContinue4">
    <w:name w:val="List Continue 4"/>
    <w:basedOn w:val="Normal"/>
    <w:uiPriority w:val="99"/>
    <w:semiHidden/>
    <w:unhideWhenUsed/>
    <w:rsid w:val="0071765A"/>
    <w:pPr>
      <w:spacing w:after="120"/>
      <w:ind w:left="1132"/>
      <w:contextualSpacing/>
    </w:pPr>
  </w:style>
  <w:style w:type="paragraph" w:styleId="ListContinue5">
    <w:name w:val="List Continue 5"/>
    <w:basedOn w:val="Normal"/>
    <w:uiPriority w:val="99"/>
    <w:semiHidden/>
    <w:unhideWhenUsed/>
    <w:rsid w:val="0071765A"/>
    <w:pPr>
      <w:spacing w:after="120"/>
      <w:ind w:left="1415"/>
      <w:contextualSpacing/>
    </w:pPr>
  </w:style>
  <w:style w:type="paragraph" w:styleId="ListNumber">
    <w:name w:val="List Number"/>
    <w:basedOn w:val="Normal"/>
    <w:uiPriority w:val="99"/>
    <w:semiHidden/>
    <w:unhideWhenUsed/>
    <w:rsid w:val="00623B2C"/>
    <w:pPr>
      <w:numPr>
        <w:numId w:val="48"/>
      </w:numPr>
      <w:contextualSpacing/>
      <w:pPrChange w:id="6" w:author="Larissa Goh" w:date="2025-10-08T02:56:00Z">
        <w:pPr>
          <w:numPr>
            <w:numId w:val="50"/>
          </w:numPr>
          <w:tabs>
            <w:tab w:val="num" w:pos="360"/>
          </w:tabs>
          <w:ind w:left="360" w:hanging="360"/>
          <w:contextualSpacing/>
        </w:pPr>
      </w:pPrChange>
    </w:pPr>
    <w:rPr>
      <w:rPrChange w:id="6" w:author="Larissa Goh" w:date="2025-10-08T02:56:00Z">
        <w:rPr>
          <w:rFonts w:ascii="Aptos" w:eastAsiaTheme="minorEastAsia" w:hAnsi="Aptos" w:cs="Aptos"/>
          <w:sz w:val="22"/>
          <w:szCs w:val="24"/>
          <w:lang w:val="en-NZ" w:eastAsia="en-NZ" w:bidi="ar-SA"/>
        </w:rPr>
      </w:rPrChange>
    </w:rPr>
  </w:style>
  <w:style w:type="paragraph" w:styleId="ListNumber2">
    <w:name w:val="List Number 2"/>
    <w:basedOn w:val="Normal"/>
    <w:uiPriority w:val="99"/>
    <w:semiHidden/>
    <w:unhideWhenUsed/>
    <w:rsid w:val="00623B2C"/>
    <w:pPr>
      <w:numPr>
        <w:numId w:val="49"/>
      </w:numPr>
      <w:contextualSpacing/>
      <w:pPrChange w:id="7" w:author="Larissa Goh" w:date="2025-10-08T02:56:00Z">
        <w:pPr>
          <w:numPr>
            <w:numId w:val="51"/>
          </w:numPr>
          <w:tabs>
            <w:tab w:val="num" w:pos="643"/>
          </w:tabs>
          <w:ind w:left="643" w:hanging="360"/>
          <w:contextualSpacing/>
        </w:pPr>
      </w:pPrChange>
    </w:pPr>
    <w:rPr>
      <w:rPrChange w:id="7" w:author="Larissa Goh" w:date="2025-10-08T02:56:00Z">
        <w:rPr>
          <w:rFonts w:ascii="Aptos" w:eastAsiaTheme="minorEastAsia" w:hAnsi="Aptos" w:cs="Aptos"/>
          <w:sz w:val="22"/>
          <w:szCs w:val="24"/>
          <w:lang w:val="en-NZ" w:eastAsia="en-NZ" w:bidi="ar-SA"/>
        </w:rPr>
      </w:rPrChange>
    </w:rPr>
  </w:style>
  <w:style w:type="paragraph" w:styleId="ListNumber3">
    <w:name w:val="List Number 3"/>
    <w:basedOn w:val="Normal"/>
    <w:uiPriority w:val="99"/>
    <w:semiHidden/>
    <w:unhideWhenUsed/>
    <w:rsid w:val="00623B2C"/>
    <w:pPr>
      <w:numPr>
        <w:numId w:val="50"/>
      </w:numPr>
      <w:contextualSpacing/>
      <w:pPrChange w:id="8" w:author="Larissa Goh" w:date="2025-10-08T02:56:00Z">
        <w:pPr>
          <w:numPr>
            <w:numId w:val="52"/>
          </w:numPr>
          <w:tabs>
            <w:tab w:val="num" w:pos="926"/>
          </w:tabs>
          <w:ind w:left="926" w:hanging="360"/>
          <w:contextualSpacing/>
        </w:pPr>
      </w:pPrChange>
    </w:pPr>
    <w:rPr>
      <w:rPrChange w:id="8" w:author="Larissa Goh" w:date="2025-10-08T02:56:00Z">
        <w:rPr>
          <w:rFonts w:ascii="Aptos" w:eastAsiaTheme="minorEastAsia" w:hAnsi="Aptos" w:cs="Aptos"/>
          <w:sz w:val="22"/>
          <w:szCs w:val="24"/>
          <w:lang w:val="en-NZ" w:eastAsia="en-NZ" w:bidi="ar-SA"/>
        </w:rPr>
      </w:rPrChange>
    </w:rPr>
  </w:style>
  <w:style w:type="paragraph" w:styleId="ListNumber4">
    <w:name w:val="List Number 4"/>
    <w:basedOn w:val="Normal"/>
    <w:uiPriority w:val="99"/>
    <w:semiHidden/>
    <w:unhideWhenUsed/>
    <w:rsid w:val="00623B2C"/>
    <w:pPr>
      <w:numPr>
        <w:numId w:val="51"/>
      </w:numPr>
      <w:contextualSpacing/>
      <w:pPrChange w:id="9" w:author="Larissa Goh" w:date="2025-10-08T02:56:00Z">
        <w:pPr>
          <w:numPr>
            <w:numId w:val="53"/>
          </w:numPr>
          <w:tabs>
            <w:tab w:val="num" w:pos="1209"/>
          </w:tabs>
          <w:ind w:left="1209" w:hanging="360"/>
          <w:contextualSpacing/>
        </w:pPr>
      </w:pPrChange>
    </w:pPr>
    <w:rPr>
      <w:rPrChange w:id="9" w:author="Larissa Goh" w:date="2025-10-08T02:56:00Z">
        <w:rPr>
          <w:rFonts w:ascii="Aptos" w:eastAsiaTheme="minorEastAsia" w:hAnsi="Aptos" w:cs="Aptos"/>
          <w:sz w:val="22"/>
          <w:szCs w:val="24"/>
          <w:lang w:val="en-NZ" w:eastAsia="en-NZ" w:bidi="ar-SA"/>
        </w:rPr>
      </w:rPrChange>
    </w:rPr>
  </w:style>
  <w:style w:type="paragraph" w:styleId="ListNumber5">
    <w:name w:val="List Number 5"/>
    <w:basedOn w:val="Normal"/>
    <w:uiPriority w:val="99"/>
    <w:semiHidden/>
    <w:unhideWhenUsed/>
    <w:rsid w:val="00623B2C"/>
    <w:pPr>
      <w:numPr>
        <w:numId w:val="52"/>
      </w:numPr>
      <w:contextualSpacing/>
      <w:pPrChange w:id="10" w:author="Larissa Goh" w:date="2025-10-08T02:56:00Z">
        <w:pPr>
          <w:numPr>
            <w:numId w:val="54"/>
          </w:numPr>
          <w:tabs>
            <w:tab w:val="num" w:pos="1492"/>
          </w:tabs>
          <w:ind w:left="1492" w:hanging="360"/>
          <w:contextualSpacing/>
        </w:pPr>
      </w:pPrChange>
    </w:pPr>
    <w:rPr>
      <w:rPrChange w:id="10" w:author="Larissa Goh" w:date="2025-10-08T02:56:00Z">
        <w:rPr>
          <w:rFonts w:ascii="Aptos" w:eastAsiaTheme="minorEastAsia" w:hAnsi="Aptos" w:cs="Aptos"/>
          <w:sz w:val="22"/>
          <w:szCs w:val="24"/>
          <w:lang w:val="en-NZ" w:eastAsia="en-NZ" w:bidi="ar-SA"/>
        </w:rPr>
      </w:rPrChange>
    </w:rPr>
  </w:style>
  <w:style w:type="paragraph" w:styleId="MacroText">
    <w:name w:val="macro"/>
    <w:link w:val="MacroTextChar"/>
    <w:uiPriority w:val="99"/>
    <w:semiHidden/>
    <w:unhideWhenUsed/>
    <w:rsid w:val="0071765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Aptos"/>
      <w:kern w:val="0"/>
      <w:sz w:val="20"/>
      <w:szCs w:val="20"/>
      <w:lang w:eastAsia="en-NZ"/>
      <w14:ligatures w14:val="none"/>
    </w:rPr>
  </w:style>
  <w:style w:type="character" w:customStyle="1" w:styleId="MacroTextChar">
    <w:name w:val="Macro Text Char"/>
    <w:basedOn w:val="DefaultParagraphFont"/>
    <w:link w:val="MacroText"/>
    <w:uiPriority w:val="99"/>
    <w:semiHidden/>
    <w:rsid w:val="0071765A"/>
    <w:rPr>
      <w:rFonts w:ascii="Consolas" w:hAnsi="Consolas" w:cs="Aptos"/>
      <w:kern w:val="0"/>
      <w:sz w:val="20"/>
      <w:szCs w:val="20"/>
      <w:lang w:eastAsia="en-NZ"/>
      <w14:ligatures w14:val="none"/>
    </w:rPr>
  </w:style>
  <w:style w:type="paragraph" w:styleId="MessageHeader">
    <w:name w:val="Message Header"/>
    <w:basedOn w:val="Normal"/>
    <w:link w:val="MessageHeaderChar"/>
    <w:uiPriority w:val="99"/>
    <w:semiHidden/>
    <w:unhideWhenUsed/>
    <w:rsid w:val="0071765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71765A"/>
    <w:rPr>
      <w:rFonts w:asciiTheme="majorHAnsi" w:eastAsiaTheme="majorEastAsia" w:hAnsiTheme="majorHAnsi" w:cstheme="majorBidi"/>
      <w:kern w:val="0"/>
      <w:shd w:val="pct20" w:color="auto" w:fill="auto"/>
      <w:lang w:eastAsia="en-NZ"/>
      <w14:ligatures w14:val="none"/>
    </w:rPr>
  </w:style>
  <w:style w:type="paragraph" w:styleId="NormalIndent">
    <w:name w:val="Normal Indent"/>
    <w:basedOn w:val="Normal"/>
    <w:uiPriority w:val="99"/>
    <w:semiHidden/>
    <w:unhideWhenUsed/>
    <w:rsid w:val="0071765A"/>
    <w:pPr>
      <w:ind w:left="720"/>
    </w:pPr>
  </w:style>
  <w:style w:type="paragraph" w:styleId="NoteHeading">
    <w:name w:val="Note Heading"/>
    <w:basedOn w:val="Normal"/>
    <w:next w:val="Normal"/>
    <w:link w:val="NoteHeadingChar"/>
    <w:uiPriority w:val="99"/>
    <w:semiHidden/>
    <w:unhideWhenUsed/>
    <w:rsid w:val="0071765A"/>
  </w:style>
  <w:style w:type="character" w:customStyle="1" w:styleId="NoteHeadingChar">
    <w:name w:val="Note Heading Char"/>
    <w:basedOn w:val="DefaultParagraphFont"/>
    <w:link w:val="NoteHeading"/>
    <w:uiPriority w:val="99"/>
    <w:semiHidden/>
    <w:rsid w:val="0071765A"/>
    <w:rPr>
      <w:rFonts w:ascii="Aptos" w:hAnsi="Aptos" w:cs="Aptos"/>
      <w:kern w:val="0"/>
      <w:sz w:val="22"/>
      <w:lang w:eastAsia="en-NZ"/>
      <w14:ligatures w14:val="none"/>
    </w:rPr>
  </w:style>
  <w:style w:type="paragraph" w:styleId="PlainText">
    <w:name w:val="Plain Text"/>
    <w:basedOn w:val="Normal"/>
    <w:link w:val="PlainTextChar"/>
    <w:uiPriority w:val="99"/>
    <w:semiHidden/>
    <w:unhideWhenUsed/>
    <w:rsid w:val="0071765A"/>
    <w:rPr>
      <w:rFonts w:ascii="Consolas" w:hAnsi="Consolas"/>
      <w:sz w:val="21"/>
      <w:szCs w:val="21"/>
    </w:rPr>
  </w:style>
  <w:style w:type="character" w:customStyle="1" w:styleId="PlainTextChar">
    <w:name w:val="Plain Text Char"/>
    <w:basedOn w:val="DefaultParagraphFont"/>
    <w:link w:val="PlainText"/>
    <w:uiPriority w:val="99"/>
    <w:semiHidden/>
    <w:rsid w:val="0071765A"/>
    <w:rPr>
      <w:rFonts w:ascii="Consolas" w:hAnsi="Consolas" w:cs="Aptos"/>
      <w:kern w:val="0"/>
      <w:sz w:val="21"/>
      <w:szCs w:val="21"/>
      <w:lang w:eastAsia="en-NZ"/>
      <w14:ligatures w14:val="none"/>
    </w:rPr>
  </w:style>
  <w:style w:type="paragraph" w:styleId="Salutation">
    <w:name w:val="Salutation"/>
    <w:basedOn w:val="Normal"/>
    <w:next w:val="Normal"/>
    <w:link w:val="SalutationChar"/>
    <w:uiPriority w:val="99"/>
    <w:semiHidden/>
    <w:unhideWhenUsed/>
    <w:rsid w:val="0071765A"/>
  </w:style>
  <w:style w:type="character" w:customStyle="1" w:styleId="SalutationChar">
    <w:name w:val="Salutation Char"/>
    <w:basedOn w:val="DefaultParagraphFont"/>
    <w:link w:val="Salutation"/>
    <w:uiPriority w:val="99"/>
    <w:semiHidden/>
    <w:rsid w:val="0071765A"/>
    <w:rPr>
      <w:rFonts w:ascii="Aptos" w:hAnsi="Aptos" w:cs="Aptos"/>
      <w:kern w:val="0"/>
      <w:sz w:val="22"/>
      <w:lang w:eastAsia="en-NZ"/>
      <w14:ligatures w14:val="none"/>
    </w:rPr>
  </w:style>
  <w:style w:type="paragraph" w:styleId="Signature">
    <w:name w:val="Signature"/>
    <w:basedOn w:val="Normal"/>
    <w:link w:val="SignatureChar"/>
    <w:uiPriority w:val="99"/>
    <w:semiHidden/>
    <w:unhideWhenUsed/>
    <w:rsid w:val="0071765A"/>
    <w:pPr>
      <w:ind w:left="4252"/>
    </w:pPr>
  </w:style>
  <w:style w:type="character" w:customStyle="1" w:styleId="SignatureChar">
    <w:name w:val="Signature Char"/>
    <w:basedOn w:val="DefaultParagraphFont"/>
    <w:link w:val="Signature"/>
    <w:uiPriority w:val="99"/>
    <w:semiHidden/>
    <w:rsid w:val="0071765A"/>
    <w:rPr>
      <w:rFonts w:ascii="Aptos" w:hAnsi="Aptos" w:cs="Aptos"/>
      <w:kern w:val="0"/>
      <w:sz w:val="22"/>
      <w:lang w:eastAsia="en-NZ"/>
      <w14:ligatures w14:val="none"/>
    </w:rPr>
  </w:style>
  <w:style w:type="paragraph" w:styleId="TableofAuthorities">
    <w:name w:val="table of authorities"/>
    <w:basedOn w:val="Normal"/>
    <w:next w:val="Normal"/>
    <w:uiPriority w:val="99"/>
    <w:semiHidden/>
    <w:unhideWhenUsed/>
    <w:rsid w:val="0071765A"/>
    <w:pPr>
      <w:ind w:left="220" w:hanging="220"/>
    </w:pPr>
  </w:style>
  <w:style w:type="paragraph" w:styleId="TableofFigures">
    <w:name w:val="table of figures"/>
    <w:basedOn w:val="Normal"/>
    <w:next w:val="Normal"/>
    <w:uiPriority w:val="99"/>
    <w:semiHidden/>
    <w:unhideWhenUsed/>
    <w:rsid w:val="0071765A"/>
  </w:style>
  <w:style w:type="paragraph" w:styleId="TOAHeading">
    <w:name w:val="toa heading"/>
    <w:basedOn w:val="Normal"/>
    <w:next w:val="Normal"/>
    <w:uiPriority w:val="99"/>
    <w:semiHidden/>
    <w:unhideWhenUsed/>
    <w:rsid w:val="0071765A"/>
    <w:pPr>
      <w:spacing w:before="120"/>
    </w:pPr>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71765A"/>
    <w:pPr>
      <w:spacing w:after="100"/>
      <w:ind w:left="660"/>
    </w:pPr>
  </w:style>
  <w:style w:type="paragraph" w:styleId="TOC5">
    <w:name w:val="toc 5"/>
    <w:basedOn w:val="Normal"/>
    <w:next w:val="Normal"/>
    <w:autoRedefine/>
    <w:uiPriority w:val="39"/>
    <w:semiHidden/>
    <w:unhideWhenUsed/>
    <w:rsid w:val="0071765A"/>
    <w:pPr>
      <w:spacing w:after="100"/>
      <w:ind w:left="880"/>
    </w:pPr>
  </w:style>
  <w:style w:type="paragraph" w:styleId="TOC6">
    <w:name w:val="toc 6"/>
    <w:basedOn w:val="Normal"/>
    <w:next w:val="Normal"/>
    <w:autoRedefine/>
    <w:uiPriority w:val="39"/>
    <w:semiHidden/>
    <w:unhideWhenUsed/>
    <w:rsid w:val="0071765A"/>
    <w:pPr>
      <w:spacing w:after="100"/>
      <w:ind w:left="1100"/>
    </w:pPr>
  </w:style>
  <w:style w:type="paragraph" w:styleId="TOC7">
    <w:name w:val="toc 7"/>
    <w:basedOn w:val="Normal"/>
    <w:next w:val="Normal"/>
    <w:autoRedefine/>
    <w:uiPriority w:val="39"/>
    <w:semiHidden/>
    <w:unhideWhenUsed/>
    <w:rsid w:val="0071765A"/>
    <w:pPr>
      <w:spacing w:after="100"/>
      <w:ind w:left="1320"/>
    </w:pPr>
  </w:style>
  <w:style w:type="paragraph" w:styleId="TOC8">
    <w:name w:val="toc 8"/>
    <w:basedOn w:val="Normal"/>
    <w:next w:val="Normal"/>
    <w:autoRedefine/>
    <w:uiPriority w:val="39"/>
    <w:semiHidden/>
    <w:unhideWhenUsed/>
    <w:rsid w:val="0071765A"/>
    <w:pPr>
      <w:spacing w:after="100"/>
      <w:ind w:left="1540"/>
    </w:pPr>
  </w:style>
  <w:style w:type="paragraph" w:styleId="TOC9">
    <w:name w:val="toc 9"/>
    <w:basedOn w:val="Normal"/>
    <w:next w:val="Normal"/>
    <w:autoRedefine/>
    <w:uiPriority w:val="39"/>
    <w:semiHidden/>
    <w:unhideWhenUsed/>
    <w:rsid w:val="0071765A"/>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684">
      <w:bodyDiv w:val="1"/>
      <w:marLeft w:val="0"/>
      <w:marRight w:val="0"/>
      <w:marTop w:val="0"/>
      <w:marBottom w:val="0"/>
      <w:divBdr>
        <w:top w:val="none" w:sz="0" w:space="0" w:color="auto"/>
        <w:left w:val="none" w:sz="0" w:space="0" w:color="auto"/>
        <w:bottom w:val="none" w:sz="0" w:space="0" w:color="auto"/>
        <w:right w:val="none" w:sz="0" w:space="0" w:color="auto"/>
      </w:divBdr>
    </w:div>
    <w:div w:id="108471741">
      <w:bodyDiv w:val="1"/>
      <w:marLeft w:val="0"/>
      <w:marRight w:val="0"/>
      <w:marTop w:val="0"/>
      <w:marBottom w:val="0"/>
      <w:divBdr>
        <w:top w:val="none" w:sz="0" w:space="0" w:color="auto"/>
        <w:left w:val="none" w:sz="0" w:space="0" w:color="auto"/>
        <w:bottom w:val="none" w:sz="0" w:space="0" w:color="auto"/>
        <w:right w:val="none" w:sz="0" w:space="0" w:color="auto"/>
      </w:divBdr>
    </w:div>
    <w:div w:id="161820808">
      <w:bodyDiv w:val="1"/>
      <w:marLeft w:val="0"/>
      <w:marRight w:val="0"/>
      <w:marTop w:val="0"/>
      <w:marBottom w:val="0"/>
      <w:divBdr>
        <w:top w:val="none" w:sz="0" w:space="0" w:color="auto"/>
        <w:left w:val="none" w:sz="0" w:space="0" w:color="auto"/>
        <w:bottom w:val="none" w:sz="0" w:space="0" w:color="auto"/>
        <w:right w:val="none" w:sz="0" w:space="0" w:color="auto"/>
      </w:divBdr>
    </w:div>
    <w:div w:id="207650410">
      <w:bodyDiv w:val="1"/>
      <w:marLeft w:val="0"/>
      <w:marRight w:val="0"/>
      <w:marTop w:val="0"/>
      <w:marBottom w:val="0"/>
      <w:divBdr>
        <w:top w:val="none" w:sz="0" w:space="0" w:color="auto"/>
        <w:left w:val="none" w:sz="0" w:space="0" w:color="auto"/>
        <w:bottom w:val="none" w:sz="0" w:space="0" w:color="auto"/>
        <w:right w:val="none" w:sz="0" w:space="0" w:color="auto"/>
      </w:divBdr>
    </w:div>
    <w:div w:id="305552246">
      <w:bodyDiv w:val="1"/>
      <w:marLeft w:val="0"/>
      <w:marRight w:val="0"/>
      <w:marTop w:val="0"/>
      <w:marBottom w:val="0"/>
      <w:divBdr>
        <w:top w:val="none" w:sz="0" w:space="0" w:color="auto"/>
        <w:left w:val="none" w:sz="0" w:space="0" w:color="auto"/>
        <w:bottom w:val="none" w:sz="0" w:space="0" w:color="auto"/>
        <w:right w:val="none" w:sz="0" w:space="0" w:color="auto"/>
      </w:divBdr>
    </w:div>
    <w:div w:id="306516616">
      <w:bodyDiv w:val="1"/>
      <w:marLeft w:val="0"/>
      <w:marRight w:val="0"/>
      <w:marTop w:val="0"/>
      <w:marBottom w:val="0"/>
      <w:divBdr>
        <w:top w:val="none" w:sz="0" w:space="0" w:color="auto"/>
        <w:left w:val="none" w:sz="0" w:space="0" w:color="auto"/>
        <w:bottom w:val="none" w:sz="0" w:space="0" w:color="auto"/>
        <w:right w:val="none" w:sz="0" w:space="0" w:color="auto"/>
      </w:divBdr>
    </w:div>
    <w:div w:id="342634852">
      <w:bodyDiv w:val="1"/>
      <w:marLeft w:val="0"/>
      <w:marRight w:val="0"/>
      <w:marTop w:val="0"/>
      <w:marBottom w:val="0"/>
      <w:divBdr>
        <w:top w:val="none" w:sz="0" w:space="0" w:color="auto"/>
        <w:left w:val="none" w:sz="0" w:space="0" w:color="auto"/>
        <w:bottom w:val="none" w:sz="0" w:space="0" w:color="auto"/>
        <w:right w:val="none" w:sz="0" w:space="0" w:color="auto"/>
      </w:divBdr>
    </w:div>
    <w:div w:id="345328330">
      <w:bodyDiv w:val="1"/>
      <w:marLeft w:val="0"/>
      <w:marRight w:val="0"/>
      <w:marTop w:val="0"/>
      <w:marBottom w:val="0"/>
      <w:divBdr>
        <w:top w:val="none" w:sz="0" w:space="0" w:color="auto"/>
        <w:left w:val="none" w:sz="0" w:space="0" w:color="auto"/>
        <w:bottom w:val="none" w:sz="0" w:space="0" w:color="auto"/>
        <w:right w:val="none" w:sz="0" w:space="0" w:color="auto"/>
      </w:divBdr>
      <w:divsChild>
        <w:div w:id="1022172242">
          <w:marLeft w:val="-720"/>
          <w:marRight w:val="0"/>
          <w:marTop w:val="0"/>
          <w:marBottom w:val="0"/>
          <w:divBdr>
            <w:top w:val="none" w:sz="0" w:space="0" w:color="auto"/>
            <w:left w:val="none" w:sz="0" w:space="0" w:color="auto"/>
            <w:bottom w:val="none" w:sz="0" w:space="0" w:color="auto"/>
            <w:right w:val="none" w:sz="0" w:space="0" w:color="auto"/>
          </w:divBdr>
        </w:div>
      </w:divsChild>
    </w:div>
    <w:div w:id="352537888">
      <w:bodyDiv w:val="1"/>
      <w:marLeft w:val="0"/>
      <w:marRight w:val="0"/>
      <w:marTop w:val="0"/>
      <w:marBottom w:val="0"/>
      <w:divBdr>
        <w:top w:val="none" w:sz="0" w:space="0" w:color="auto"/>
        <w:left w:val="none" w:sz="0" w:space="0" w:color="auto"/>
        <w:bottom w:val="none" w:sz="0" w:space="0" w:color="auto"/>
        <w:right w:val="none" w:sz="0" w:space="0" w:color="auto"/>
      </w:divBdr>
    </w:div>
    <w:div w:id="368603023">
      <w:bodyDiv w:val="1"/>
      <w:marLeft w:val="0"/>
      <w:marRight w:val="0"/>
      <w:marTop w:val="0"/>
      <w:marBottom w:val="0"/>
      <w:divBdr>
        <w:top w:val="none" w:sz="0" w:space="0" w:color="auto"/>
        <w:left w:val="none" w:sz="0" w:space="0" w:color="auto"/>
        <w:bottom w:val="none" w:sz="0" w:space="0" w:color="auto"/>
        <w:right w:val="none" w:sz="0" w:space="0" w:color="auto"/>
      </w:divBdr>
      <w:divsChild>
        <w:div w:id="1246375312">
          <w:marLeft w:val="-720"/>
          <w:marRight w:val="0"/>
          <w:marTop w:val="0"/>
          <w:marBottom w:val="0"/>
          <w:divBdr>
            <w:top w:val="none" w:sz="0" w:space="0" w:color="auto"/>
            <w:left w:val="none" w:sz="0" w:space="0" w:color="auto"/>
            <w:bottom w:val="none" w:sz="0" w:space="0" w:color="auto"/>
            <w:right w:val="none" w:sz="0" w:space="0" w:color="auto"/>
          </w:divBdr>
        </w:div>
      </w:divsChild>
    </w:div>
    <w:div w:id="391347482">
      <w:bodyDiv w:val="1"/>
      <w:marLeft w:val="0"/>
      <w:marRight w:val="0"/>
      <w:marTop w:val="0"/>
      <w:marBottom w:val="0"/>
      <w:divBdr>
        <w:top w:val="none" w:sz="0" w:space="0" w:color="auto"/>
        <w:left w:val="none" w:sz="0" w:space="0" w:color="auto"/>
        <w:bottom w:val="none" w:sz="0" w:space="0" w:color="auto"/>
        <w:right w:val="none" w:sz="0" w:space="0" w:color="auto"/>
      </w:divBdr>
    </w:div>
    <w:div w:id="480390920">
      <w:bodyDiv w:val="1"/>
      <w:marLeft w:val="0"/>
      <w:marRight w:val="0"/>
      <w:marTop w:val="0"/>
      <w:marBottom w:val="0"/>
      <w:divBdr>
        <w:top w:val="none" w:sz="0" w:space="0" w:color="auto"/>
        <w:left w:val="none" w:sz="0" w:space="0" w:color="auto"/>
        <w:bottom w:val="none" w:sz="0" w:space="0" w:color="auto"/>
        <w:right w:val="none" w:sz="0" w:space="0" w:color="auto"/>
      </w:divBdr>
    </w:div>
    <w:div w:id="501428672">
      <w:bodyDiv w:val="1"/>
      <w:marLeft w:val="0"/>
      <w:marRight w:val="0"/>
      <w:marTop w:val="0"/>
      <w:marBottom w:val="0"/>
      <w:divBdr>
        <w:top w:val="none" w:sz="0" w:space="0" w:color="auto"/>
        <w:left w:val="none" w:sz="0" w:space="0" w:color="auto"/>
        <w:bottom w:val="none" w:sz="0" w:space="0" w:color="auto"/>
        <w:right w:val="none" w:sz="0" w:space="0" w:color="auto"/>
      </w:divBdr>
      <w:divsChild>
        <w:div w:id="123164068">
          <w:marLeft w:val="274"/>
          <w:marRight w:val="0"/>
          <w:marTop w:val="0"/>
          <w:marBottom w:val="0"/>
          <w:divBdr>
            <w:top w:val="none" w:sz="0" w:space="0" w:color="auto"/>
            <w:left w:val="none" w:sz="0" w:space="0" w:color="auto"/>
            <w:bottom w:val="none" w:sz="0" w:space="0" w:color="auto"/>
            <w:right w:val="none" w:sz="0" w:space="0" w:color="auto"/>
          </w:divBdr>
        </w:div>
        <w:div w:id="175851482">
          <w:marLeft w:val="274"/>
          <w:marRight w:val="0"/>
          <w:marTop w:val="0"/>
          <w:marBottom w:val="0"/>
          <w:divBdr>
            <w:top w:val="none" w:sz="0" w:space="0" w:color="auto"/>
            <w:left w:val="none" w:sz="0" w:space="0" w:color="auto"/>
            <w:bottom w:val="none" w:sz="0" w:space="0" w:color="auto"/>
            <w:right w:val="none" w:sz="0" w:space="0" w:color="auto"/>
          </w:divBdr>
        </w:div>
        <w:div w:id="219680531">
          <w:marLeft w:val="274"/>
          <w:marRight w:val="0"/>
          <w:marTop w:val="0"/>
          <w:marBottom w:val="0"/>
          <w:divBdr>
            <w:top w:val="none" w:sz="0" w:space="0" w:color="auto"/>
            <w:left w:val="none" w:sz="0" w:space="0" w:color="auto"/>
            <w:bottom w:val="none" w:sz="0" w:space="0" w:color="auto"/>
            <w:right w:val="none" w:sz="0" w:space="0" w:color="auto"/>
          </w:divBdr>
        </w:div>
        <w:div w:id="278801812">
          <w:marLeft w:val="274"/>
          <w:marRight w:val="0"/>
          <w:marTop w:val="0"/>
          <w:marBottom w:val="0"/>
          <w:divBdr>
            <w:top w:val="none" w:sz="0" w:space="0" w:color="auto"/>
            <w:left w:val="none" w:sz="0" w:space="0" w:color="auto"/>
            <w:bottom w:val="none" w:sz="0" w:space="0" w:color="auto"/>
            <w:right w:val="none" w:sz="0" w:space="0" w:color="auto"/>
          </w:divBdr>
        </w:div>
        <w:div w:id="359431746">
          <w:marLeft w:val="274"/>
          <w:marRight w:val="0"/>
          <w:marTop w:val="0"/>
          <w:marBottom w:val="0"/>
          <w:divBdr>
            <w:top w:val="none" w:sz="0" w:space="0" w:color="auto"/>
            <w:left w:val="none" w:sz="0" w:space="0" w:color="auto"/>
            <w:bottom w:val="none" w:sz="0" w:space="0" w:color="auto"/>
            <w:right w:val="none" w:sz="0" w:space="0" w:color="auto"/>
          </w:divBdr>
        </w:div>
        <w:div w:id="471405907">
          <w:marLeft w:val="274"/>
          <w:marRight w:val="0"/>
          <w:marTop w:val="0"/>
          <w:marBottom w:val="0"/>
          <w:divBdr>
            <w:top w:val="none" w:sz="0" w:space="0" w:color="auto"/>
            <w:left w:val="none" w:sz="0" w:space="0" w:color="auto"/>
            <w:bottom w:val="none" w:sz="0" w:space="0" w:color="auto"/>
            <w:right w:val="none" w:sz="0" w:space="0" w:color="auto"/>
          </w:divBdr>
        </w:div>
        <w:div w:id="658076115">
          <w:marLeft w:val="274"/>
          <w:marRight w:val="0"/>
          <w:marTop w:val="0"/>
          <w:marBottom w:val="0"/>
          <w:divBdr>
            <w:top w:val="none" w:sz="0" w:space="0" w:color="auto"/>
            <w:left w:val="none" w:sz="0" w:space="0" w:color="auto"/>
            <w:bottom w:val="none" w:sz="0" w:space="0" w:color="auto"/>
            <w:right w:val="none" w:sz="0" w:space="0" w:color="auto"/>
          </w:divBdr>
        </w:div>
        <w:div w:id="690423309">
          <w:marLeft w:val="274"/>
          <w:marRight w:val="0"/>
          <w:marTop w:val="0"/>
          <w:marBottom w:val="0"/>
          <w:divBdr>
            <w:top w:val="none" w:sz="0" w:space="0" w:color="auto"/>
            <w:left w:val="none" w:sz="0" w:space="0" w:color="auto"/>
            <w:bottom w:val="none" w:sz="0" w:space="0" w:color="auto"/>
            <w:right w:val="none" w:sz="0" w:space="0" w:color="auto"/>
          </w:divBdr>
        </w:div>
        <w:div w:id="773400706">
          <w:marLeft w:val="274"/>
          <w:marRight w:val="0"/>
          <w:marTop w:val="0"/>
          <w:marBottom w:val="0"/>
          <w:divBdr>
            <w:top w:val="none" w:sz="0" w:space="0" w:color="auto"/>
            <w:left w:val="none" w:sz="0" w:space="0" w:color="auto"/>
            <w:bottom w:val="none" w:sz="0" w:space="0" w:color="auto"/>
            <w:right w:val="none" w:sz="0" w:space="0" w:color="auto"/>
          </w:divBdr>
        </w:div>
        <w:div w:id="783963874">
          <w:marLeft w:val="274"/>
          <w:marRight w:val="0"/>
          <w:marTop w:val="0"/>
          <w:marBottom w:val="0"/>
          <w:divBdr>
            <w:top w:val="none" w:sz="0" w:space="0" w:color="auto"/>
            <w:left w:val="none" w:sz="0" w:space="0" w:color="auto"/>
            <w:bottom w:val="none" w:sz="0" w:space="0" w:color="auto"/>
            <w:right w:val="none" w:sz="0" w:space="0" w:color="auto"/>
          </w:divBdr>
        </w:div>
        <w:div w:id="788865534">
          <w:marLeft w:val="274"/>
          <w:marRight w:val="0"/>
          <w:marTop w:val="0"/>
          <w:marBottom w:val="0"/>
          <w:divBdr>
            <w:top w:val="none" w:sz="0" w:space="0" w:color="auto"/>
            <w:left w:val="none" w:sz="0" w:space="0" w:color="auto"/>
            <w:bottom w:val="none" w:sz="0" w:space="0" w:color="auto"/>
            <w:right w:val="none" w:sz="0" w:space="0" w:color="auto"/>
          </w:divBdr>
        </w:div>
        <w:div w:id="802307505">
          <w:marLeft w:val="274"/>
          <w:marRight w:val="0"/>
          <w:marTop w:val="0"/>
          <w:marBottom w:val="0"/>
          <w:divBdr>
            <w:top w:val="none" w:sz="0" w:space="0" w:color="auto"/>
            <w:left w:val="none" w:sz="0" w:space="0" w:color="auto"/>
            <w:bottom w:val="none" w:sz="0" w:space="0" w:color="auto"/>
            <w:right w:val="none" w:sz="0" w:space="0" w:color="auto"/>
          </w:divBdr>
        </w:div>
        <w:div w:id="923487858">
          <w:marLeft w:val="274"/>
          <w:marRight w:val="0"/>
          <w:marTop w:val="0"/>
          <w:marBottom w:val="0"/>
          <w:divBdr>
            <w:top w:val="none" w:sz="0" w:space="0" w:color="auto"/>
            <w:left w:val="none" w:sz="0" w:space="0" w:color="auto"/>
            <w:bottom w:val="none" w:sz="0" w:space="0" w:color="auto"/>
            <w:right w:val="none" w:sz="0" w:space="0" w:color="auto"/>
          </w:divBdr>
        </w:div>
        <w:div w:id="928736314">
          <w:marLeft w:val="274"/>
          <w:marRight w:val="0"/>
          <w:marTop w:val="0"/>
          <w:marBottom w:val="0"/>
          <w:divBdr>
            <w:top w:val="none" w:sz="0" w:space="0" w:color="auto"/>
            <w:left w:val="none" w:sz="0" w:space="0" w:color="auto"/>
            <w:bottom w:val="none" w:sz="0" w:space="0" w:color="auto"/>
            <w:right w:val="none" w:sz="0" w:space="0" w:color="auto"/>
          </w:divBdr>
        </w:div>
        <w:div w:id="1230461622">
          <w:marLeft w:val="274"/>
          <w:marRight w:val="0"/>
          <w:marTop w:val="0"/>
          <w:marBottom w:val="0"/>
          <w:divBdr>
            <w:top w:val="none" w:sz="0" w:space="0" w:color="auto"/>
            <w:left w:val="none" w:sz="0" w:space="0" w:color="auto"/>
            <w:bottom w:val="none" w:sz="0" w:space="0" w:color="auto"/>
            <w:right w:val="none" w:sz="0" w:space="0" w:color="auto"/>
          </w:divBdr>
        </w:div>
        <w:div w:id="1450583788">
          <w:marLeft w:val="274"/>
          <w:marRight w:val="0"/>
          <w:marTop w:val="0"/>
          <w:marBottom w:val="0"/>
          <w:divBdr>
            <w:top w:val="none" w:sz="0" w:space="0" w:color="auto"/>
            <w:left w:val="none" w:sz="0" w:space="0" w:color="auto"/>
            <w:bottom w:val="none" w:sz="0" w:space="0" w:color="auto"/>
            <w:right w:val="none" w:sz="0" w:space="0" w:color="auto"/>
          </w:divBdr>
        </w:div>
        <w:div w:id="1538934208">
          <w:marLeft w:val="274"/>
          <w:marRight w:val="0"/>
          <w:marTop w:val="0"/>
          <w:marBottom w:val="0"/>
          <w:divBdr>
            <w:top w:val="none" w:sz="0" w:space="0" w:color="auto"/>
            <w:left w:val="none" w:sz="0" w:space="0" w:color="auto"/>
            <w:bottom w:val="none" w:sz="0" w:space="0" w:color="auto"/>
            <w:right w:val="none" w:sz="0" w:space="0" w:color="auto"/>
          </w:divBdr>
        </w:div>
        <w:div w:id="1570116253">
          <w:marLeft w:val="274"/>
          <w:marRight w:val="0"/>
          <w:marTop w:val="0"/>
          <w:marBottom w:val="0"/>
          <w:divBdr>
            <w:top w:val="none" w:sz="0" w:space="0" w:color="auto"/>
            <w:left w:val="none" w:sz="0" w:space="0" w:color="auto"/>
            <w:bottom w:val="none" w:sz="0" w:space="0" w:color="auto"/>
            <w:right w:val="none" w:sz="0" w:space="0" w:color="auto"/>
          </w:divBdr>
        </w:div>
        <w:div w:id="1730835829">
          <w:marLeft w:val="274"/>
          <w:marRight w:val="0"/>
          <w:marTop w:val="0"/>
          <w:marBottom w:val="0"/>
          <w:divBdr>
            <w:top w:val="none" w:sz="0" w:space="0" w:color="auto"/>
            <w:left w:val="none" w:sz="0" w:space="0" w:color="auto"/>
            <w:bottom w:val="none" w:sz="0" w:space="0" w:color="auto"/>
            <w:right w:val="none" w:sz="0" w:space="0" w:color="auto"/>
          </w:divBdr>
        </w:div>
        <w:div w:id="1746999117">
          <w:marLeft w:val="274"/>
          <w:marRight w:val="0"/>
          <w:marTop w:val="0"/>
          <w:marBottom w:val="0"/>
          <w:divBdr>
            <w:top w:val="none" w:sz="0" w:space="0" w:color="auto"/>
            <w:left w:val="none" w:sz="0" w:space="0" w:color="auto"/>
            <w:bottom w:val="none" w:sz="0" w:space="0" w:color="auto"/>
            <w:right w:val="none" w:sz="0" w:space="0" w:color="auto"/>
          </w:divBdr>
        </w:div>
        <w:div w:id="1991471121">
          <w:marLeft w:val="274"/>
          <w:marRight w:val="0"/>
          <w:marTop w:val="0"/>
          <w:marBottom w:val="0"/>
          <w:divBdr>
            <w:top w:val="none" w:sz="0" w:space="0" w:color="auto"/>
            <w:left w:val="none" w:sz="0" w:space="0" w:color="auto"/>
            <w:bottom w:val="none" w:sz="0" w:space="0" w:color="auto"/>
            <w:right w:val="none" w:sz="0" w:space="0" w:color="auto"/>
          </w:divBdr>
        </w:div>
      </w:divsChild>
    </w:div>
    <w:div w:id="509108329">
      <w:bodyDiv w:val="1"/>
      <w:marLeft w:val="0"/>
      <w:marRight w:val="0"/>
      <w:marTop w:val="0"/>
      <w:marBottom w:val="0"/>
      <w:divBdr>
        <w:top w:val="none" w:sz="0" w:space="0" w:color="auto"/>
        <w:left w:val="none" w:sz="0" w:space="0" w:color="auto"/>
        <w:bottom w:val="none" w:sz="0" w:space="0" w:color="auto"/>
        <w:right w:val="none" w:sz="0" w:space="0" w:color="auto"/>
      </w:divBdr>
      <w:divsChild>
        <w:div w:id="1200977005">
          <w:marLeft w:val="-720"/>
          <w:marRight w:val="0"/>
          <w:marTop w:val="0"/>
          <w:marBottom w:val="0"/>
          <w:divBdr>
            <w:top w:val="none" w:sz="0" w:space="0" w:color="auto"/>
            <w:left w:val="none" w:sz="0" w:space="0" w:color="auto"/>
            <w:bottom w:val="none" w:sz="0" w:space="0" w:color="auto"/>
            <w:right w:val="none" w:sz="0" w:space="0" w:color="auto"/>
          </w:divBdr>
        </w:div>
      </w:divsChild>
    </w:div>
    <w:div w:id="579368450">
      <w:bodyDiv w:val="1"/>
      <w:marLeft w:val="0"/>
      <w:marRight w:val="0"/>
      <w:marTop w:val="0"/>
      <w:marBottom w:val="0"/>
      <w:divBdr>
        <w:top w:val="none" w:sz="0" w:space="0" w:color="auto"/>
        <w:left w:val="none" w:sz="0" w:space="0" w:color="auto"/>
        <w:bottom w:val="none" w:sz="0" w:space="0" w:color="auto"/>
        <w:right w:val="none" w:sz="0" w:space="0" w:color="auto"/>
      </w:divBdr>
    </w:div>
    <w:div w:id="601112486">
      <w:bodyDiv w:val="1"/>
      <w:marLeft w:val="0"/>
      <w:marRight w:val="0"/>
      <w:marTop w:val="0"/>
      <w:marBottom w:val="0"/>
      <w:divBdr>
        <w:top w:val="none" w:sz="0" w:space="0" w:color="auto"/>
        <w:left w:val="none" w:sz="0" w:space="0" w:color="auto"/>
        <w:bottom w:val="none" w:sz="0" w:space="0" w:color="auto"/>
        <w:right w:val="none" w:sz="0" w:space="0" w:color="auto"/>
      </w:divBdr>
    </w:div>
    <w:div w:id="621348657">
      <w:bodyDiv w:val="1"/>
      <w:marLeft w:val="0"/>
      <w:marRight w:val="0"/>
      <w:marTop w:val="0"/>
      <w:marBottom w:val="0"/>
      <w:divBdr>
        <w:top w:val="none" w:sz="0" w:space="0" w:color="auto"/>
        <w:left w:val="none" w:sz="0" w:space="0" w:color="auto"/>
        <w:bottom w:val="none" w:sz="0" w:space="0" w:color="auto"/>
        <w:right w:val="none" w:sz="0" w:space="0" w:color="auto"/>
      </w:divBdr>
    </w:div>
    <w:div w:id="667943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887">
          <w:marLeft w:val="0"/>
          <w:marRight w:val="0"/>
          <w:marTop w:val="0"/>
          <w:marBottom w:val="0"/>
          <w:divBdr>
            <w:top w:val="none" w:sz="0" w:space="0" w:color="auto"/>
            <w:left w:val="none" w:sz="0" w:space="0" w:color="auto"/>
            <w:bottom w:val="none" w:sz="0" w:space="0" w:color="auto"/>
            <w:right w:val="none" w:sz="0" w:space="0" w:color="auto"/>
          </w:divBdr>
        </w:div>
        <w:div w:id="2089113077">
          <w:marLeft w:val="0"/>
          <w:marRight w:val="0"/>
          <w:marTop w:val="0"/>
          <w:marBottom w:val="0"/>
          <w:divBdr>
            <w:top w:val="none" w:sz="0" w:space="0" w:color="auto"/>
            <w:left w:val="none" w:sz="0" w:space="0" w:color="auto"/>
            <w:bottom w:val="none" w:sz="0" w:space="0" w:color="auto"/>
            <w:right w:val="none" w:sz="0" w:space="0" w:color="auto"/>
          </w:divBdr>
        </w:div>
      </w:divsChild>
    </w:div>
    <w:div w:id="817654328">
      <w:bodyDiv w:val="1"/>
      <w:marLeft w:val="0"/>
      <w:marRight w:val="0"/>
      <w:marTop w:val="0"/>
      <w:marBottom w:val="0"/>
      <w:divBdr>
        <w:top w:val="none" w:sz="0" w:space="0" w:color="auto"/>
        <w:left w:val="none" w:sz="0" w:space="0" w:color="auto"/>
        <w:bottom w:val="none" w:sz="0" w:space="0" w:color="auto"/>
        <w:right w:val="none" w:sz="0" w:space="0" w:color="auto"/>
      </w:divBdr>
    </w:div>
    <w:div w:id="840505807">
      <w:bodyDiv w:val="1"/>
      <w:marLeft w:val="0"/>
      <w:marRight w:val="0"/>
      <w:marTop w:val="0"/>
      <w:marBottom w:val="0"/>
      <w:divBdr>
        <w:top w:val="none" w:sz="0" w:space="0" w:color="auto"/>
        <w:left w:val="none" w:sz="0" w:space="0" w:color="auto"/>
        <w:bottom w:val="none" w:sz="0" w:space="0" w:color="auto"/>
        <w:right w:val="none" w:sz="0" w:space="0" w:color="auto"/>
      </w:divBdr>
    </w:div>
    <w:div w:id="848904999">
      <w:bodyDiv w:val="1"/>
      <w:marLeft w:val="0"/>
      <w:marRight w:val="0"/>
      <w:marTop w:val="0"/>
      <w:marBottom w:val="0"/>
      <w:divBdr>
        <w:top w:val="none" w:sz="0" w:space="0" w:color="auto"/>
        <w:left w:val="none" w:sz="0" w:space="0" w:color="auto"/>
        <w:bottom w:val="none" w:sz="0" w:space="0" w:color="auto"/>
        <w:right w:val="none" w:sz="0" w:space="0" w:color="auto"/>
      </w:divBdr>
    </w:div>
    <w:div w:id="942493626">
      <w:bodyDiv w:val="1"/>
      <w:marLeft w:val="0"/>
      <w:marRight w:val="0"/>
      <w:marTop w:val="0"/>
      <w:marBottom w:val="0"/>
      <w:divBdr>
        <w:top w:val="none" w:sz="0" w:space="0" w:color="auto"/>
        <w:left w:val="none" w:sz="0" w:space="0" w:color="auto"/>
        <w:bottom w:val="none" w:sz="0" w:space="0" w:color="auto"/>
        <w:right w:val="none" w:sz="0" w:space="0" w:color="auto"/>
      </w:divBdr>
    </w:div>
    <w:div w:id="943465130">
      <w:bodyDiv w:val="1"/>
      <w:marLeft w:val="0"/>
      <w:marRight w:val="0"/>
      <w:marTop w:val="0"/>
      <w:marBottom w:val="0"/>
      <w:divBdr>
        <w:top w:val="none" w:sz="0" w:space="0" w:color="auto"/>
        <w:left w:val="none" w:sz="0" w:space="0" w:color="auto"/>
        <w:bottom w:val="none" w:sz="0" w:space="0" w:color="auto"/>
        <w:right w:val="none" w:sz="0" w:space="0" w:color="auto"/>
      </w:divBdr>
    </w:div>
    <w:div w:id="972565390">
      <w:bodyDiv w:val="1"/>
      <w:marLeft w:val="0"/>
      <w:marRight w:val="0"/>
      <w:marTop w:val="0"/>
      <w:marBottom w:val="0"/>
      <w:divBdr>
        <w:top w:val="none" w:sz="0" w:space="0" w:color="auto"/>
        <w:left w:val="none" w:sz="0" w:space="0" w:color="auto"/>
        <w:bottom w:val="none" w:sz="0" w:space="0" w:color="auto"/>
        <w:right w:val="none" w:sz="0" w:space="0" w:color="auto"/>
      </w:divBdr>
    </w:div>
    <w:div w:id="1120496202">
      <w:bodyDiv w:val="1"/>
      <w:marLeft w:val="0"/>
      <w:marRight w:val="0"/>
      <w:marTop w:val="0"/>
      <w:marBottom w:val="0"/>
      <w:divBdr>
        <w:top w:val="none" w:sz="0" w:space="0" w:color="auto"/>
        <w:left w:val="none" w:sz="0" w:space="0" w:color="auto"/>
        <w:bottom w:val="none" w:sz="0" w:space="0" w:color="auto"/>
        <w:right w:val="none" w:sz="0" w:space="0" w:color="auto"/>
      </w:divBdr>
    </w:div>
    <w:div w:id="1124544046">
      <w:bodyDiv w:val="1"/>
      <w:marLeft w:val="0"/>
      <w:marRight w:val="0"/>
      <w:marTop w:val="0"/>
      <w:marBottom w:val="0"/>
      <w:divBdr>
        <w:top w:val="none" w:sz="0" w:space="0" w:color="auto"/>
        <w:left w:val="none" w:sz="0" w:space="0" w:color="auto"/>
        <w:bottom w:val="none" w:sz="0" w:space="0" w:color="auto"/>
        <w:right w:val="none" w:sz="0" w:space="0" w:color="auto"/>
      </w:divBdr>
    </w:div>
    <w:div w:id="1193346173">
      <w:bodyDiv w:val="1"/>
      <w:marLeft w:val="0"/>
      <w:marRight w:val="0"/>
      <w:marTop w:val="0"/>
      <w:marBottom w:val="0"/>
      <w:divBdr>
        <w:top w:val="none" w:sz="0" w:space="0" w:color="auto"/>
        <w:left w:val="none" w:sz="0" w:space="0" w:color="auto"/>
        <w:bottom w:val="none" w:sz="0" w:space="0" w:color="auto"/>
        <w:right w:val="none" w:sz="0" w:space="0" w:color="auto"/>
      </w:divBdr>
    </w:div>
    <w:div w:id="1198084683">
      <w:bodyDiv w:val="1"/>
      <w:marLeft w:val="0"/>
      <w:marRight w:val="0"/>
      <w:marTop w:val="0"/>
      <w:marBottom w:val="0"/>
      <w:divBdr>
        <w:top w:val="none" w:sz="0" w:space="0" w:color="auto"/>
        <w:left w:val="none" w:sz="0" w:space="0" w:color="auto"/>
        <w:bottom w:val="none" w:sz="0" w:space="0" w:color="auto"/>
        <w:right w:val="none" w:sz="0" w:space="0" w:color="auto"/>
      </w:divBdr>
    </w:div>
    <w:div w:id="1217855671">
      <w:bodyDiv w:val="1"/>
      <w:marLeft w:val="0"/>
      <w:marRight w:val="0"/>
      <w:marTop w:val="0"/>
      <w:marBottom w:val="0"/>
      <w:divBdr>
        <w:top w:val="none" w:sz="0" w:space="0" w:color="auto"/>
        <w:left w:val="none" w:sz="0" w:space="0" w:color="auto"/>
        <w:bottom w:val="none" w:sz="0" w:space="0" w:color="auto"/>
        <w:right w:val="none" w:sz="0" w:space="0" w:color="auto"/>
      </w:divBdr>
      <w:divsChild>
        <w:div w:id="1772629003">
          <w:marLeft w:val="0"/>
          <w:marRight w:val="0"/>
          <w:marTop w:val="0"/>
          <w:marBottom w:val="0"/>
          <w:divBdr>
            <w:top w:val="none" w:sz="0" w:space="0" w:color="auto"/>
            <w:left w:val="none" w:sz="0" w:space="0" w:color="auto"/>
            <w:bottom w:val="none" w:sz="0" w:space="0" w:color="auto"/>
            <w:right w:val="none" w:sz="0" w:space="0" w:color="auto"/>
          </w:divBdr>
        </w:div>
      </w:divsChild>
    </w:div>
    <w:div w:id="1288009989">
      <w:bodyDiv w:val="1"/>
      <w:marLeft w:val="0"/>
      <w:marRight w:val="0"/>
      <w:marTop w:val="0"/>
      <w:marBottom w:val="0"/>
      <w:divBdr>
        <w:top w:val="none" w:sz="0" w:space="0" w:color="auto"/>
        <w:left w:val="none" w:sz="0" w:space="0" w:color="auto"/>
        <w:bottom w:val="none" w:sz="0" w:space="0" w:color="auto"/>
        <w:right w:val="none" w:sz="0" w:space="0" w:color="auto"/>
      </w:divBdr>
    </w:div>
    <w:div w:id="1295059951">
      <w:bodyDiv w:val="1"/>
      <w:marLeft w:val="0"/>
      <w:marRight w:val="0"/>
      <w:marTop w:val="0"/>
      <w:marBottom w:val="0"/>
      <w:divBdr>
        <w:top w:val="none" w:sz="0" w:space="0" w:color="auto"/>
        <w:left w:val="none" w:sz="0" w:space="0" w:color="auto"/>
        <w:bottom w:val="none" w:sz="0" w:space="0" w:color="auto"/>
        <w:right w:val="none" w:sz="0" w:space="0" w:color="auto"/>
      </w:divBdr>
    </w:div>
    <w:div w:id="1320691202">
      <w:bodyDiv w:val="1"/>
      <w:marLeft w:val="0"/>
      <w:marRight w:val="0"/>
      <w:marTop w:val="0"/>
      <w:marBottom w:val="0"/>
      <w:divBdr>
        <w:top w:val="none" w:sz="0" w:space="0" w:color="auto"/>
        <w:left w:val="none" w:sz="0" w:space="0" w:color="auto"/>
        <w:bottom w:val="none" w:sz="0" w:space="0" w:color="auto"/>
        <w:right w:val="none" w:sz="0" w:space="0" w:color="auto"/>
      </w:divBdr>
      <w:divsChild>
        <w:div w:id="1316759353">
          <w:marLeft w:val="0"/>
          <w:marRight w:val="0"/>
          <w:marTop w:val="0"/>
          <w:marBottom w:val="0"/>
          <w:divBdr>
            <w:top w:val="none" w:sz="0" w:space="0" w:color="auto"/>
            <w:left w:val="none" w:sz="0" w:space="0" w:color="auto"/>
            <w:bottom w:val="none" w:sz="0" w:space="0" w:color="auto"/>
            <w:right w:val="none" w:sz="0" w:space="0" w:color="auto"/>
          </w:divBdr>
        </w:div>
      </w:divsChild>
    </w:div>
    <w:div w:id="1325281505">
      <w:bodyDiv w:val="1"/>
      <w:marLeft w:val="0"/>
      <w:marRight w:val="0"/>
      <w:marTop w:val="0"/>
      <w:marBottom w:val="0"/>
      <w:divBdr>
        <w:top w:val="none" w:sz="0" w:space="0" w:color="auto"/>
        <w:left w:val="none" w:sz="0" w:space="0" w:color="auto"/>
        <w:bottom w:val="none" w:sz="0" w:space="0" w:color="auto"/>
        <w:right w:val="none" w:sz="0" w:space="0" w:color="auto"/>
      </w:divBdr>
    </w:div>
    <w:div w:id="1326933938">
      <w:bodyDiv w:val="1"/>
      <w:marLeft w:val="0"/>
      <w:marRight w:val="0"/>
      <w:marTop w:val="0"/>
      <w:marBottom w:val="0"/>
      <w:divBdr>
        <w:top w:val="none" w:sz="0" w:space="0" w:color="auto"/>
        <w:left w:val="none" w:sz="0" w:space="0" w:color="auto"/>
        <w:bottom w:val="none" w:sz="0" w:space="0" w:color="auto"/>
        <w:right w:val="none" w:sz="0" w:space="0" w:color="auto"/>
      </w:divBdr>
    </w:div>
    <w:div w:id="1356729352">
      <w:bodyDiv w:val="1"/>
      <w:marLeft w:val="0"/>
      <w:marRight w:val="0"/>
      <w:marTop w:val="0"/>
      <w:marBottom w:val="0"/>
      <w:divBdr>
        <w:top w:val="none" w:sz="0" w:space="0" w:color="auto"/>
        <w:left w:val="none" w:sz="0" w:space="0" w:color="auto"/>
        <w:bottom w:val="none" w:sz="0" w:space="0" w:color="auto"/>
        <w:right w:val="none" w:sz="0" w:space="0" w:color="auto"/>
      </w:divBdr>
    </w:div>
    <w:div w:id="1400135664">
      <w:bodyDiv w:val="1"/>
      <w:marLeft w:val="0"/>
      <w:marRight w:val="0"/>
      <w:marTop w:val="0"/>
      <w:marBottom w:val="0"/>
      <w:divBdr>
        <w:top w:val="none" w:sz="0" w:space="0" w:color="auto"/>
        <w:left w:val="none" w:sz="0" w:space="0" w:color="auto"/>
        <w:bottom w:val="none" w:sz="0" w:space="0" w:color="auto"/>
        <w:right w:val="none" w:sz="0" w:space="0" w:color="auto"/>
      </w:divBdr>
    </w:div>
    <w:div w:id="14424125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975">
          <w:marLeft w:val="0"/>
          <w:marRight w:val="0"/>
          <w:marTop w:val="0"/>
          <w:marBottom w:val="0"/>
          <w:divBdr>
            <w:top w:val="none" w:sz="0" w:space="0" w:color="auto"/>
            <w:left w:val="none" w:sz="0" w:space="0" w:color="auto"/>
            <w:bottom w:val="none" w:sz="0" w:space="0" w:color="auto"/>
            <w:right w:val="none" w:sz="0" w:space="0" w:color="auto"/>
          </w:divBdr>
        </w:div>
      </w:divsChild>
    </w:div>
    <w:div w:id="1467551469">
      <w:bodyDiv w:val="1"/>
      <w:marLeft w:val="0"/>
      <w:marRight w:val="0"/>
      <w:marTop w:val="0"/>
      <w:marBottom w:val="0"/>
      <w:divBdr>
        <w:top w:val="none" w:sz="0" w:space="0" w:color="auto"/>
        <w:left w:val="none" w:sz="0" w:space="0" w:color="auto"/>
        <w:bottom w:val="none" w:sz="0" w:space="0" w:color="auto"/>
        <w:right w:val="none" w:sz="0" w:space="0" w:color="auto"/>
      </w:divBdr>
    </w:div>
    <w:div w:id="1481799804">
      <w:bodyDiv w:val="1"/>
      <w:marLeft w:val="0"/>
      <w:marRight w:val="0"/>
      <w:marTop w:val="0"/>
      <w:marBottom w:val="0"/>
      <w:divBdr>
        <w:top w:val="none" w:sz="0" w:space="0" w:color="auto"/>
        <w:left w:val="none" w:sz="0" w:space="0" w:color="auto"/>
        <w:bottom w:val="none" w:sz="0" w:space="0" w:color="auto"/>
        <w:right w:val="none" w:sz="0" w:space="0" w:color="auto"/>
      </w:divBdr>
    </w:div>
    <w:div w:id="1519078511">
      <w:bodyDiv w:val="1"/>
      <w:marLeft w:val="0"/>
      <w:marRight w:val="0"/>
      <w:marTop w:val="0"/>
      <w:marBottom w:val="0"/>
      <w:divBdr>
        <w:top w:val="none" w:sz="0" w:space="0" w:color="auto"/>
        <w:left w:val="none" w:sz="0" w:space="0" w:color="auto"/>
        <w:bottom w:val="none" w:sz="0" w:space="0" w:color="auto"/>
        <w:right w:val="none" w:sz="0" w:space="0" w:color="auto"/>
      </w:divBdr>
    </w:div>
    <w:div w:id="1532263894">
      <w:bodyDiv w:val="1"/>
      <w:marLeft w:val="0"/>
      <w:marRight w:val="0"/>
      <w:marTop w:val="0"/>
      <w:marBottom w:val="0"/>
      <w:divBdr>
        <w:top w:val="none" w:sz="0" w:space="0" w:color="auto"/>
        <w:left w:val="none" w:sz="0" w:space="0" w:color="auto"/>
        <w:bottom w:val="none" w:sz="0" w:space="0" w:color="auto"/>
        <w:right w:val="none" w:sz="0" w:space="0" w:color="auto"/>
      </w:divBdr>
    </w:div>
    <w:div w:id="1580748977">
      <w:bodyDiv w:val="1"/>
      <w:marLeft w:val="0"/>
      <w:marRight w:val="0"/>
      <w:marTop w:val="0"/>
      <w:marBottom w:val="0"/>
      <w:divBdr>
        <w:top w:val="none" w:sz="0" w:space="0" w:color="auto"/>
        <w:left w:val="none" w:sz="0" w:space="0" w:color="auto"/>
        <w:bottom w:val="none" w:sz="0" w:space="0" w:color="auto"/>
        <w:right w:val="none" w:sz="0" w:space="0" w:color="auto"/>
      </w:divBdr>
    </w:div>
    <w:div w:id="1652830784">
      <w:bodyDiv w:val="1"/>
      <w:marLeft w:val="0"/>
      <w:marRight w:val="0"/>
      <w:marTop w:val="0"/>
      <w:marBottom w:val="0"/>
      <w:divBdr>
        <w:top w:val="none" w:sz="0" w:space="0" w:color="auto"/>
        <w:left w:val="none" w:sz="0" w:space="0" w:color="auto"/>
        <w:bottom w:val="none" w:sz="0" w:space="0" w:color="auto"/>
        <w:right w:val="none" w:sz="0" w:space="0" w:color="auto"/>
      </w:divBdr>
    </w:div>
    <w:div w:id="1654678126">
      <w:bodyDiv w:val="1"/>
      <w:marLeft w:val="0"/>
      <w:marRight w:val="0"/>
      <w:marTop w:val="0"/>
      <w:marBottom w:val="0"/>
      <w:divBdr>
        <w:top w:val="none" w:sz="0" w:space="0" w:color="auto"/>
        <w:left w:val="none" w:sz="0" w:space="0" w:color="auto"/>
        <w:bottom w:val="none" w:sz="0" w:space="0" w:color="auto"/>
        <w:right w:val="none" w:sz="0" w:space="0" w:color="auto"/>
      </w:divBdr>
      <w:divsChild>
        <w:div w:id="2037541494">
          <w:marLeft w:val="-720"/>
          <w:marRight w:val="0"/>
          <w:marTop w:val="0"/>
          <w:marBottom w:val="0"/>
          <w:divBdr>
            <w:top w:val="none" w:sz="0" w:space="0" w:color="auto"/>
            <w:left w:val="none" w:sz="0" w:space="0" w:color="auto"/>
            <w:bottom w:val="none" w:sz="0" w:space="0" w:color="auto"/>
            <w:right w:val="none" w:sz="0" w:space="0" w:color="auto"/>
          </w:divBdr>
        </w:div>
      </w:divsChild>
    </w:div>
    <w:div w:id="1661225576">
      <w:bodyDiv w:val="1"/>
      <w:marLeft w:val="0"/>
      <w:marRight w:val="0"/>
      <w:marTop w:val="0"/>
      <w:marBottom w:val="0"/>
      <w:divBdr>
        <w:top w:val="none" w:sz="0" w:space="0" w:color="auto"/>
        <w:left w:val="none" w:sz="0" w:space="0" w:color="auto"/>
        <w:bottom w:val="none" w:sz="0" w:space="0" w:color="auto"/>
        <w:right w:val="none" w:sz="0" w:space="0" w:color="auto"/>
      </w:divBdr>
    </w:div>
    <w:div w:id="1678003303">
      <w:bodyDiv w:val="1"/>
      <w:marLeft w:val="0"/>
      <w:marRight w:val="0"/>
      <w:marTop w:val="0"/>
      <w:marBottom w:val="0"/>
      <w:divBdr>
        <w:top w:val="none" w:sz="0" w:space="0" w:color="auto"/>
        <w:left w:val="none" w:sz="0" w:space="0" w:color="auto"/>
        <w:bottom w:val="none" w:sz="0" w:space="0" w:color="auto"/>
        <w:right w:val="none" w:sz="0" w:space="0" w:color="auto"/>
      </w:divBdr>
      <w:divsChild>
        <w:div w:id="1394963860">
          <w:marLeft w:val="0"/>
          <w:marRight w:val="0"/>
          <w:marTop w:val="0"/>
          <w:marBottom w:val="0"/>
          <w:divBdr>
            <w:top w:val="none" w:sz="0" w:space="0" w:color="auto"/>
            <w:left w:val="none" w:sz="0" w:space="0" w:color="auto"/>
            <w:bottom w:val="none" w:sz="0" w:space="0" w:color="auto"/>
            <w:right w:val="none" w:sz="0" w:space="0" w:color="auto"/>
          </w:divBdr>
        </w:div>
      </w:divsChild>
    </w:div>
    <w:div w:id="1702589603">
      <w:bodyDiv w:val="1"/>
      <w:marLeft w:val="0"/>
      <w:marRight w:val="0"/>
      <w:marTop w:val="0"/>
      <w:marBottom w:val="0"/>
      <w:divBdr>
        <w:top w:val="none" w:sz="0" w:space="0" w:color="auto"/>
        <w:left w:val="none" w:sz="0" w:space="0" w:color="auto"/>
        <w:bottom w:val="none" w:sz="0" w:space="0" w:color="auto"/>
        <w:right w:val="none" w:sz="0" w:space="0" w:color="auto"/>
      </w:divBdr>
    </w:div>
    <w:div w:id="1723677472">
      <w:bodyDiv w:val="1"/>
      <w:marLeft w:val="0"/>
      <w:marRight w:val="0"/>
      <w:marTop w:val="0"/>
      <w:marBottom w:val="0"/>
      <w:divBdr>
        <w:top w:val="none" w:sz="0" w:space="0" w:color="auto"/>
        <w:left w:val="none" w:sz="0" w:space="0" w:color="auto"/>
        <w:bottom w:val="none" w:sz="0" w:space="0" w:color="auto"/>
        <w:right w:val="none" w:sz="0" w:space="0" w:color="auto"/>
      </w:divBdr>
    </w:div>
    <w:div w:id="1761367135">
      <w:bodyDiv w:val="1"/>
      <w:marLeft w:val="0"/>
      <w:marRight w:val="0"/>
      <w:marTop w:val="0"/>
      <w:marBottom w:val="0"/>
      <w:divBdr>
        <w:top w:val="none" w:sz="0" w:space="0" w:color="auto"/>
        <w:left w:val="none" w:sz="0" w:space="0" w:color="auto"/>
        <w:bottom w:val="none" w:sz="0" w:space="0" w:color="auto"/>
        <w:right w:val="none" w:sz="0" w:space="0" w:color="auto"/>
      </w:divBdr>
    </w:div>
    <w:div w:id="1775050763">
      <w:bodyDiv w:val="1"/>
      <w:marLeft w:val="0"/>
      <w:marRight w:val="0"/>
      <w:marTop w:val="0"/>
      <w:marBottom w:val="0"/>
      <w:divBdr>
        <w:top w:val="none" w:sz="0" w:space="0" w:color="auto"/>
        <w:left w:val="none" w:sz="0" w:space="0" w:color="auto"/>
        <w:bottom w:val="none" w:sz="0" w:space="0" w:color="auto"/>
        <w:right w:val="none" w:sz="0" w:space="0" w:color="auto"/>
      </w:divBdr>
    </w:div>
    <w:div w:id="1790583753">
      <w:bodyDiv w:val="1"/>
      <w:marLeft w:val="0"/>
      <w:marRight w:val="0"/>
      <w:marTop w:val="0"/>
      <w:marBottom w:val="0"/>
      <w:divBdr>
        <w:top w:val="none" w:sz="0" w:space="0" w:color="auto"/>
        <w:left w:val="none" w:sz="0" w:space="0" w:color="auto"/>
        <w:bottom w:val="none" w:sz="0" w:space="0" w:color="auto"/>
        <w:right w:val="none" w:sz="0" w:space="0" w:color="auto"/>
      </w:divBdr>
    </w:div>
    <w:div w:id="1791126784">
      <w:bodyDiv w:val="1"/>
      <w:marLeft w:val="0"/>
      <w:marRight w:val="0"/>
      <w:marTop w:val="0"/>
      <w:marBottom w:val="0"/>
      <w:divBdr>
        <w:top w:val="none" w:sz="0" w:space="0" w:color="auto"/>
        <w:left w:val="none" w:sz="0" w:space="0" w:color="auto"/>
        <w:bottom w:val="none" w:sz="0" w:space="0" w:color="auto"/>
        <w:right w:val="none" w:sz="0" w:space="0" w:color="auto"/>
      </w:divBdr>
    </w:div>
    <w:div w:id="1832066670">
      <w:bodyDiv w:val="1"/>
      <w:marLeft w:val="0"/>
      <w:marRight w:val="0"/>
      <w:marTop w:val="0"/>
      <w:marBottom w:val="0"/>
      <w:divBdr>
        <w:top w:val="none" w:sz="0" w:space="0" w:color="auto"/>
        <w:left w:val="none" w:sz="0" w:space="0" w:color="auto"/>
        <w:bottom w:val="none" w:sz="0" w:space="0" w:color="auto"/>
        <w:right w:val="none" w:sz="0" w:space="0" w:color="auto"/>
      </w:divBdr>
    </w:div>
    <w:div w:id="1871530447">
      <w:bodyDiv w:val="1"/>
      <w:marLeft w:val="0"/>
      <w:marRight w:val="0"/>
      <w:marTop w:val="0"/>
      <w:marBottom w:val="0"/>
      <w:divBdr>
        <w:top w:val="none" w:sz="0" w:space="0" w:color="auto"/>
        <w:left w:val="none" w:sz="0" w:space="0" w:color="auto"/>
        <w:bottom w:val="none" w:sz="0" w:space="0" w:color="auto"/>
        <w:right w:val="none" w:sz="0" w:space="0" w:color="auto"/>
      </w:divBdr>
    </w:div>
    <w:div w:id="1880363114">
      <w:bodyDiv w:val="1"/>
      <w:marLeft w:val="0"/>
      <w:marRight w:val="0"/>
      <w:marTop w:val="0"/>
      <w:marBottom w:val="0"/>
      <w:divBdr>
        <w:top w:val="none" w:sz="0" w:space="0" w:color="auto"/>
        <w:left w:val="none" w:sz="0" w:space="0" w:color="auto"/>
        <w:bottom w:val="none" w:sz="0" w:space="0" w:color="auto"/>
        <w:right w:val="none" w:sz="0" w:space="0" w:color="auto"/>
      </w:divBdr>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71738476">
      <w:bodyDiv w:val="1"/>
      <w:marLeft w:val="0"/>
      <w:marRight w:val="0"/>
      <w:marTop w:val="0"/>
      <w:marBottom w:val="0"/>
      <w:divBdr>
        <w:top w:val="none" w:sz="0" w:space="0" w:color="auto"/>
        <w:left w:val="none" w:sz="0" w:space="0" w:color="auto"/>
        <w:bottom w:val="none" w:sz="0" w:space="0" w:color="auto"/>
        <w:right w:val="none" w:sz="0" w:space="0" w:color="auto"/>
      </w:divBdr>
    </w:div>
    <w:div w:id="1989354620">
      <w:bodyDiv w:val="1"/>
      <w:marLeft w:val="0"/>
      <w:marRight w:val="0"/>
      <w:marTop w:val="0"/>
      <w:marBottom w:val="0"/>
      <w:divBdr>
        <w:top w:val="none" w:sz="0" w:space="0" w:color="auto"/>
        <w:left w:val="none" w:sz="0" w:space="0" w:color="auto"/>
        <w:bottom w:val="none" w:sz="0" w:space="0" w:color="auto"/>
        <w:right w:val="none" w:sz="0" w:space="0" w:color="auto"/>
      </w:divBdr>
    </w:div>
    <w:div w:id="1991902326">
      <w:bodyDiv w:val="1"/>
      <w:marLeft w:val="0"/>
      <w:marRight w:val="0"/>
      <w:marTop w:val="0"/>
      <w:marBottom w:val="0"/>
      <w:divBdr>
        <w:top w:val="none" w:sz="0" w:space="0" w:color="auto"/>
        <w:left w:val="none" w:sz="0" w:space="0" w:color="auto"/>
        <w:bottom w:val="none" w:sz="0" w:space="0" w:color="auto"/>
        <w:right w:val="none" w:sz="0" w:space="0" w:color="auto"/>
      </w:divBdr>
      <w:divsChild>
        <w:div w:id="409472841">
          <w:marLeft w:val="0"/>
          <w:marRight w:val="0"/>
          <w:marTop w:val="0"/>
          <w:marBottom w:val="0"/>
          <w:divBdr>
            <w:top w:val="none" w:sz="0" w:space="0" w:color="auto"/>
            <w:left w:val="none" w:sz="0" w:space="0" w:color="auto"/>
            <w:bottom w:val="none" w:sz="0" w:space="0" w:color="auto"/>
            <w:right w:val="none" w:sz="0" w:space="0" w:color="auto"/>
          </w:divBdr>
        </w:div>
        <w:div w:id="1911114331">
          <w:marLeft w:val="0"/>
          <w:marRight w:val="0"/>
          <w:marTop w:val="0"/>
          <w:marBottom w:val="0"/>
          <w:divBdr>
            <w:top w:val="none" w:sz="0" w:space="0" w:color="auto"/>
            <w:left w:val="none" w:sz="0" w:space="0" w:color="auto"/>
            <w:bottom w:val="none" w:sz="0" w:space="0" w:color="auto"/>
            <w:right w:val="none" w:sz="0" w:space="0" w:color="auto"/>
          </w:divBdr>
        </w:div>
      </w:divsChild>
    </w:div>
    <w:div w:id="2018147449">
      <w:bodyDiv w:val="1"/>
      <w:marLeft w:val="0"/>
      <w:marRight w:val="0"/>
      <w:marTop w:val="0"/>
      <w:marBottom w:val="0"/>
      <w:divBdr>
        <w:top w:val="none" w:sz="0" w:space="0" w:color="auto"/>
        <w:left w:val="none" w:sz="0" w:space="0" w:color="auto"/>
        <w:bottom w:val="none" w:sz="0" w:space="0" w:color="auto"/>
        <w:right w:val="none" w:sz="0" w:space="0" w:color="auto"/>
      </w:divBdr>
    </w:div>
    <w:div w:id="2064134598">
      <w:bodyDiv w:val="1"/>
      <w:marLeft w:val="0"/>
      <w:marRight w:val="0"/>
      <w:marTop w:val="0"/>
      <w:marBottom w:val="0"/>
      <w:divBdr>
        <w:top w:val="none" w:sz="0" w:space="0" w:color="auto"/>
        <w:left w:val="none" w:sz="0" w:space="0" w:color="auto"/>
        <w:bottom w:val="none" w:sz="0" w:space="0" w:color="auto"/>
        <w:right w:val="none" w:sz="0" w:space="0" w:color="auto"/>
      </w:divBdr>
      <w:divsChild>
        <w:div w:id="106245212">
          <w:marLeft w:val="0"/>
          <w:marRight w:val="0"/>
          <w:marTop w:val="0"/>
          <w:marBottom w:val="0"/>
          <w:divBdr>
            <w:top w:val="none" w:sz="0" w:space="0" w:color="auto"/>
            <w:left w:val="none" w:sz="0" w:space="0" w:color="auto"/>
            <w:bottom w:val="none" w:sz="0" w:space="0" w:color="auto"/>
            <w:right w:val="none" w:sz="0" w:space="0" w:color="auto"/>
          </w:divBdr>
          <w:divsChild>
            <w:div w:id="1035351824">
              <w:marLeft w:val="0"/>
              <w:marRight w:val="0"/>
              <w:marTop w:val="0"/>
              <w:marBottom w:val="0"/>
              <w:divBdr>
                <w:top w:val="none" w:sz="0" w:space="0" w:color="auto"/>
                <w:left w:val="none" w:sz="0" w:space="0" w:color="auto"/>
                <w:bottom w:val="none" w:sz="0" w:space="0" w:color="auto"/>
                <w:right w:val="none" w:sz="0" w:space="0" w:color="auto"/>
              </w:divBdr>
            </w:div>
            <w:div w:id="1908803304">
              <w:marLeft w:val="0"/>
              <w:marRight w:val="0"/>
              <w:marTop w:val="0"/>
              <w:marBottom w:val="0"/>
              <w:divBdr>
                <w:top w:val="none" w:sz="0" w:space="0" w:color="auto"/>
                <w:left w:val="none" w:sz="0" w:space="0" w:color="auto"/>
                <w:bottom w:val="none" w:sz="0" w:space="0" w:color="auto"/>
                <w:right w:val="none" w:sz="0" w:space="0" w:color="auto"/>
              </w:divBdr>
            </w:div>
          </w:divsChild>
        </w:div>
        <w:div w:id="122890542">
          <w:marLeft w:val="0"/>
          <w:marRight w:val="0"/>
          <w:marTop w:val="0"/>
          <w:marBottom w:val="0"/>
          <w:divBdr>
            <w:top w:val="none" w:sz="0" w:space="0" w:color="auto"/>
            <w:left w:val="none" w:sz="0" w:space="0" w:color="auto"/>
            <w:bottom w:val="none" w:sz="0" w:space="0" w:color="auto"/>
            <w:right w:val="none" w:sz="0" w:space="0" w:color="auto"/>
          </w:divBdr>
          <w:divsChild>
            <w:div w:id="778261550">
              <w:marLeft w:val="0"/>
              <w:marRight w:val="0"/>
              <w:marTop w:val="0"/>
              <w:marBottom w:val="0"/>
              <w:divBdr>
                <w:top w:val="none" w:sz="0" w:space="0" w:color="auto"/>
                <w:left w:val="none" w:sz="0" w:space="0" w:color="auto"/>
                <w:bottom w:val="none" w:sz="0" w:space="0" w:color="auto"/>
                <w:right w:val="none" w:sz="0" w:space="0" w:color="auto"/>
              </w:divBdr>
            </w:div>
          </w:divsChild>
        </w:div>
        <w:div w:id="135222257">
          <w:marLeft w:val="0"/>
          <w:marRight w:val="0"/>
          <w:marTop w:val="0"/>
          <w:marBottom w:val="0"/>
          <w:divBdr>
            <w:top w:val="none" w:sz="0" w:space="0" w:color="auto"/>
            <w:left w:val="none" w:sz="0" w:space="0" w:color="auto"/>
            <w:bottom w:val="none" w:sz="0" w:space="0" w:color="auto"/>
            <w:right w:val="none" w:sz="0" w:space="0" w:color="auto"/>
          </w:divBdr>
          <w:divsChild>
            <w:div w:id="426849300">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33829031">
              <w:marLeft w:val="0"/>
              <w:marRight w:val="0"/>
              <w:marTop w:val="0"/>
              <w:marBottom w:val="0"/>
              <w:divBdr>
                <w:top w:val="none" w:sz="0" w:space="0" w:color="auto"/>
                <w:left w:val="none" w:sz="0" w:space="0" w:color="auto"/>
                <w:bottom w:val="none" w:sz="0" w:space="0" w:color="auto"/>
                <w:right w:val="none" w:sz="0" w:space="0" w:color="auto"/>
              </w:divBdr>
            </w:div>
            <w:div w:id="1886214614">
              <w:marLeft w:val="0"/>
              <w:marRight w:val="0"/>
              <w:marTop w:val="0"/>
              <w:marBottom w:val="0"/>
              <w:divBdr>
                <w:top w:val="none" w:sz="0" w:space="0" w:color="auto"/>
                <w:left w:val="none" w:sz="0" w:space="0" w:color="auto"/>
                <w:bottom w:val="none" w:sz="0" w:space="0" w:color="auto"/>
                <w:right w:val="none" w:sz="0" w:space="0" w:color="auto"/>
              </w:divBdr>
            </w:div>
          </w:divsChild>
        </w:div>
        <w:div w:id="167838224">
          <w:marLeft w:val="0"/>
          <w:marRight w:val="0"/>
          <w:marTop w:val="0"/>
          <w:marBottom w:val="0"/>
          <w:divBdr>
            <w:top w:val="none" w:sz="0" w:space="0" w:color="auto"/>
            <w:left w:val="none" w:sz="0" w:space="0" w:color="auto"/>
            <w:bottom w:val="none" w:sz="0" w:space="0" w:color="auto"/>
            <w:right w:val="none" w:sz="0" w:space="0" w:color="auto"/>
          </w:divBdr>
          <w:divsChild>
            <w:div w:id="613755890">
              <w:marLeft w:val="0"/>
              <w:marRight w:val="0"/>
              <w:marTop w:val="0"/>
              <w:marBottom w:val="0"/>
              <w:divBdr>
                <w:top w:val="none" w:sz="0" w:space="0" w:color="auto"/>
                <w:left w:val="none" w:sz="0" w:space="0" w:color="auto"/>
                <w:bottom w:val="none" w:sz="0" w:space="0" w:color="auto"/>
                <w:right w:val="none" w:sz="0" w:space="0" w:color="auto"/>
              </w:divBdr>
            </w:div>
          </w:divsChild>
        </w:div>
        <w:div w:id="483666814">
          <w:marLeft w:val="0"/>
          <w:marRight w:val="0"/>
          <w:marTop w:val="0"/>
          <w:marBottom w:val="0"/>
          <w:divBdr>
            <w:top w:val="none" w:sz="0" w:space="0" w:color="auto"/>
            <w:left w:val="none" w:sz="0" w:space="0" w:color="auto"/>
            <w:bottom w:val="none" w:sz="0" w:space="0" w:color="auto"/>
            <w:right w:val="none" w:sz="0" w:space="0" w:color="auto"/>
          </w:divBdr>
          <w:divsChild>
            <w:div w:id="108203311">
              <w:marLeft w:val="0"/>
              <w:marRight w:val="0"/>
              <w:marTop w:val="0"/>
              <w:marBottom w:val="0"/>
              <w:divBdr>
                <w:top w:val="none" w:sz="0" w:space="0" w:color="auto"/>
                <w:left w:val="none" w:sz="0" w:space="0" w:color="auto"/>
                <w:bottom w:val="none" w:sz="0" w:space="0" w:color="auto"/>
                <w:right w:val="none" w:sz="0" w:space="0" w:color="auto"/>
              </w:divBdr>
            </w:div>
            <w:div w:id="724572145">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sChild>
        </w:div>
        <w:div w:id="552933727">
          <w:marLeft w:val="0"/>
          <w:marRight w:val="0"/>
          <w:marTop w:val="0"/>
          <w:marBottom w:val="0"/>
          <w:divBdr>
            <w:top w:val="none" w:sz="0" w:space="0" w:color="auto"/>
            <w:left w:val="none" w:sz="0" w:space="0" w:color="auto"/>
            <w:bottom w:val="none" w:sz="0" w:space="0" w:color="auto"/>
            <w:right w:val="none" w:sz="0" w:space="0" w:color="auto"/>
          </w:divBdr>
          <w:divsChild>
            <w:div w:id="184370972">
              <w:marLeft w:val="0"/>
              <w:marRight w:val="0"/>
              <w:marTop w:val="0"/>
              <w:marBottom w:val="0"/>
              <w:divBdr>
                <w:top w:val="none" w:sz="0" w:space="0" w:color="auto"/>
                <w:left w:val="none" w:sz="0" w:space="0" w:color="auto"/>
                <w:bottom w:val="none" w:sz="0" w:space="0" w:color="auto"/>
                <w:right w:val="none" w:sz="0" w:space="0" w:color="auto"/>
              </w:divBdr>
            </w:div>
            <w:div w:id="730889083">
              <w:marLeft w:val="0"/>
              <w:marRight w:val="0"/>
              <w:marTop w:val="0"/>
              <w:marBottom w:val="0"/>
              <w:divBdr>
                <w:top w:val="none" w:sz="0" w:space="0" w:color="auto"/>
                <w:left w:val="none" w:sz="0" w:space="0" w:color="auto"/>
                <w:bottom w:val="none" w:sz="0" w:space="0" w:color="auto"/>
                <w:right w:val="none" w:sz="0" w:space="0" w:color="auto"/>
              </w:divBdr>
            </w:div>
            <w:div w:id="1389498345">
              <w:marLeft w:val="0"/>
              <w:marRight w:val="0"/>
              <w:marTop w:val="0"/>
              <w:marBottom w:val="0"/>
              <w:divBdr>
                <w:top w:val="none" w:sz="0" w:space="0" w:color="auto"/>
                <w:left w:val="none" w:sz="0" w:space="0" w:color="auto"/>
                <w:bottom w:val="none" w:sz="0" w:space="0" w:color="auto"/>
                <w:right w:val="none" w:sz="0" w:space="0" w:color="auto"/>
              </w:divBdr>
            </w:div>
            <w:div w:id="1633100296">
              <w:marLeft w:val="0"/>
              <w:marRight w:val="0"/>
              <w:marTop w:val="0"/>
              <w:marBottom w:val="0"/>
              <w:divBdr>
                <w:top w:val="none" w:sz="0" w:space="0" w:color="auto"/>
                <w:left w:val="none" w:sz="0" w:space="0" w:color="auto"/>
                <w:bottom w:val="none" w:sz="0" w:space="0" w:color="auto"/>
                <w:right w:val="none" w:sz="0" w:space="0" w:color="auto"/>
              </w:divBdr>
            </w:div>
          </w:divsChild>
        </w:div>
        <w:div w:id="610010650">
          <w:marLeft w:val="0"/>
          <w:marRight w:val="0"/>
          <w:marTop w:val="0"/>
          <w:marBottom w:val="0"/>
          <w:divBdr>
            <w:top w:val="none" w:sz="0" w:space="0" w:color="auto"/>
            <w:left w:val="none" w:sz="0" w:space="0" w:color="auto"/>
            <w:bottom w:val="none" w:sz="0" w:space="0" w:color="auto"/>
            <w:right w:val="none" w:sz="0" w:space="0" w:color="auto"/>
          </w:divBdr>
          <w:divsChild>
            <w:div w:id="412510456">
              <w:marLeft w:val="0"/>
              <w:marRight w:val="0"/>
              <w:marTop w:val="0"/>
              <w:marBottom w:val="0"/>
              <w:divBdr>
                <w:top w:val="none" w:sz="0" w:space="0" w:color="auto"/>
                <w:left w:val="none" w:sz="0" w:space="0" w:color="auto"/>
                <w:bottom w:val="none" w:sz="0" w:space="0" w:color="auto"/>
                <w:right w:val="none" w:sz="0" w:space="0" w:color="auto"/>
              </w:divBdr>
            </w:div>
          </w:divsChild>
        </w:div>
        <w:div w:id="633293412">
          <w:marLeft w:val="0"/>
          <w:marRight w:val="0"/>
          <w:marTop w:val="0"/>
          <w:marBottom w:val="0"/>
          <w:divBdr>
            <w:top w:val="none" w:sz="0" w:space="0" w:color="auto"/>
            <w:left w:val="none" w:sz="0" w:space="0" w:color="auto"/>
            <w:bottom w:val="none" w:sz="0" w:space="0" w:color="auto"/>
            <w:right w:val="none" w:sz="0" w:space="0" w:color="auto"/>
          </w:divBdr>
          <w:divsChild>
            <w:div w:id="873885588">
              <w:marLeft w:val="0"/>
              <w:marRight w:val="0"/>
              <w:marTop w:val="0"/>
              <w:marBottom w:val="0"/>
              <w:divBdr>
                <w:top w:val="none" w:sz="0" w:space="0" w:color="auto"/>
                <w:left w:val="none" w:sz="0" w:space="0" w:color="auto"/>
                <w:bottom w:val="none" w:sz="0" w:space="0" w:color="auto"/>
                <w:right w:val="none" w:sz="0" w:space="0" w:color="auto"/>
              </w:divBdr>
            </w:div>
          </w:divsChild>
        </w:div>
        <w:div w:id="943073631">
          <w:marLeft w:val="0"/>
          <w:marRight w:val="0"/>
          <w:marTop w:val="0"/>
          <w:marBottom w:val="0"/>
          <w:divBdr>
            <w:top w:val="none" w:sz="0" w:space="0" w:color="auto"/>
            <w:left w:val="none" w:sz="0" w:space="0" w:color="auto"/>
            <w:bottom w:val="none" w:sz="0" w:space="0" w:color="auto"/>
            <w:right w:val="none" w:sz="0" w:space="0" w:color="auto"/>
          </w:divBdr>
          <w:divsChild>
            <w:div w:id="802238992">
              <w:marLeft w:val="0"/>
              <w:marRight w:val="0"/>
              <w:marTop w:val="0"/>
              <w:marBottom w:val="0"/>
              <w:divBdr>
                <w:top w:val="none" w:sz="0" w:space="0" w:color="auto"/>
                <w:left w:val="none" w:sz="0" w:space="0" w:color="auto"/>
                <w:bottom w:val="none" w:sz="0" w:space="0" w:color="auto"/>
                <w:right w:val="none" w:sz="0" w:space="0" w:color="auto"/>
              </w:divBdr>
            </w:div>
          </w:divsChild>
        </w:div>
        <w:div w:id="944310773">
          <w:marLeft w:val="0"/>
          <w:marRight w:val="0"/>
          <w:marTop w:val="0"/>
          <w:marBottom w:val="0"/>
          <w:divBdr>
            <w:top w:val="none" w:sz="0" w:space="0" w:color="auto"/>
            <w:left w:val="none" w:sz="0" w:space="0" w:color="auto"/>
            <w:bottom w:val="none" w:sz="0" w:space="0" w:color="auto"/>
            <w:right w:val="none" w:sz="0" w:space="0" w:color="auto"/>
          </w:divBdr>
          <w:divsChild>
            <w:div w:id="1004014674">
              <w:marLeft w:val="0"/>
              <w:marRight w:val="0"/>
              <w:marTop w:val="0"/>
              <w:marBottom w:val="0"/>
              <w:divBdr>
                <w:top w:val="none" w:sz="0" w:space="0" w:color="auto"/>
                <w:left w:val="none" w:sz="0" w:space="0" w:color="auto"/>
                <w:bottom w:val="none" w:sz="0" w:space="0" w:color="auto"/>
                <w:right w:val="none" w:sz="0" w:space="0" w:color="auto"/>
              </w:divBdr>
            </w:div>
          </w:divsChild>
        </w:div>
        <w:div w:id="1009679789">
          <w:marLeft w:val="0"/>
          <w:marRight w:val="0"/>
          <w:marTop w:val="0"/>
          <w:marBottom w:val="0"/>
          <w:divBdr>
            <w:top w:val="none" w:sz="0" w:space="0" w:color="auto"/>
            <w:left w:val="none" w:sz="0" w:space="0" w:color="auto"/>
            <w:bottom w:val="none" w:sz="0" w:space="0" w:color="auto"/>
            <w:right w:val="none" w:sz="0" w:space="0" w:color="auto"/>
          </w:divBdr>
          <w:divsChild>
            <w:div w:id="632253049">
              <w:marLeft w:val="0"/>
              <w:marRight w:val="0"/>
              <w:marTop w:val="0"/>
              <w:marBottom w:val="0"/>
              <w:divBdr>
                <w:top w:val="none" w:sz="0" w:space="0" w:color="auto"/>
                <w:left w:val="none" w:sz="0" w:space="0" w:color="auto"/>
                <w:bottom w:val="none" w:sz="0" w:space="0" w:color="auto"/>
                <w:right w:val="none" w:sz="0" w:space="0" w:color="auto"/>
              </w:divBdr>
            </w:div>
          </w:divsChild>
        </w:div>
        <w:div w:id="1086924603">
          <w:marLeft w:val="0"/>
          <w:marRight w:val="0"/>
          <w:marTop w:val="0"/>
          <w:marBottom w:val="0"/>
          <w:divBdr>
            <w:top w:val="none" w:sz="0" w:space="0" w:color="auto"/>
            <w:left w:val="none" w:sz="0" w:space="0" w:color="auto"/>
            <w:bottom w:val="none" w:sz="0" w:space="0" w:color="auto"/>
            <w:right w:val="none" w:sz="0" w:space="0" w:color="auto"/>
          </w:divBdr>
          <w:divsChild>
            <w:div w:id="1306473063">
              <w:marLeft w:val="0"/>
              <w:marRight w:val="0"/>
              <w:marTop w:val="0"/>
              <w:marBottom w:val="0"/>
              <w:divBdr>
                <w:top w:val="none" w:sz="0" w:space="0" w:color="auto"/>
                <w:left w:val="none" w:sz="0" w:space="0" w:color="auto"/>
                <w:bottom w:val="none" w:sz="0" w:space="0" w:color="auto"/>
                <w:right w:val="none" w:sz="0" w:space="0" w:color="auto"/>
              </w:divBdr>
            </w:div>
          </w:divsChild>
        </w:div>
        <w:div w:id="1103919560">
          <w:marLeft w:val="0"/>
          <w:marRight w:val="0"/>
          <w:marTop w:val="0"/>
          <w:marBottom w:val="0"/>
          <w:divBdr>
            <w:top w:val="none" w:sz="0" w:space="0" w:color="auto"/>
            <w:left w:val="none" w:sz="0" w:space="0" w:color="auto"/>
            <w:bottom w:val="none" w:sz="0" w:space="0" w:color="auto"/>
            <w:right w:val="none" w:sz="0" w:space="0" w:color="auto"/>
          </w:divBdr>
          <w:divsChild>
            <w:div w:id="309483244">
              <w:marLeft w:val="0"/>
              <w:marRight w:val="0"/>
              <w:marTop w:val="0"/>
              <w:marBottom w:val="0"/>
              <w:divBdr>
                <w:top w:val="none" w:sz="0" w:space="0" w:color="auto"/>
                <w:left w:val="none" w:sz="0" w:space="0" w:color="auto"/>
                <w:bottom w:val="none" w:sz="0" w:space="0" w:color="auto"/>
                <w:right w:val="none" w:sz="0" w:space="0" w:color="auto"/>
              </w:divBdr>
            </w:div>
            <w:div w:id="1729915718">
              <w:marLeft w:val="0"/>
              <w:marRight w:val="0"/>
              <w:marTop w:val="0"/>
              <w:marBottom w:val="0"/>
              <w:divBdr>
                <w:top w:val="none" w:sz="0" w:space="0" w:color="auto"/>
                <w:left w:val="none" w:sz="0" w:space="0" w:color="auto"/>
                <w:bottom w:val="none" w:sz="0" w:space="0" w:color="auto"/>
                <w:right w:val="none" w:sz="0" w:space="0" w:color="auto"/>
              </w:divBdr>
            </w:div>
          </w:divsChild>
        </w:div>
        <w:div w:id="1287586513">
          <w:marLeft w:val="0"/>
          <w:marRight w:val="0"/>
          <w:marTop w:val="0"/>
          <w:marBottom w:val="0"/>
          <w:divBdr>
            <w:top w:val="none" w:sz="0" w:space="0" w:color="auto"/>
            <w:left w:val="none" w:sz="0" w:space="0" w:color="auto"/>
            <w:bottom w:val="none" w:sz="0" w:space="0" w:color="auto"/>
            <w:right w:val="none" w:sz="0" w:space="0" w:color="auto"/>
          </w:divBdr>
          <w:divsChild>
            <w:div w:id="2013332909">
              <w:marLeft w:val="0"/>
              <w:marRight w:val="0"/>
              <w:marTop w:val="0"/>
              <w:marBottom w:val="0"/>
              <w:divBdr>
                <w:top w:val="none" w:sz="0" w:space="0" w:color="auto"/>
                <w:left w:val="none" w:sz="0" w:space="0" w:color="auto"/>
                <w:bottom w:val="none" w:sz="0" w:space="0" w:color="auto"/>
                <w:right w:val="none" w:sz="0" w:space="0" w:color="auto"/>
              </w:divBdr>
            </w:div>
          </w:divsChild>
        </w:div>
        <w:div w:id="1379010406">
          <w:marLeft w:val="0"/>
          <w:marRight w:val="0"/>
          <w:marTop w:val="0"/>
          <w:marBottom w:val="0"/>
          <w:divBdr>
            <w:top w:val="none" w:sz="0" w:space="0" w:color="auto"/>
            <w:left w:val="none" w:sz="0" w:space="0" w:color="auto"/>
            <w:bottom w:val="none" w:sz="0" w:space="0" w:color="auto"/>
            <w:right w:val="none" w:sz="0" w:space="0" w:color="auto"/>
          </w:divBdr>
          <w:divsChild>
            <w:div w:id="1533225769">
              <w:marLeft w:val="0"/>
              <w:marRight w:val="0"/>
              <w:marTop w:val="0"/>
              <w:marBottom w:val="0"/>
              <w:divBdr>
                <w:top w:val="none" w:sz="0" w:space="0" w:color="auto"/>
                <w:left w:val="none" w:sz="0" w:space="0" w:color="auto"/>
                <w:bottom w:val="none" w:sz="0" w:space="0" w:color="auto"/>
                <w:right w:val="none" w:sz="0" w:space="0" w:color="auto"/>
              </w:divBdr>
            </w:div>
          </w:divsChild>
        </w:div>
        <w:div w:id="1465469973">
          <w:marLeft w:val="0"/>
          <w:marRight w:val="0"/>
          <w:marTop w:val="0"/>
          <w:marBottom w:val="0"/>
          <w:divBdr>
            <w:top w:val="none" w:sz="0" w:space="0" w:color="auto"/>
            <w:left w:val="none" w:sz="0" w:space="0" w:color="auto"/>
            <w:bottom w:val="none" w:sz="0" w:space="0" w:color="auto"/>
            <w:right w:val="none" w:sz="0" w:space="0" w:color="auto"/>
          </w:divBdr>
          <w:divsChild>
            <w:div w:id="1183932388">
              <w:marLeft w:val="0"/>
              <w:marRight w:val="0"/>
              <w:marTop w:val="0"/>
              <w:marBottom w:val="0"/>
              <w:divBdr>
                <w:top w:val="none" w:sz="0" w:space="0" w:color="auto"/>
                <w:left w:val="none" w:sz="0" w:space="0" w:color="auto"/>
                <w:bottom w:val="none" w:sz="0" w:space="0" w:color="auto"/>
                <w:right w:val="none" w:sz="0" w:space="0" w:color="auto"/>
              </w:divBdr>
            </w:div>
            <w:div w:id="1443956041">
              <w:marLeft w:val="0"/>
              <w:marRight w:val="0"/>
              <w:marTop w:val="0"/>
              <w:marBottom w:val="0"/>
              <w:divBdr>
                <w:top w:val="none" w:sz="0" w:space="0" w:color="auto"/>
                <w:left w:val="none" w:sz="0" w:space="0" w:color="auto"/>
                <w:bottom w:val="none" w:sz="0" w:space="0" w:color="auto"/>
                <w:right w:val="none" w:sz="0" w:space="0" w:color="auto"/>
              </w:divBdr>
            </w:div>
            <w:div w:id="1990399960">
              <w:marLeft w:val="0"/>
              <w:marRight w:val="0"/>
              <w:marTop w:val="0"/>
              <w:marBottom w:val="0"/>
              <w:divBdr>
                <w:top w:val="none" w:sz="0" w:space="0" w:color="auto"/>
                <w:left w:val="none" w:sz="0" w:space="0" w:color="auto"/>
                <w:bottom w:val="none" w:sz="0" w:space="0" w:color="auto"/>
                <w:right w:val="none" w:sz="0" w:space="0" w:color="auto"/>
              </w:divBdr>
            </w:div>
          </w:divsChild>
        </w:div>
        <w:div w:id="1728604679">
          <w:marLeft w:val="0"/>
          <w:marRight w:val="0"/>
          <w:marTop w:val="0"/>
          <w:marBottom w:val="0"/>
          <w:divBdr>
            <w:top w:val="none" w:sz="0" w:space="0" w:color="auto"/>
            <w:left w:val="none" w:sz="0" w:space="0" w:color="auto"/>
            <w:bottom w:val="none" w:sz="0" w:space="0" w:color="auto"/>
            <w:right w:val="none" w:sz="0" w:space="0" w:color="auto"/>
          </w:divBdr>
          <w:divsChild>
            <w:div w:id="2109425358">
              <w:marLeft w:val="0"/>
              <w:marRight w:val="0"/>
              <w:marTop w:val="0"/>
              <w:marBottom w:val="0"/>
              <w:divBdr>
                <w:top w:val="none" w:sz="0" w:space="0" w:color="auto"/>
                <w:left w:val="none" w:sz="0" w:space="0" w:color="auto"/>
                <w:bottom w:val="none" w:sz="0" w:space="0" w:color="auto"/>
                <w:right w:val="none" w:sz="0" w:space="0" w:color="auto"/>
              </w:divBdr>
            </w:div>
          </w:divsChild>
        </w:div>
        <w:div w:id="1840271837">
          <w:marLeft w:val="0"/>
          <w:marRight w:val="0"/>
          <w:marTop w:val="0"/>
          <w:marBottom w:val="0"/>
          <w:divBdr>
            <w:top w:val="none" w:sz="0" w:space="0" w:color="auto"/>
            <w:left w:val="none" w:sz="0" w:space="0" w:color="auto"/>
            <w:bottom w:val="none" w:sz="0" w:space="0" w:color="auto"/>
            <w:right w:val="none" w:sz="0" w:space="0" w:color="auto"/>
          </w:divBdr>
          <w:divsChild>
            <w:div w:id="499126499">
              <w:marLeft w:val="0"/>
              <w:marRight w:val="0"/>
              <w:marTop w:val="0"/>
              <w:marBottom w:val="0"/>
              <w:divBdr>
                <w:top w:val="none" w:sz="0" w:space="0" w:color="auto"/>
                <w:left w:val="none" w:sz="0" w:space="0" w:color="auto"/>
                <w:bottom w:val="none" w:sz="0" w:space="0" w:color="auto"/>
                <w:right w:val="none" w:sz="0" w:space="0" w:color="auto"/>
              </w:divBdr>
            </w:div>
            <w:div w:id="1348756466">
              <w:marLeft w:val="0"/>
              <w:marRight w:val="0"/>
              <w:marTop w:val="0"/>
              <w:marBottom w:val="0"/>
              <w:divBdr>
                <w:top w:val="none" w:sz="0" w:space="0" w:color="auto"/>
                <w:left w:val="none" w:sz="0" w:space="0" w:color="auto"/>
                <w:bottom w:val="none" w:sz="0" w:space="0" w:color="auto"/>
                <w:right w:val="none" w:sz="0" w:space="0" w:color="auto"/>
              </w:divBdr>
            </w:div>
          </w:divsChild>
        </w:div>
        <w:div w:id="1858617428">
          <w:marLeft w:val="0"/>
          <w:marRight w:val="0"/>
          <w:marTop w:val="0"/>
          <w:marBottom w:val="0"/>
          <w:divBdr>
            <w:top w:val="none" w:sz="0" w:space="0" w:color="auto"/>
            <w:left w:val="none" w:sz="0" w:space="0" w:color="auto"/>
            <w:bottom w:val="none" w:sz="0" w:space="0" w:color="auto"/>
            <w:right w:val="none" w:sz="0" w:space="0" w:color="auto"/>
          </w:divBdr>
          <w:divsChild>
            <w:div w:id="294218012">
              <w:marLeft w:val="0"/>
              <w:marRight w:val="0"/>
              <w:marTop w:val="0"/>
              <w:marBottom w:val="0"/>
              <w:divBdr>
                <w:top w:val="none" w:sz="0" w:space="0" w:color="auto"/>
                <w:left w:val="none" w:sz="0" w:space="0" w:color="auto"/>
                <w:bottom w:val="none" w:sz="0" w:space="0" w:color="auto"/>
                <w:right w:val="none" w:sz="0" w:space="0" w:color="auto"/>
              </w:divBdr>
            </w:div>
          </w:divsChild>
        </w:div>
        <w:div w:id="1873112252">
          <w:marLeft w:val="0"/>
          <w:marRight w:val="0"/>
          <w:marTop w:val="0"/>
          <w:marBottom w:val="0"/>
          <w:divBdr>
            <w:top w:val="none" w:sz="0" w:space="0" w:color="auto"/>
            <w:left w:val="none" w:sz="0" w:space="0" w:color="auto"/>
            <w:bottom w:val="none" w:sz="0" w:space="0" w:color="auto"/>
            <w:right w:val="none" w:sz="0" w:space="0" w:color="auto"/>
          </w:divBdr>
          <w:divsChild>
            <w:div w:id="25524916">
              <w:marLeft w:val="0"/>
              <w:marRight w:val="0"/>
              <w:marTop w:val="0"/>
              <w:marBottom w:val="0"/>
              <w:divBdr>
                <w:top w:val="none" w:sz="0" w:space="0" w:color="auto"/>
                <w:left w:val="none" w:sz="0" w:space="0" w:color="auto"/>
                <w:bottom w:val="none" w:sz="0" w:space="0" w:color="auto"/>
                <w:right w:val="none" w:sz="0" w:space="0" w:color="auto"/>
              </w:divBdr>
            </w:div>
            <w:div w:id="1844659178">
              <w:marLeft w:val="0"/>
              <w:marRight w:val="0"/>
              <w:marTop w:val="0"/>
              <w:marBottom w:val="0"/>
              <w:divBdr>
                <w:top w:val="none" w:sz="0" w:space="0" w:color="auto"/>
                <w:left w:val="none" w:sz="0" w:space="0" w:color="auto"/>
                <w:bottom w:val="none" w:sz="0" w:space="0" w:color="auto"/>
                <w:right w:val="none" w:sz="0" w:space="0" w:color="auto"/>
              </w:divBdr>
            </w:div>
          </w:divsChild>
        </w:div>
        <w:div w:id="1951936184">
          <w:marLeft w:val="0"/>
          <w:marRight w:val="0"/>
          <w:marTop w:val="0"/>
          <w:marBottom w:val="0"/>
          <w:divBdr>
            <w:top w:val="none" w:sz="0" w:space="0" w:color="auto"/>
            <w:left w:val="none" w:sz="0" w:space="0" w:color="auto"/>
            <w:bottom w:val="none" w:sz="0" w:space="0" w:color="auto"/>
            <w:right w:val="none" w:sz="0" w:space="0" w:color="auto"/>
          </w:divBdr>
          <w:divsChild>
            <w:div w:id="1868324316">
              <w:marLeft w:val="0"/>
              <w:marRight w:val="0"/>
              <w:marTop w:val="0"/>
              <w:marBottom w:val="0"/>
              <w:divBdr>
                <w:top w:val="none" w:sz="0" w:space="0" w:color="auto"/>
                <w:left w:val="none" w:sz="0" w:space="0" w:color="auto"/>
                <w:bottom w:val="none" w:sz="0" w:space="0" w:color="auto"/>
                <w:right w:val="none" w:sz="0" w:space="0" w:color="auto"/>
              </w:divBdr>
            </w:div>
          </w:divsChild>
        </w:div>
        <w:div w:id="1981374284">
          <w:marLeft w:val="0"/>
          <w:marRight w:val="0"/>
          <w:marTop w:val="0"/>
          <w:marBottom w:val="0"/>
          <w:divBdr>
            <w:top w:val="none" w:sz="0" w:space="0" w:color="auto"/>
            <w:left w:val="none" w:sz="0" w:space="0" w:color="auto"/>
            <w:bottom w:val="none" w:sz="0" w:space="0" w:color="auto"/>
            <w:right w:val="none" w:sz="0" w:space="0" w:color="auto"/>
          </w:divBdr>
          <w:divsChild>
            <w:div w:id="1659267936">
              <w:marLeft w:val="0"/>
              <w:marRight w:val="0"/>
              <w:marTop w:val="0"/>
              <w:marBottom w:val="0"/>
              <w:divBdr>
                <w:top w:val="none" w:sz="0" w:space="0" w:color="auto"/>
                <w:left w:val="none" w:sz="0" w:space="0" w:color="auto"/>
                <w:bottom w:val="none" w:sz="0" w:space="0" w:color="auto"/>
                <w:right w:val="none" w:sz="0" w:space="0" w:color="auto"/>
              </w:divBdr>
            </w:div>
            <w:div w:id="1918516091">
              <w:marLeft w:val="0"/>
              <w:marRight w:val="0"/>
              <w:marTop w:val="0"/>
              <w:marBottom w:val="0"/>
              <w:divBdr>
                <w:top w:val="none" w:sz="0" w:space="0" w:color="auto"/>
                <w:left w:val="none" w:sz="0" w:space="0" w:color="auto"/>
                <w:bottom w:val="none" w:sz="0" w:space="0" w:color="auto"/>
                <w:right w:val="none" w:sz="0" w:space="0" w:color="auto"/>
              </w:divBdr>
            </w:div>
          </w:divsChild>
        </w:div>
        <w:div w:id="2054423828">
          <w:marLeft w:val="0"/>
          <w:marRight w:val="0"/>
          <w:marTop w:val="0"/>
          <w:marBottom w:val="0"/>
          <w:divBdr>
            <w:top w:val="none" w:sz="0" w:space="0" w:color="auto"/>
            <w:left w:val="none" w:sz="0" w:space="0" w:color="auto"/>
            <w:bottom w:val="none" w:sz="0" w:space="0" w:color="auto"/>
            <w:right w:val="none" w:sz="0" w:space="0" w:color="auto"/>
          </w:divBdr>
          <w:divsChild>
            <w:div w:id="1790784726">
              <w:marLeft w:val="0"/>
              <w:marRight w:val="0"/>
              <w:marTop w:val="0"/>
              <w:marBottom w:val="0"/>
              <w:divBdr>
                <w:top w:val="none" w:sz="0" w:space="0" w:color="auto"/>
                <w:left w:val="none" w:sz="0" w:space="0" w:color="auto"/>
                <w:bottom w:val="none" w:sz="0" w:space="0" w:color="auto"/>
                <w:right w:val="none" w:sz="0" w:space="0" w:color="auto"/>
              </w:divBdr>
            </w:div>
          </w:divsChild>
        </w:div>
        <w:div w:id="2056811363">
          <w:marLeft w:val="0"/>
          <w:marRight w:val="0"/>
          <w:marTop w:val="0"/>
          <w:marBottom w:val="0"/>
          <w:divBdr>
            <w:top w:val="none" w:sz="0" w:space="0" w:color="auto"/>
            <w:left w:val="none" w:sz="0" w:space="0" w:color="auto"/>
            <w:bottom w:val="none" w:sz="0" w:space="0" w:color="auto"/>
            <w:right w:val="none" w:sz="0" w:space="0" w:color="auto"/>
          </w:divBdr>
          <w:divsChild>
            <w:div w:id="1074085742">
              <w:marLeft w:val="0"/>
              <w:marRight w:val="0"/>
              <w:marTop w:val="0"/>
              <w:marBottom w:val="0"/>
              <w:divBdr>
                <w:top w:val="none" w:sz="0" w:space="0" w:color="auto"/>
                <w:left w:val="none" w:sz="0" w:space="0" w:color="auto"/>
                <w:bottom w:val="none" w:sz="0" w:space="0" w:color="auto"/>
                <w:right w:val="none" w:sz="0" w:space="0" w:color="auto"/>
              </w:divBdr>
            </w:div>
            <w:div w:id="1497183314">
              <w:marLeft w:val="0"/>
              <w:marRight w:val="0"/>
              <w:marTop w:val="0"/>
              <w:marBottom w:val="0"/>
              <w:divBdr>
                <w:top w:val="none" w:sz="0" w:space="0" w:color="auto"/>
                <w:left w:val="none" w:sz="0" w:space="0" w:color="auto"/>
                <w:bottom w:val="none" w:sz="0" w:space="0" w:color="auto"/>
                <w:right w:val="none" w:sz="0" w:space="0" w:color="auto"/>
              </w:divBdr>
            </w:div>
          </w:divsChild>
        </w:div>
        <w:div w:id="2082632599">
          <w:marLeft w:val="0"/>
          <w:marRight w:val="0"/>
          <w:marTop w:val="0"/>
          <w:marBottom w:val="0"/>
          <w:divBdr>
            <w:top w:val="none" w:sz="0" w:space="0" w:color="auto"/>
            <w:left w:val="none" w:sz="0" w:space="0" w:color="auto"/>
            <w:bottom w:val="none" w:sz="0" w:space="0" w:color="auto"/>
            <w:right w:val="none" w:sz="0" w:space="0" w:color="auto"/>
          </w:divBdr>
          <w:divsChild>
            <w:div w:id="1869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899">
      <w:bodyDiv w:val="1"/>
      <w:marLeft w:val="0"/>
      <w:marRight w:val="0"/>
      <w:marTop w:val="0"/>
      <w:marBottom w:val="0"/>
      <w:divBdr>
        <w:top w:val="none" w:sz="0" w:space="0" w:color="auto"/>
        <w:left w:val="none" w:sz="0" w:space="0" w:color="auto"/>
        <w:bottom w:val="none" w:sz="0" w:space="0" w:color="auto"/>
        <w:right w:val="none" w:sz="0" w:space="0" w:color="auto"/>
      </w:divBdr>
    </w:div>
    <w:div w:id="2080009922">
      <w:bodyDiv w:val="1"/>
      <w:marLeft w:val="0"/>
      <w:marRight w:val="0"/>
      <w:marTop w:val="0"/>
      <w:marBottom w:val="0"/>
      <w:divBdr>
        <w:top w:val="none" w:sz="0" w:space="0" w:color="auto"/>
        <w:left w:val="none" w:sz="0" w:space="0" w:color="auto"/>
        <w:bottom w:val="none" w:sz="0" w:space="0" w:color="auto"/>
        <w:right w:val="none" w:sz="0" w:space="0" w:color="auto"/>
      </w:divBdr>
    </w:div>
    <w:div w:id="2085183565">
      <w:bodyDiv w:val="1"/>
      <w:marLeft w:val="0"/>
      <w:marRight w:val="0"/>
      <w:marTop w:val="0"/>
      <w:marBottom w:val="0"/>
      <w:divBdr>
        <w:top w:val="none" w:sz="0" w:space="0" w:color="auto"/>
        <w:left w:val="none" w:sz="0" w:space="0" w:color="auto"/>
        <w:bottom w:val="none" w:sz="0" w:space="0" w:color="auto"/>
        <w:right w:val="none" w:sz="0" w:space="0" w:color="auto"/>
      </w:divBdr>
    </w:div>
    <w:div w:id="2109302669">
      <w:bodyDiv w:val="1"/>
      <w:marLeft w:val="0"/>
      <w:marRight w:val="0"/>
      <w:marTop w:val="0"/>
      <w:marBottom w:val="0"/>
      <w:divBdr>
        <w:top w:val="none" w:sz="0" w:space="0" w:color="auto"/>
        <w:left w:val="none" w:sz="0" w:space="0" w:color="auto"/>
        <w:bottom w:val="none" w:sz="0" w:space="0" w:color="auto"/>
        <w:right w:val="none" w:sz="0" w:space="0" w:color="auto"/>
      </w:divBdr>
    </w:div>
    <w:div w:id="2110467564">
      <w:bodyDiv w:val="1"/>
      <w:marLeft w:val="0"/>
      <w:marRight w:val="0"/>
      <w:marTop w:val="0"/>
      <w:marBottom w:val="0"/>
      <w:divBdr>
        <w:top w:val="none" w:sz="0" w:space="0" w:color="auto"/>
        <w:left w:val="none" w:sz="0" w:space="0" w:color="auto"/>
        <w:bottom w:val="none" w:sz="0" w:space="0" w:color="auto"/>
        <w:right w:val="none" w:sz="0" w:space="0" w:color="auto"/>
      </w:divBdr>
    </w:div>
    <w:div w:id="21136670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atalon.com/resources-center/blog/software-testing-life-cycle" TargetMode="External"/><Relationship Id="rId21" Type="http://schemas.openxmlformats.org/officeDocument/2006/relationships/image" Target="media/image10.png"/><Relationship Id="rId42" Type="http://schemas.openxmlformats.org/officeDocument/2006/relationships/hyperlink" Target="https://www.redhat.com/en" TargetMode="External"/><Relationship Id="rId47" Type="http://schemas.openxmlformats.org/officeDocument/2006/relationships/customXml" Target="ink/ink4.xml"/><Relationship Id="rId63" Type="http://schemas.openxmlformats.org/officeDocument/2006/relationships/image" Target="media/image130.png"/><Relationship Id="rId68" Type="http://schemas.openxmlformats.org/officeDocument/2006/relationships/image" Target="media/image17.png"/><Relationship Id="rId84" Type="http://schemas.openxmlformats.org/officeDocument/2006/relationships/image" Target="media/image70.png"/><Relationship Id="rId89" Type="http://schemas.openxmlformats.org/officeDocument/2006/relationships/customXml" Target="ink/ink22.xml"/><Relationship Id="rId112" Type="http://schemas.openxmlformats.org/officeDocument/2006/relationships/hyperlink" Target="http://doi.org/10.1109/CSNT.2013.67" TargetMode="External"/><Relationship Id="rId16" Type="http://schemas.openxmlformats.org/officeDocument/2006/relationships/image" Target="media/image5.png"/><Relationship Id="rId107" Type="http://schemas.openxmlformats.org/officeDocument/2006/relationships/image" Target="media/image1200.png"/><Relationship Id="rId11" Type="http://schemas.openxmlformats.org/officeDocument/2006/relationships/header" Target="header1.xml"/><Relationship Id="rId32" Type="http://schemas.openxmlformats.org/officeDocument/2006/relationships/hyperlink" Target="https://www.ibm.com/docs/en/linux-on-systems?topic=3-linux-as-router" TargetMode="External"/><Relationship Id="rId37" Type="http://schemas.openxmlformats.org/officeDocument/2006/relationships/hyperlink" Target="https://wiki.archlinux.org/title/Router" TargetMode="External"/><Relationship Id="rId53" Type="http://schemas.openxmlformats.org/officeDocument/2006/relationships/image" Target="media/image13.png"/><Relationship Id="rId58" Type="http://schemas.openxmlformats.org/officeDocument/2006/relationships/customXml" Target="ink/ink8.xml"/><Relationship Id="rId74" Type="http://schemas.openxmlformats.org/officeDocument/2006/relationships/image" Target="media/image180.png"/><Relationship Id="rId79" Type="http://schemas.openxmlformats.org/officeDocument/2006/relationships/customXml" Target="ink/ink17.xml"/><Relationship Id="rId102" Type="http://schemas.openxmlformats.org/officeDocument/2006/relationships/customXml" Target="ink/ink28.xml"/><Relationship Id="rId123" Type="http://schemas.openxmlformats.org/officeDocument/2006/relationships/hyperlink" Target="https://www.pbtech.co.nz/product/NBKASU510599/ASUS-Vivobook-Go-15-L510KA-156-FHD-Intel-Pentium-S" TargetMode="External"/><Relationship Id="rId128" Type="http://schemas.openxmlformats.org/officeDocument/2006/relationships/hyperlink" Target="https://doi.org/10.5815/ijcnis.2016.02.01" TargetMode="External"/><Relationship Id="rId5" Type="http://schemas.openxmlformats.org/officeDocument/2006/relationships/webSettings" Target="webSettings.xml"/><Relationship Id="rId90" Type="http://schemas.openxmlformats.org/officeDocument/2006/relationships/image" Target="media/image500.png"/><Relationship Id="rId95" Type="http://schemas.openxmlformats.org/officeDocument/2006/relationships/customXml" Target="ink/ink25.xml"/><Relationship Id="rId22" Type="http://schemas.openxmlformats.org/officeDocument/2006/relationships/hyperlink" Target="https://learn.microsoft.com/en-us/windows/wsl/install" TargetMode="External"/><Relationship Id="rId27" Type="http://schemas.openxmlformats.org/officeDocument/2006/relationships/hyperlink" Target="https://www.freecodecamp.org/news/command-line-for-beginners/" TargetMode="External"/><Relationship Id="rId43" Type="http://schemas.openxmlformats.org/officeDocument/2006/relationships/hyperlink" Target="mailto:cgr2690@autuni.ac.nz" TargetMode="External"/><Relationship Id="rId48" Type="http://schemas.openxmlformats.org/officeDocument/2006/relationships/customXml" Target="ink/ink5.xml"/><Relationship Id="rId64" Type="http://schemas.openxmlformats.org/officeDocument/2006/relationships/image" Target="media/image140.png"/><Relationship Id="rId69" Type="http://schemas.openxmlformats.org/officeDocument/2006/relationships/customXml" Target="ink/ink12.xml"/><Relationship Id="rId113" Type="http://schemas.openxmlformats.org/officeDocument/2006/relationships/hyperlink" Target="https://shop.core.net.nz/products/hp-z420-tower-workstation" TargetMode="External"/><Relationship Id="rId118" Type="http://schemas.openxmlformats.org/officeDocument/2006/relationships/hyperlink" Target="https://asana.com/resources/agile-methodology" TargetMode="External"/><Relationship Id="rId80" Type="http://schemas.openxmlformats.org/officeDocument/2006/relationships/image" Target="media/image50.png"/><Relationship Id="rId85" Type="http://schemas.openxmlformats.org/officeDocument/2006/relationships/customXml" Target="ink/ink20.xm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hyperlink" Target="https://www.computernetworkingnotes.com/linux-tutorials/how-to-configure-and-use-linux-as-a-router.html" TargetMode="External"/><Relationship Id="rId38" Type="http://schemas.openxmlformats.org/officeDocument/2006/relationships/hyperlink" Target="https://github.com/jbucar/ditg" TargetMode="External"/><Relationship Id="rId59" Type="http://schemas.openxmlformats.org/officeDocument/2006/relationships/customXml" Target="ink/ink9.xml"/><Relationship Id="rId103" Type="http://schemas.openxmlformats.org/officeDocument/2006/relationships/image" Target="media/image1100.png"/><Relationship Id="rId108" Type="http://schemas.openxmlformats.org/officeDocument/2006/relationships/image" Target="media/image20.png"/><Relationship Id="rId124" Type="http://schemas.openxmlformats.org/officeDocument/2006/relationships/hyperlink" Target="https://www.pbtech.co.nz/product/MONPHS2438/Philips-243V7QJAB79-24-FHD-Monitor-1920x1080---IPS" TargetMode="External"/><Relationship Id="rId129" Type="http://schemas.openxmlformats.org/officeDocument/2006/relationships/hyperlink" Target="https://thedigitalprojectmanager.com/projects/pm-methodology/lean-project-management/" TargetMode="External"/><Relationship Id="rId54" Type="http://schemas.openxmlformats.org/officeDocument/2006/relationships/image" Target="media/image14.png"/><Relationship Id="rId70" Type="http://schemas.openxmlformats.org/officeDocument/2006/relationships/image" Target="media/image18.png"/><Relationship Id="rId75" Type="http://schemas.openxmlformats.org/officeDocument/2006/relationships/customXml" Target="ink/ink15.xml"/><Relationship Id="rId91" Type="http://schemas.openxmlformats.org/officeDocument/2006/relationships/customXml" Target="ink/ink23.xml"/><Relationship Id="rId96" Type="http://schemas.openxmlformats.org/officeDocument/2006/relationships/image" Target="media/image80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rew.sh/" TargetMode="External"/><Relationship Id="rId28" Type="http://schemas.openxmlformats.org/officeDocument/2006/relationships/hyperlink" Target="https://www.freecodecamp.org/news/computer-networking-how-applications-talk-over-the-internet/" TargetMode="External"/><Relationship Id="rId114" Type="http://schemas.openxmlformats.org/officeDocument/2006/relationships/hyperlink" Target="https://reliasoftware.com/blog/software-testing-life-cycle" TargetMode="External"/><Relationship Id="rId119" Type="http://schemas.openxmlformats.org/officeDocument/2006/relationships/hyperlink" Target="https://doi.org/10.1109/WCINS.2010.5541871" TargetMode="External"/><Relationship Id="rId44" Type="http://schemas.openxmlformats.org/officeDocument/2006/relationships/customXml" Target="ink/ink1.xml"/><Relationship Id="rId60" Type="http://schemas.openxmlformats.org/officeDocument/2006/relationships/customXml" Target="ink/ink10.xml"/><Relationship Id="rId65" Type="http://schemas.openxmlformats.org/officeDocument/2006/relationships/image" Target="media/image150.png"/><Relationship Id="rId81" Type="http://schemas.openxmlformats.org/officeDocument/2006/relationships/customXml" Target="ink/ink18.xml"/><Relationship Id="rId86" Type="http://schemas.openxmlformats.org/officeDocument/2006/relationships/image" Target="media/image80.png"/><Relationship Id="rId130" Type="http://schemas.openxmlformats.org/officeDocument/2006/relationships/hyperlink" Target="https://www.testim.io/blog/software-testing-life-cycle/"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iperf.fr/" TargetMode="External"/><Relationship Id="rId109" Type="http://schemas.openxmlformats.org/officeDocument/2006/relationships/image" Target="media/image21.emf"/><Relationship Id="rId34" Type="http://schemas.openxmlformats.org/officeDocument/2006/relationships/hyperlink" Target="https://www.baeldung.com/linux/server-router-configure" TargetMode="External"/><Relationship Id="rId55" Type="http://schemas.openxmlformats.org/officeDocument/2006/relationships/image" Target="media/image15.png"/><Relationship Id="rId76" Type="http://schemas.openxmlformats.org/officeDocument/2006/relationships/image" Target="media/image40.png"/><Relationship Id="rId97" Type="http://schemas.openxmlformats.org/officeDocument/2006/relationships/customXml" Target="ink/ink26.xml"/><Relationship Id="rId104" Type="http://schemas.openxmlformats.org/officeDocument/2006/relationships/customXml" Target="ink/ink29.xml"/><Relationship Id="rId120" Type="http://schemas.openxmlformats.org/officeDocument/2006/relationships/hyperlink" Target="https://www.payscale.com/research/NZ/Job=Network_Engineer/Salary" TargetMode="External"/><Relationship Id="rId125" Type="http://schemas.openxmlformats.org/officeDocument/2006/relationships/hyperlink" Target="https://www.pbtech.co.nz/product/KEYA4T1001/A4Tech-Fstyler-F1010-Multimedia-Keyboard--Mouse-Co" TargetMode="External"/><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600.png"/><Relationship Id="rId2" Type="http://schemas.openxmlformats.org/officeDocument/2006/relationships/numbering" Target="numbering.xml"/><Relationship Id="rId29" Type="http://schemas.openxmlformats.org/officeDocument/2006/relationships/hyperlink" Target="https://www.freecodecamp.org/news/linux-networking-commands-for-beginners/" TargetMode="External"/><Relationship Id="rId24" Type="http://schemas.openxmlformats.org/officeDocument/2006/relationships/hyperlink" Target="https://asahilinux.org/" TargetMode="External"/><Relationship Id="rId40" Type="http://schemas.openxmlformats.org/officeDocument/2006/relationships/hyperlink" Target="https://www.linuxfromscratch.org/lfs/" TargetMode="External"/><Relationship Id="rId45" Type="http://schemas.openxmlformats.org/officeDocument/2006/relationships/customXml" Target="ink/ink2.xml"/><Relationship Id="rId66" Type="http://schemas.openxmlformats.org/officeDocument/2006/relationships/image" Target="media/image16.png"/><Relationship Id="rId87" Type="http://schemas.openxmlformats.org/officeDocument/2006/relationships/customXml" Target="ink/ink21.xml"/><Relationship Id="rId110" Type="http://schemas.openxmlformats.org/officeDocument/2006/relationships/hyperlink" Target="https://www.atlassian.com/agile/project-management/waterfall-methodology" TargetMode="External"/><Relationship Id="rId115" Type="http://schemas.openxmlformats.org/officeDocument/2006/relationships/hyperlink" Target="https://clei.org/proceedings_data/CLEI2008/Anales/pdf/CLEI/CLEI_2008_118.pdf" TargetMode="External"/><Relationship Id="rId131" Type="http://schemas.openxmlformats.org/officeDocument/2006/relationships/fontTable" Target="fontTable.xml"/><Relationship Id="rId61" Type="http://schemas.openxmlformats.org/officeDocument/2006/relationships/image" Target="media/image111.png"/><Relationship Id="rId82" Type="http://schemas.openxmlformats.org/officeDocument/2006/relationships/image" Target="media/image60.png"/><Relationship Id="rId19" Type="http://schemas.openxmlformats.org/officeDocument/2006/relationships/image" Target="media/image8.png"/><Relationship Id="rId14" Type="http://schemas.openxmlformats.org/officeDocument/2006/relationships/header" Target="header2.xml"/><Relationship Id="rId30" Type="http://schemas.openxmlformats.org/officeDocument/2006/relationships/hyperlink" Target="https://www.freecodecamp.org/news/osi-model-networking-layers-explained-in-plain-english/" TargetMode="External"/><Relationship Id="rId35" Type="http://schemas.openxmlformats.org/officeDocument/2006/relationships/hyperlink" Target="https://medium.com/@lfoster49203/setting-up-ubuntu-as-a-router-with-advanced-routing-features-4511abc5e1eb" TargetMode="External"/><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customXml" Target="ink/ink27.xml"/><Relationship Id="rId105" Type="http://schemas.openxmlformats.org/officeDocument/2006/relationships/image" Target="media/image120.png"/><Relationship Id="rId126" Type="http://schemas.openxmlformats.org/officeDocument/2006/relationships/hyperlink" Target="https://www.pbtech.co.nz/product/CABCXT920050/Cruxtec-05m-Cat7-Ethernet-Cable---Black-Color----1" TargetMode="External"/><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image" Target="media/image170.png"/><Relationship Id="rId93" Type="http://schemas.openxmlformats.org/officeDocument/2006/relationships/customXml" Target="ink/ink24.xml"/><Relationship Id="rId98" Type="http://schemas.openxmlformats.org/officeDocument/2006/relationships/image" Target="media/image900.png"/><Relationship Id="rId121" Type="http://schemas.openxmlformats.org/officeDocument/2006/relationships/hyperlink" Target="https://www.payscale.com/research/NZ/Job=Project_Manager%2C_Information_Technology_(IT)/Salary/ac095581/Project-Management" TargetMode="External"/><Relationship Id="rId3" Type="http://schemas.openxmlformats.org/officeDocument/2006/relationships/styles" Target="styles.xml"/><Relationship Id="rId25" Type="http://schemas.openxmlformats.org/officeDocument/2006/relationships/hyperlink" Target="https://linuxjourney.com/" TargetMode="External"/><Relationship Id="rId46" Type="http://schemas.openxmlformats.org/officeDocument/2006/relationships/customXml" Target="ink/ink3.xml"/><Relationship Id="rId67" Type="http://schemas.openxmlformats.org/officeDocument/2006/relationships/customXml" Target="ink/ink11.xml"/><Relationship Id="rId116" Type="http://schemas.openxmlformats.org/officeDocument/2006/relationships/hyperlink" Target="https://www.justacademy.co/blog-detail/software-testing-advantages-and-disadvantages" TargetMode="External"/><Relationship Id="rId20" Type="http://schemas.openxmlformats.org/officeDocument/2006/relationships/image" Target="media/image9.png"/><Relationship Id="rId41" Type="http://schemas.openxmlformats.org/officeDocument/2006/relationships/hyperlink" Target="https://www.togaware.com/linux/survivor/" TargetMode="External"/><Relationship Id="rId62" Type="http://schemas.openxmlformats.org/officeDocument/2006/relationships/image" Target="media/image121.png"/><Relationship Id="rId83" Type="http://schemas.openxmlformats.org/officeDocument/2006/relationships/customXml" Target="ink/ink19.xml"/><Relationship Id="rId88" Type="http://schemas.openxmlformats.org/officeDocument/2006/relationships/image" Target="media/image90.png"/><Relationship Id="rId111" Type="http://schemas.openxmlformats.org/officeDocument/2006/relationships/hyperlink" Target="https://traffic.comics.unina.it/software/ITG/manual/" TargetMode="External"/><Relationship Id="rId132"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hyperlink" Target="https://www.tecmint.com/setup-linux-as-router/" TargetMode="External"/><Relationship Id="rId57" Type="http://schemas.openxmlformats.org/officeDocument/2006/relationships/customXml" Target="ink/ink7.xml"/><Relationship Id="rId106" Type="http://schemas.openxmlformats.org/officeDocument/2006/relationships/customXml" Target="ink/ink30.xml"/><Relationship Id="rId127" Type="http://schemas.openxmlformats.org/officeDocument/2006/relationships/hyperlink" Target="https://www.pbtech.co.nz/product/NETTPL3468/TP-Link-TG-3468-32-bit-Gigabit-PCIe-Network-Adapte" TargetMode="External"/><Relationship Id="rId10" Type="http://schemas.openxmlformats.org/officeDocument/2006/relationships/image" Target="media/image3.png"/><Relationship Id="rId31" Type="http://schemas.openxmlformats.org/officeDocument/2006/relationships/hyperlink" Target="https://fedoramagazine.org/use-fedora-server-create-router-gateway/" TargetMode="External"/><Relationship Id="rId52" Type="http://schemas.openxmlformats.org/officeDocument/2006/relationships/image" Target="media/image12.png"/><Relationship Id="rId73" Type="http://schemas.openxmlformats.org/officeDocument/2006/relationships/customXml" Target="ink/ink14.xml"/><Relationship Id="rId78" Type="http://schemas.openxmlformats.org/officeDocument/2006/relationships/image" Target="media/image400.png"/><Relationship Id="rId94" Type="http://schemas.openxmlformats.org/officeDocument/2006/relationships/image" Target="media/image700.png"/><Relationship Id="rId99" Type="http://schemas.openxmlformats.org/officeDocument/2006/relationships/image" Target="media/image19.png"/><Relationship Id="rId101" Type="http://schemas.openxmlformats.org/officeDocument/2006/relationships/image" Target="media/image110.png"/><Relationship Id="rId122" Type="http://schemas.openxmlformats.org/officeDocument/2006/relationships/hyperlink" Target="https://www.payscale.com/research/NZ/Job=Systems_Architect/Salary"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inuxcommand.or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76"/>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1"/>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10-07T13:56:58.082"/>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1">1002 218 16383 0 0,'0'0'0'0'0</inkml:trace>
  <inkml:trace contextRef="#ctx0" brushRef="#br0" timeOffset="2">1002 218 16383 0 0,'0'0'0'0'0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4:37:57.34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6"/>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7"/>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8"/>
    </inkml:context>
    <inkml:brush xml:id="br0">
      <inkml:brushProperty name="width" value="0.025" units="cm"/>
      <inkml:brushProperty name="height" value="0.025" units="cm"/>
    </inkml:brush>
  </inkml:definitions>
  <inkml:trace contextRef="#ctx0" brushRef="#br0">35 0 24575,'-15'0'0,"-5"0"-8191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77"/>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9"/>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90"/>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35 0 24575,'-15'0'0,"-5"0"-8191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10-07T13:56:58.091"/>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1">1002 218 16383 0 0,'0'0'0'0'0</inkml:trace>
  <inkml:trace contextRef="#ctx0" brushRef="#br0" timeOffset="2">1002 218 16383 0 0,'0'0'0'0'0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94"/>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78"/>
    </inkml:context>
    <inkml:brush xml:id="br0">
      <inkml:brushProperty name="width" value="0.025" units="cm"/>
      <inkml:brushProperty name="height" value="0.025" units="cm"/>
    </inkml:brush>
  </inkml:definitions>
  <inkml:trace contextRef="#ctx0" brushRef="#br0">30 0 24575,'-13'0'0,"-4"0"-8191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79"/>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3:56:58.080"/>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30 0 24575,'-13'0'0,"-4"0"-8191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2BC-E649-46BB-A567-9DBD48FD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72</Pages>
  <Words>15222</Words>
  <Characters>86766</Characters>
  <Application>Microsoft Office Word</Application>
  <DocSecurity>0</DocSecurity>
  <Lines>723</Lines>
  <Paragraphs>203</Paragraphs>
  <ScaleCrop>false</ScaleCrop>
  <Company/>
  <LinksUpToDate>false</LinksUpToDate>
  <CharactersWithSpaces>101785</CharactersWithSpaces>
  <SharedDoc>false</SharedDoc>
  <HLinks>
    <vt:vector size="540" baseType="variant">
      <vt:variant>
        <vt:i4>8323177</vt:i4>
      </vt:variant>
      <vt:variant>
        <vt:i4>555</vt:i4>
      </vt:variant>
      <vt:variant>
        <vt:i4>0</vt:i4>
      </vt:variant>
      <vt:variant>
        <vt:i4>5</vt:i4>
      </vt:variant>
      <vt:variant>
        <vt:lpwstr>https://www.testim.io/blog/software-testing-life-cycle/</vt:lpwstr>
      </vt:variant>
      <vt:variant>
        <vt:lpwstr/>
      </vt:variant>
      <vt:variant>
        <vt:i4>4194383</vt:i4>
      </vt:variant>
      <vt:variant>
        <vt:i4>552</vt:i4>
      </vt:variant>
      <vt:variant>
        <vt:i4>0</vt:i4>
      </vt:variant>
      <vt:variant>
        <vt:i4>5</vt:i4>
      </vt:variant>
      <vt:variant>
        <vt:lpwstr>https://thedigitalprojectmanager.com/projects/pm-methodology/lean-project-management/</vt:lpwstr>
      </vt:variant>
      <vt:variant>
        <vt:lpwstr/>
      </vt:variant>
      <vt:variant>
        <vt:i4>5111810</vt:i4>
      </vt:variant>
      <vt:variant>
        <vt:i4>549</vt:i4>
      </vt:variant>
      <vt:variant>
        <vt:i4>0</vt:i4>
      </vt:variant>
      <vt:variant>
        <vt:i4>5</vt:i4>
      </vt:variant>
      <vt:variant>
        <vt:lpwstr>https://doi.org/10.5815/ijcnis.2016.02.01</vt:lpwstr>
      </vt:variant>
      <vt:variant>
        <vt:lpwstr/>
      </vt:variant>
      <vt:variant>
        <vt:i4>6553720</vt:i4>
      </vt:variant>
      <vt:variant>
        <vt:i4>546</vt:i4>
      </vt:variant>
      <vt:variant>
        <vt:i4>0</vt:i4>
      </vt:variant>
      <vt:variant>
        <vt:i4>5</vt:i4>
      </vt:variant>
      <vt:variant>
        <vt:lpwstr>https://www.pbtech.co.nz/product/NETTPL3468/TP-Link-TG-3468-32-bit-Gigabit-PCIe-Network-Adapte</vt:lpwstr>
      </vt:variant>
      <vt:variant>
        <vt:lpwstr/>
      </vt:variant>
      <vt:variant>
        <vt:i4>4259848</vt:i4>
      </vt:variant>
      <vt:variant>
        <vt:i4>543</vt:i4>
      </vt:variant>
      <vt:variant>
        <vt:i4>0</vt:i4>
      </vt:variant>
      <vt:variant>
        <vt:i4>5</vt:i4>
      </vt:variant>
      <vt:variant>
        <vt:lpwstr>https://www.pbtech.co.nz/product/CABCXT920050/Cruxtec-05m-Cat7-Ethernet-Cable---Black-Color----1</vt:lpwstr>
      </vt:variant>
      <vt:variant>
        <vt:lpwstr/>
      </vt:variant>
      <vt:variant>
        <vt:i4>7143533</vt:i4>
      </vt:variant>
      <vt:variant>
        <vt:i4>540</vt:i4>
      </vt:variant>
      <vt:variant>
        <vt:i4>0</vt:i4>
      </vt:variant>
      <vt:variant>
        <vt:i4>5</vt:i4>
      </vt:variant>
      <vt:variant>
        <vt:lpwstr>https://www.pbtech.co.nz/product/KEYA4T1001/A4Tech-Fstyler-F1010-Multimedia-Keyboard--Mouse-Co</vt:lpwstr>
      </vt:variant>
      <vt:variant>
        <vt:lpwstr/>
      </vt:variant>
      <vt:variant>
        <vt:i4>2424951</vt:i4>
      </vt:variant>
      <vt:variant>
        <vt:i4>537</vt:i4>
      </vt:variant>
      <vt:variant>
        <vt:i4>0</vt:i4>
      </vt:variant>
      <vt:variant>
        <vt:i4>5</vt:i4>
      </vt:variant>
      <vt:variant>
        <vt:lpwstr>https://www.pbtech.co.nz/product/MONPHS2438/Philips-243V7QJAB79-24-FHD-Monitor-1920x1080---IPS</vt:lpwstr>
      </vt:variant>
      <vt:variant>
        <vt:lpwstr/>
      </vt:variant>
      <vt:variant>
        <vt:i4>4259931</vt:i4>
      </vt:variant>
      <vt:variant>
        <vt:i4>534</vt:i4>
      </vt:variant>
      <vt:variant>
        <vt:i4>0</vt:i4>
      </vt:variant>
      <vt:variant>
        <vt:i4>5</vt:i4>
      </vt:variant>
      <vt:variant>
        <vt:lpwstr>https://www.pbtech.co.nz/product/NBKASU510599/ASUS-Vivobook-Go-15-L510KA-156-FHD-Intel-Pentium-S</vt:lpwstr>
      </vt:variant>
      <vt:variant>
        <vt:lpwstr/>
      </vt:variant>
      <vt:variant>
        <vt:i4>983100</vt:i4>
      </vt:variant>
      <vt:variant>
        <vt:i4>531</vt:i4>
      </vt:variant>
      <vt:variant>
        <vt:i4>0</vt:i4>
      </vt:variant>
      <vt:variant>
        <vt:i4>5</vt:i4>
      </vt:variant>
      <vt:variant>
        <vt:lpwstr>https://www.payscale.com/research/NZ/Job=Systems_Architect/Salary</vt:lpwstr>
      </vt:variant>
      <vt:variant>
        <vt:lpwstr/>
      </vt:variant>
      <vt:variant>
        <vt:i4>8126501</vt:i4>
      </vt:variant>
      <vt:variant>
        <vt:i4>528</vt:i4>
      </vt:variant>
      <vt:variant>
        <vt:i4>0</vt:i4>
      </vt:variant>
      <vt:variant>
        <vt:i4>5</vt:i4>
      </vt:variant>
      <vt:variant>
        <vt:lpwstr>https://www.payscale.com/research/NZ/Job=Project_Manager%2C_Information_Technology_(IT)/Salary/ac095581/Project-Management</vt:lpwstr>
      </vt:variant>
      <vt:variant>
        <vt:lpwstr/>
      </vt:variant>
      <vt:variant>
        <vt:i4>5177443</vt:i4>
      </vt:variant>
      <vt:variant>
        <vt:i4>525</vt:i4>
      </vt:variant>
      <vt:variant>
        <vt:i4>0</vt:i4>
      </vt:variant>
      <vt:variant>
        <vt:i4>5</vt:i4>
      </vt:variant>
      <vt:variant>
        <vt:lpwstr>https://www.payscale.com/research/NZ/Job=Network_Engineer/Salary</vt:lpwstr>
      </vt:variant>
      <vt:variant>
        <vt:lpwstr/>
      </vt:variant>
      <vt:variant>
        <vt:i4>3670049</vt:i4>
      </vt:variant>
      <vt:variant>
        <vt:i4>522</vt:i4>
      </vt:variant>
      <vt:variant>
        <vt:i4>0</vt:i4>
      </vt:variant>
      <vt:variant>
        <vt:i4>5</vt:i4>
      </vt:variant>
      <vt:variant>
        <vt:lpwstr>https://doi.org/10.1109/WCINS.2010.5541871</vt:lpwstr>
      </vt:variant>
      <vt:variant>
        <vt:lpwstr/>
      </vt:variant>
      <vt:variant>
        <vt:i4>1310800</vt:i4>
      </vt:variant>
      <vt:variant>
        <vt:i4>519</vt:i4>
      </vt:variant>
      <vt:variant>
        <vt:i4>0</vt:i4>
      </vt:variant>
      <vt:variant>
        <vt:i4>5</vt:i4>
      </vt:variant>
      <vt:variant>
        <vt:lpwstr>https://asana.com/resources/agile-methodology</vt:lpwstr>
      </vt:variant>
      <vt:variant>
        <vt:lpwstr/>
      </vt:variant>
      <vt:variant>
        <vt:i4>4522008</vt:i4>
      </vt:variant>
      <vt:variant>
        <vt:i4>516</vt:i4>
      </vt:variant>
      <vt:variant>
        <vt:i4>0</vt:i4>
      </vt:variant>
      <vt:variant>
        <vt:i4>5</vt:i4>
      </vt:variant>
      <vt:variant>
        <vt:lpwstr>https://katalon.com/resources-center/blog/software-testing-life-cycle</vt:lpwstr>
      </vt:variant>
      <vt:variant>
        <vt:lpwstr/>
      </vt:variant>
      <vt:variant>
        <vt:i4>5701701</vt:i4>
      </vt:variant>
      <vt:variant>
        <vt:i4>513</vt:i4>
      </vt:variant>
      <vt:variant>
        <vt:i4>0</vt:i4>
      </vt:variant>
      <vt:variant>
        <vt:i4>5</vt:i4>
      </vt:variant>
      <vt:variant>
        <vt:lpwstr>https://www.justacademy.co/blog-detail/software-testing-advantages-and-disadvantages</vt:lpwstr>
      </vt:variant>
      <vt:variant>
        <vt:lpwstr/>
      </vt:variant>
      <vt:variant>
        <vt:i4>6750294</vt:i4>
      </vt:variant>
      <vt:variant>
        <vt:i4>510</vt:i4>
      </vt:variant>
      <vt:variant>
        <vt:i4>0</vt:i4>
      </vt:variant>
      <vt:variant>
        <vt:i4>5</vt:i4>
      </vt:variant>
      <vt:variant>
        <vt:lpwstr>https://clei.org/proceedings_data/CLEI2008/Anales/pdf/CLEI/CLEI_2008_118.pdf</vt:lpwstr>
      </vt:variant>
      <vt:variant>
        <vt:lpwstr/>
      </vt:variant>
      <vt:variant>
        <vt:i4>7209000</vt:i4>
      </vt:variant>
      <vt:variant>
        <vt:i4>507</vt:i4>
      </vt:variant>
      <vt:variant>
        <vt:i4>0</vt:i4>
      </vt:variant>
      <vt:variant>
        <vt:i4>5</vt:i4>
      </vt:variant>
      <vt:variant>
        <vt:lpwstr>https://reliasoftware.com/blog/software-testing-life-cycle</vt:lpwstr>
      </vt:variant>
      <vt:variant>
        <vt:lpwstr/>
      </vt:variant>
      <vt:variant>
        <vt:i4>7274603</vt:i4>
      </vt:variant>
      <vt:variant>
        <vt:i4>504</vt:i4>
      </vt:variant>
      <vt:variant>
        <vt:i4>0</vt:i4>
      </vt:variant>
      <vt:variant>
        <vt:i4>5</vt:i4>
      </vt:variant>
      <vt:variant>
        <vt:lpwstr>https://shop.core.net.nz/products/hp-z420-tower-workstation</vt:lpwstr>
      </vt:variant>
      <vt:variant>
        <vt:lpwstr/>
      </vt:variant>
      <vt:variant>
        <vt:i4>3080225</vt:i4>
      </vt:variant>
      <vt:variant>
        <vt:i4>501</vt:i4>
      </vt:variant>
      <vt:variant>
        <vt:i4>0</vt:i4>
      </vt:variant>
      <vt:variant>
        <vt:i4>5</vt:i4>
      </vt:variant>
      <vt:variant>
        <vt:lpwstr>http://doi.org/10.1109/CSNT.2013.67</vt:lpwstr>
      </vt:variant>
      <vt:variant>
        <vt:lpwstr/>
      </vt:variant>
      <vt:variant>
        <vt:i4>5242965</vt:i4>
      </vt:variant>
      <vt:variant>
        <vt:i4>498</vt:i4>
      </vt:variant>
      <vt:variant>
        <vt:i4>0</vt:i4>
      </vt:variant>
      <vt:variant>
        <vt:i4>5</vt:i4>
      </vt:variant>
      <vt:variant>
        <vt:lpwstr>https://traffic.comics.unina.it/software/ITG/manual/</vt:lpwstr>
      </vt:variant>
      <vt:variant>
        <vt:lpwstr/>
      </vt:variant>
      <vt:variant>
        <vt:i4>5505117</vt:i4>
      </vt:variant>
      <vt:variant>
        <vt:i4>495</vt:i4>
      </vt:variant>
      <vt:variant>
        <vt:i4>0</vt:i4>
      </vt:variant>
      <vt:variant>
        <vt:i4>5</vt:i4>
      </vt:variant>
      <vt:variant>
        <vt:lpwstr>https://www.atlassian.com/agile/project-management/waterfall-methodology</vt:lpwstr>
      </vt:variant>
      <vt:variant>
        <vt:lpwstr/>
      </vt:variant>
      <vt:variant>
        <vt:i4>2949184</vt:i4>
      </vt:variant>
      <vt:variant>
        <vt:i4>471</vt:i4>
      </vt:variant>
      <vt:variant>
        <vt:i4>0</vt:i4>
      </vt:variant>
      <vt:variant>
        <vt:i4>5</vt:i4>
      </vt:variant>
      <vt:variant>
        <vt:lpwstr>mailto:cgr2690@autuni.ac.nz</vt:lpwstr>
      </vt:variant>
      <vt:variant>
        <vt:lpwstr/>
      </vt:variant>
      <vt:variant>
        <vt:i4>5898329</vt:i4>
      </vt:variant>
      <vt:variant>
        <vt:i4>462</vt:i4>
      </vt:variant>
      <vt:variant>
        <vt:i4>0</vt:i4>
      </vt:variant>
      <vt:variant>
        <vt:i4>5</vt:i4>
      </vt:variant>
      <vt:variant>
        <vt:lpwstr>https://www.redhat.com/en</vt:lpwstr>
      </vt:variant>
      <vt:variant>
        <vt:lpwstr/>
      </vt:variant>
      <vt:variant>
        <vt:i4>1966092</vt:i4>
      </vt:variant>
      <vt:variant>
        <vt:i4>459</vt:i4>
      </vt:variant>
      <vt:variant>
        <vt:i4>0</vt:i4>
      </vt:variant>
      <vt:variant>
        <vt:i4>5</vt:i4>
      </vt:variant>
      <vt:variant>
        <vt:lpwstr>https://www.togaware.com/linux/survivor/</vt:lpwstr>
      </vt:variant>
      <vt:variant>
        <vt:lpwstr/>
      </vt:variant>
      <vt:variant>
        <vt:i4>5701713</vt:i4>
      </vt:variant>
      <vt:variant>
        <vt:i4>456</vt:i4>
      </vt:variant>
      <vt:variant>
        <vt:i4>0</vt:i4>
      </vt:variant>
      <vt:variant>
        <vt:i4>5</vt:i4>
      </vt:variant>
      <vt:variant>
        <vt:lpwstr>https://www.linuxfromscratch.org/lfs/</vt:lpwstr>
      </vt:variant>
      <vt:variant>
        <vt:lpwstr/>
      </vt:variant>
      <vt:variant>
        <vt:i4>5177420</vt:i4>
      </vt:variant>
      <vt:variant>
        <vt:i4>453</vt:i4>
      </vt:variant>
      <vt:variant>
        <vt:i4>0</vt:i4>
      </vt:variant>
      <vt:variant>
        <vt:i4>5</vt:i4>
      </vt:variant>
      <vt:variant>
        <vt:lpwstr>https://iperf.fr/</vt:lpwstr>
      </vt:variant>
      <vt:variant>
        <vt:lpwstr/>
      </vt:variant>
      <vt:variant>
        <vt:i4>2293803</vt:i4>
      </vt:variant>
      <vt:variant>
        <vt:i4>450</vt:i4>
      </vt:variant>
      <vt:variant>
        <vt:i4>0</vt:i4>
      </vt:variant>
      <vt:variant>
        <vt:i4>5</vt:i4>
      </vt:variant>
      <vt:variant>
        <vt:lpwstr>https://github.com/jbucar/ditg</vt:lpwstr>
      </vt:variant>
      <vt:variant>
        <vt:lpwstr/>
      </vt:variant>
      <vt:variant>
        <vt:i4>6684726</vt:i4>
      </vt:variant>
      <vt:variant>
        <vt:i4>447</vt:i4>
      </vt:variant>
      <vt:variant>
        <vt:i4>0</vt:i4>
      </vt:variant>
      <vt:variant>
        <vt:i4>5</vt:i4>
      </vt:variant>
      <vt:variant>
        <vt:lpwstr>https://wiki.archlinux.org/title/Router</vt:lpwstr>
      </vt:variant>
      <vt:variant>
        <vt:lpwstr/>
      </vt:variant>
      <vt:variant>
        <vt:i4>7471212</vt:i4>
      </vt:variant>
      <vt:variant>
        <vt:i4>444</vt:i4>
      </vt:variant>
      <vt:variant>
        <vt:i4>0</vt:i4>
      </vt:variant>
      <vt:variant>
        <vt:i4>5</vt:i4>
      </vt:variant>
      <vt:variant>
        <vt:lpwstr>https://www.tecmint.com/setup-linux-as-router/</vt:lpwstr>
      </vt:variant>
      <vt:variant>
        <vt:lpwstr/>
      </vt:variant>
      <vt:variant>
        <vt:i4>4456488</vt:i4>
      </vt:variant>
      <vt:variant>
        <vt:i4>441</vt:i4>
      </vt:variant>
      <vt:variant>
        <vt:i4>0</vt:i4>
      </vt:variant>
      <vt:variant>
        <vt:i4>5</vt:i4>
      </vt:variant>
      <vt:variant>
        <vt:lpwstr>https://medium.com/@lfoster49203/setting-up-ubuntu-as-a-router-with-advanced-routing-features-4511abc5e1eb</vt:lpwstr>
      </vt:variant>
      <vt:variant>
        <vt:lpwstr/>
      </vt:variant>
      <vt:variant>
        <vt:i4>7798818</vt:i4>
      </vt:variant>
      <vt:variant>
        <vt:i4>438</vt:i4>
      </vt:variant>
      <vt:variant>
        <vt:i4>0</vt:i4>
      </vt:variant>
      <vt:variant>
        <vt:i4>5</vt:i4>
      </vt:variant>
      <vt:variant>
        <vt:lpwstr>https://www.baeldung.com/linux/server-router-configure</vt:lpwstr>
      </vt:variant>
      <vt:variant>
        <vt:lpwstr/>
      </vt:variant>
      <vt:variant>
        <vt:i4>6357026</vt:i4>
      </vt:variant>
      <vt:variant>
        <vt:i4>435</vt:i4>
      </vt:variant>
      <vt:variant>
        <vt:i4>0</vt:i4>
      </vt:variant>
      <vt:variant>
        <vt:i4>5</vt:i4>
      </vt:variant>
      <vt:variant>
        <vt:lpwstr>https://www.computernetworkingnotes.com/linux-tutorials/how-to-configure-and-use-linux-as-a-router.html</vt:lpwstr>
      </vt:variant>
      <vt:variant>
        <vt:lpwstr/>
      </vt:variant>
      <vt:variant>
        <vt:i4>5242973</vt:i4>
      </vt:variant>
      <vt:variant>
        <vt:i4>432</vt:i4>
      </vt:variant>
      <vt:variant>
        <vt:i4>0</vt:i4>
      </vt:variant>
      <vt:variant>
        <vt:i4>5</vt:i4>
      </vt:variant>
      <vt:variant>
        <vt:lpwstr>https://www.ibm.com/docs/en/linux-on-systems?topic=3-linux-as-router</vt:lpwstr>
      </vt:variant>
      <vt:variant>
        <vt:lpwstr/>
      </vt:variant>
      <vt:variant>
        <vt:i4>7929981</vt:i4>
      </vt:variant>
      <vt:variant>
        <vt:i4>429</vt:i4>
      </vt:variant>
      <vt:variant>
        <vt:i4>0</vt:i4>
      </vt:variant>
      <vt:variant>
        <vt:i4>5</vt:i4>
      </vt:variant>
      <vt:variant>
        <vt:lpwstr>https://fedoramagazine.org/use-fedora-server-create-router-gateway/</vt:lpwstr>
      </vt:variant>
      <vt:variant>
        <vt:lpwstr/>
      </vt:variant>
      <vt:variant>
        <vt:i4>5</vt:i4>
      </vt:variant>
      <vt:variant>
        <vt:i4>426</vt:i4>
      </vt:variant>
      <vt:variant>
        <vt:i4>0</vt:i4>
      </vt:variant>
      <vt:variant>
        <vt:i4>5</vt:i4>
      </vt:variant>
      <vt:variant>
        <vt:lpwstr>https://www.freecodecamp.org/news/osi-model-networking-layers-explained-in-plain-english/</vt:lpwstr>
      </vt:variant>
      <vt:variant>
        <vt:lpwstr/>
      </vt:variant>
      <vt:variant>
        <vt:i4>8257662</vt:i4>
      </vt:variant>
      <vt:variant>
        <vt:i4>423</vt:i4>
      </vt:variant>
      <vt:variant>
        <vt:i4>0</vt:i4>
      </vt:variant>
      <vt:variant>
        <vt:i4>5</vt:i4>
      </vt:variant>
      <vt:variant>
        <vt:lpwstr>https://www.freecodecamp.org/news/linux-networking-commands-for-beginners/</vt:lpwstr>
      </vt:variant>
      <vt:variant>
        <vt:lpwstr/>
      </vt:variant>
      <vt:variant>
        <vt:i4>7208999</vt:i4>
      </vt:variant>
      <vt:variant>
        <vt:i4>420</vt:i4>
      </vt:variant>
      <vt:variant>
        <vt:i4>0</vt:i4>
      </vt:variant>
      <vt:variant>
        <vt:i4>5</vt:i4>
      </vt:variant>
      <vt:variant>
        <vt:lpwstr>https://www.freecodecamp.org/news/computer-networking-how-applications-talk-over-the-internet/</vt:lpwstr>
      </vt:variant>
      <vt:variant>
        <vt:lpwstr/>
      </vt:variant>
      <vt:variant>
        <vt:i4>6160473</vt:i4>
      </vt:variant>
      <vt:variant>
        <vt:i4>417</vt:i4>
      </vt:variant>
      <vt:variant>
        <vt:i4>0</vt:i4>
      </vt:variant>
      <vt:variant>
        <vt:i4>5</vt:i4>
      </vt:variant>
      <vt:variant>
        <vt:lpwstr>https://www.freecodecamp.org/news/command-line-for-beginners/</vt:lpwstr>
      </vt:variant>
      <vt:variant>
        <vt:lpwstr/>
      </vt:variant>
      <vt:variant>
        <vt:i4>917514</vt:i4>
      </vt:variant>
      <vt:variant>
        <vt:i4>414</vt:i4>
      </vt:variant>
      <vt:variant>
        <vt:i4>0</vt:i4>
      </vt:variant>
      <vt:variant>
        <vt:i4>5</vt:i4>
      </vt:variant>
      <vt:variant>
        <vt:lpwstr>https://linuxcommand.org/</vt:lpwstr>
      </vt:variant>
      <vt:variant>
        <vt:lpwstr/>
      </vt:variant>
      <vt:variant>
        <vt:i4>720899</vt:i4>
      </vt:variant>
      <vt:variant>
        <vt:i4>411</vt:i4>
      </vt:variant>
      <vt:variant>
        <vt:i4>0</vt:i4>
      </vt:variant>
      <vt:variant>
        <vt:i4>5</vt:i4>
      </vt:variant>
      <vt:variant>
        <vt:lpwstr>https://linuxjourney.com/</vt:lpwstr>
      </vt:variant>
      <vt:variant>
        <vt:lpwstr/>
      </vt:variant>
      <vt:variant>
        <vt:i4>7864425</vt:i4>
      </vt:variant>
      <vt:variant>
        <vt:i4>408</vt:i4>
      </vt:variant>
      <vt:variant>
        <vt:i4>0</vt:i4>
      </vt:variant>
      <vt:variant>
        <vt:i4>5</vt:i4>
      </vt:variant>
      <vt:variant>
        <vt:lpwstr>https://asahilinux.org/</vt:lpwstr>
      </vt:variant>
      <vt:variant>
        <vt:lpwstr/>
      </vt:variant>
      <vt:variant>
        <vt:i4>4718593</vt:i4>
      </vt:variant>
      <vt:variant>
        <vt:i4>405</vt:i4>
      </vt:variant>
      <vt:variant>
        <vt:i4>0</vt:i4>
      </vt:variant>
      <vt:variant>
        <vt:i4>5</vt:i4>
      </vt:variant>
      <vt:variant>
        <vt:lpwstr>https://brew.sh/</vt:lpwstr>
      </vt:variant>
      <vt:variant>
        <vt:lpwstr/>
      </vt:variant>
      <vt:variant>
        <vt:i4>196617</vt:i4>
      </vt:variant>
      <vt:variant>
        <vt:i4>402</vt:i4>
      </vt:variant>
      <vt:variant>
        <vt:i4>0</vt:i4>
      </vt:variant>
      <vt:variant>
        <vt:i4>5</vt:i4>
      </vt:variant>
      <vt:variant>
        <vt:lpwstr>https://learn.microsoft.com/en-us/windows/wsl/install</vt:lpwstr>
      </vt:variant>
      <vt:variant>
        <vt:lpwstr/>
      </vt:variant>
      <vt:variant>
        <vt:i4>1048629</vt:i4>
      </vt:variant>
      <vt:variant>
        <vt:i4>278</vt:i4>
      </vt:variant>
      <vt:variant>
        <vt:i4>0</vt:i4>
      </vt:variant>
      <vt:variant>
        <vt:i4>5</vt:i4>
      </vt:variant>
      <vt:variant>
        <vt:lpwstr/>
      </vt:variant>
      <vt:variant>
        <vt:lpwstr>_Toc195128373</vt:lpwstr>
      </vt:variant>
      <vt:variant>
        <vt:i4>1048629</vt:i4>
      </vt:variant>
      <vt:variant>
        <vt:i4>272</vt:i4>
      </vt:variant>
      <vt:variant>
        <vt:i4>0</vt:i4>
      </vt:variant>
      <vt:variant>
        <vt:i4>5</vt:i4>
      </vt:variant>
      <vt:variant>
        <vt:lpwstr/>
      </vt:variant>
      <vt:variant>
        <vt:lpwstr>_Toc195128372</vt:lpwstr>
      </vt:variant>
      <vt:variant>
        <vt:i4>1048629</vt:i4>
      </vt:variant>
      <vt:variant>
        <vt:i4>266</vt:i4>
      </vt:variant>
      <vt:variant>
        <vt:i4>0</vt:i4>
      </vt:variant>
      <vt:variant>
        <vt:i4>5</vt:i4>
      </vt:variant>
      <vt:variant>
        <vt:lpwstr/>
      </vt:variant>
      <vt:variant>
        <vt:lpwstr>_Toc195128371</vt:lpwstr>
      </vt:variant>
      <vt:variant>
        <vt:i4>1048629</vt:i4>
      </vt:variant>
      <vt:variant>
        <vt:i4>260</vt:i4>
      </vt:variant>
      <vt:variant>
        <vt:i4>0</vt:i4>
      </vt:variant>
      <vt:variant>
        <vt:i4>5</vt:i4>
      </vt:variant>
      <vt:variant>
        <vt:lpwstr/>
      </vt:variant>
      <vt:variant>
        <vt:lpwstr>_Toc195128370</vt:lpwstr>
      </vt:variant>
      <vt:variant>
        <vt:i4>1114165</vt:i4>
      </vt:variant>
      <vt:variant>
        <vt:i4>254</vt:i4>
      </vt:variant>
      <vt:variant>
        <vt:i4>0</vt:i4>
      </vt:variant>
      <vt:variant>
        <vt:i4>5</vt:i4>
      </vt:variant>
      <vt:variant>
        <vt:lpwstr/>
      </vt:variant>
      <vt:variant>
        <vt:lpwstr>_Toc195128369</vt:lpwstr>
      </vt:variant>
      <vt:variant>
        <vt:i4>1114165</vt:i4>
      </vt:variant>
      <vt:variant>
        <vt:i4>248</vt:i4>
      </vt:variant>
      <vt:variant>
        <vt:i4>0</vt:i4>
      </vt:variant>
      <vt:variant>
        <vt:i4>5</vt:i4>
      </vt:variant>
      <vt:variant>
        <vt:lpwstr/>
      </vt:variant>
      <vt:variant>
        <vt:lpwstr>_Toc195128368</vt:lpwstr>
      </vt:variant>
      <vt:variant>
        <vt:i4>1114165</vt:i4>
      </vt:variant>
      <vt:variant>
        <vt:i4>242</vt:i4>
      </vt:variant>
      <vt:variant>
        <vt:i4>0</vt:i4>
      </vt:variant>
      <vt:variant>
        <vt:i4>5</vt:i4>
      </vt:variant>
      <vt:variant>
        <vt:lpwstr/>
      </vt:variant>
      <vt:variant>
        <vt:lpwstr>_Toc195128367</vt:lpwstr>
      </vt:variant>
      <vt:variant>
        <vt:i4>1114165</vt:i4>
      </vt:variant>
      <vt:variant>
        <vt:i4>236</vt:i4>
      </vt:variant>
      <vt:variant>
        <vt:i4>0</vt:i4>
      </vt:variant>
      <vt:variant>
        <vt:i4>5</vt:i4>
      </vt:variant>
      <vt:variant>
        <vt:lpwstr/>
      </vt:variant>
      <vt:variant>
        <vt:lpwstr>_Toc195128366</vt:lpwstr>
      </vt:variant>
      <vt:variant>
        <vt:i4>1114165</vt:i4>
      </vt:variant>
      <vt:variant>
        <vt:i4>230</vt:i4>
      </vt:variant>
      <vt:variant>
        <vt:i4>0</vt:i4>
      </vt:variant>
      <vt:variant>
        <vt:i4>5</vt:i4>
      </vt:variant>
      <vt:variant>
        <vt:lpwstr/>
      </vt:variant>
      <vt:variant>
        <vt:lpwstr>_Toc195128365</vt:lpwstr>
      </vt:variant>
      <vt:variant>
        <vt:i4>1114165</vt:i4>
      </vt:variant>
      <vt:variant>
        <vt:i4>224</vt:i4>
      </vt:variant>
      <vt:variant>
        <vt:i4>0</vt:i4>
      </vt:variant>
      <vt:variant>
        <vt:i4>5</vt:i4>
      </vt:variant>
      <vt:variant>
        <vt:lpwstr/>
      </vt:variant>
      <vt:variant>
        <vt:lpwstr>_Toc195128364</vt:lpwstr>
      </vt:variant>
      <vt:variant>
        <vt:i4>1114165</vt:i4>
      </vt:variant>
      <vt:variant>
        <vt:i4>218</vt:i4>
      </vt:variant>
      <vt:variant>
        <vt:i4>0</vt:i4>
      </vt:variant>
      <vt:variant>
        <vt:i4>5</vt:i4>
      </vt:variant>
      <vt:variant>
        <vt:lpwstr/>
      </vt:variant>
      <vt:variant>
        <vt:lpwstr>_Toc195128363</vt:lpwstr>
      </vt:variant>
      <vt:variant>
        <vt:i4>1114165</vt:i4>
      </vt:variant>
      <vt:variant>
        <vt:i4>212</vt:i4>
      </vt:variant>
      <vt:variant>
        <vt:i4>0</vt:i4>
      </vt:variant>
      <vt:variant>
        <vt:i4>5</vt:i4>
      </vt:variant>
      <vt:variant>
        <vt:lpwstr/>
      </vt:variant>
      <vt:variant>
        <vt:lpwstr>_Toc195128362</vt:lpwstr>
      </vt:variant>
      <vt:variant>
        <vt:i4>1114165</vt:i4>
      </vt:variant>
      <vt:variant>
        <vt:i4>206</vt:i4>
      </vt:variant>
      <vt:variant>
        <vt:i4>0</vt:i4>
      </vt:variant>
      <vt:variant>
        <vt:i4>5</vt:i4>
      </vt:variant>
      <vt:variant>
        <vt:lpwstr/>
      </vt:variant>
      <vt:variant>
        <vt:lpwstr>_Toc195128361</vt:lpwstr>
      </vt:variant>
      <vt:variant>
        <vt:i4>1114165</vt:i4>
      </vt:variant>
      <vt:variant>
        <vt:i4>200</vt:i4>
      </vt:variant>
      <vt:variant>
        <vt:i4>0</vt:i4>
      </vt:variant>
      <vt:variant>
        <vt:i4>5</vt:i4>
      </vt:variant>
      <vt:variant>
        <vt:lpwstr/>
      </vt:variant>
      <vt:variant>
        <vt:lpwstr>_Toc195128360</vt:lpwstr>
      </vt:variant>
      <vt:variant>
        <vt:i4>1179701</vt:i4>
      </vt:variant>
      <vt:variant>
        <vt:i4>194</vt:i4>
      </vt:variant>
      <vt:variant>
        <vt:i4>0</vt:i4>
      </vt:variant>
      <vt:variant>
        <vt:i4>5</vt:i4>
      </vt:variant>
      <vt:variant>
        <vt:lpwstr/>
      </vt:variant>
      <vt:variant>
        <vt:lpwstr>_Toc195128359</vt:lpwstr>
      </vt:variant>
      <vt:variant>
        <vt:i4>1179701</vt:i4>
      </vt:variant>
      <vt:variant>
        <vt:i4>188</vt:i4>
      </vt:variant>
      <vt:variant>
        <vt:i4>0</vt:i4>
      </vt:variant>
      <vt:variant>
        <vt:i4>5</vt:i4>
      </vt:variant>
      <vt:variant>
        <vt:lpwstr/>
      </vt:variant>
      <vt:variant>
        <vt:lpwstr>_Toc195128358</vt:lpwstr>
      </vt:variant>
      <vt:variant>
        <vt:i4>1179701</vt:i4>
      </vt:variant>
      <vt:variant>
        <vt:i4>182</vt:i4>
      </vt:variant>
      <vt:variant>
        <vt:i4>0</vt:i4>
      </vt:variant>
      <vt:variant>
        <vt:i4>5</vt:i4>
      </vt:variant>
      <vt:variant>
        <vt:lpwstr/>
      </vt:variant>
      <vt:variant>
        <vt:lpwstr>_Toc195128357</vt:lpwstr>
      </vt:variant>
      <vt:variant>
        <vt:i4>1179701</vt:i4>
      </vt:variant>
      <vt:variant>
        <vt:i4>176</vt:i4>
      </vt:variant>
      <vt:variant>
        <vt:i4>0</vt:i4>
      </vt:variant>
      <vt:variant>
        <vt:i4>5</vt:i4>
      </vt:variant>
      <vt:variant>
        <vt:lpwstr/>
      </vt:variant>
      <vt:variant>
        <vt:lpwstr>_Toc195128356</vt:lpwstr>
      </vt:variant>
      <vt:variant>
        <vt:i4>1179701</vt:i4>
      </vt:variant>
      <vt:variant>
        <vt:i4>170</vt:i4>
      </vt:variant>
      <vt:variant>
        <vt:i4>0</vt:i4>
      </vt:variant>
      <vt:variant>
        <vt:i4>5</vt:i4>
      </vt:variant>
      <vt:variant>
        <vt:lpwstr/>
      </vt:variant>
      <vt:variant>
        <vt:lpwstr>_Toc195128355</vt:lpwstr>
      </vt:variant>
      <vt:variant>
        <vt:i4>1179701</vt:i4>
      </vt:variant>
      <vt:variant>
        <vt:i4>164</vt:i4>
      </vt:variant>
      <vt:variant>
        <vt:i4>0</vt:i4>
      </vt:variant>
      <vt:variant>
        <vt:i4>5</vt:i4>
      </vt:variant>
      <vt:variant>
        <vt:lpwstr/>
      </vt:variant>
      <vt:variant>
        <vt:lpwstr>_Toc195128354</vt:lpwstr>
      </vt:variant>
      <vt:variant>
        <vt:i4>1179701</vt:i4>
      </vt:variant>
      <vt:variant>
        <vt:i4>158</vt:i4>
      </vt:variant>
      <vt:variant>
        <vt:i4>0</vt:i4>
      </vt:variant>
      <vt:variant>
        <vt:i4>5</vt:i4>
      </vt:variant>
      <vt:variant>
        <vt:lpwstr/>
      </vt:variant>
      <vt:variant>
        <vt:lpwstr>_Toc195128353</vt:lpwstr>
      </vt:variant>
      <vt:variant>
        <vt:i4>1179701</vt:i4>
      </vt:variant>
      <vt:variant>
        <vt:i4>152</vt:i4>
      </vt:variant>
      <vt:variant>
        <vt:i4>0</vt:i4>
      </vt:variant>
      <vt:variant>
        <vt:i4>5</vt:i4>
      </vt:variant>
      <vt:variant>
        <vt:lpwstr/>
      </vt:variant>
      <vt:variant>
        <vt:lpwstr>_Toc195128352</vt:lpwstr>
      </vt:variant>
      <vt:variant>
        <vt:i4>1179701</vt:i4>
      </vt:variant>
      <vt:variant>
        <vt:i4>146</vt:i4>
      </vt:variant>
      <vt:variant>
        <vt:i4>0</vt:i4>
      </vt:variant>
      <vt:variant>
        <vt:i4>5</vt:i4>
      </vt:variant>
      <vt:variant>
        <vt:lpwstr/>
      </vt:variant>
      <vt:variant>
        <vt:lpwstr>_Toc195128351</vt:lpwstr>
      </vt:variant>
      <vt:variant>
        <vt:i4>1179701</vt:i4>
      </vt:variant>
      <vt:variant>
        <vt:i4>140</vt:i4>
      </vt:variant>
      <vt:variant>
        <vt:i4>0</vt:i4>
      </vt:variant>
      <vt:variant>
        <vt:i4>5</vt:i4>
      </vt:variant>
      <vt:variant>
        <vt:lpwstr/>
      </vt:variant>
      <vt:variant>
        <vt:lpwstr>_Toc195128350</vt:lpwstr>
      </vt:variant>
      <vt:variant>
        <vt:i4>1245237</vt:i4>
      </vt:variant>
      <vt:variant>
        <vt:i4>134</vt:i4>
      </vt:variant>
      <vt:variant>
        <vt:i4>0</vt:i4>
      </vt:variant>
      <vt:variant>
        <vt:i4>5</vt:i4>
      </vt:variant>
      <vt:variant>
        <vt:lpwstr/>
      </vt:variant>
      <vt:variant>
        <vt:lpwstr>_Toc195128349</vt:lpwstr>
      </vt:variant>
      <vt:variant>
        <vt:i4>1245237</vt:i4>
      </vt:variant>
      <vt:variant>
        <vt:i4>128</vt:i4>
      </vt:variant>
      <vt:variant>
        <vt:i4>0</vt:i4>
      </vt:variant>
      <vt:variant>
        <vt:i4>5</vt:i4>
      </vt:variant>
      <vt:variant>
        <vt:lpwstr/>
      </vt:variant>
      <vt:variant>
        <vt:lpwstr>_Toc195128348</vt:lpwstr>
      </vt:variant>
      <vt:variant>
        <vt:i4>1245237</vt:i4>
      </vt:variant>
      <vt:variant>
        <vt:i4>122</vt:i4>
      </vt:variant>
      <vt:variant>
        <vt:i4>0</vt:i4>
      </vt:variant>
      <vt:variant>
        <vt:i4>5</vt:i4>
      </vt:variant>
      <vt:variant>
        <vt:lpwstr/>
      </vt:variant>
      <vt:variant>
        <vt:lpwstr>_Toc195128347</vt:lpwstr>
      </vt:variant>
      <vt:variant>
        <vt:i4>1245237</vt:i4>
      </vt:variant>
      <vt:variant>
        <vt:i4>116</vt:i4>
      </vt:variant>
      <vt:variant>
        <vt:i4>0</vt:i4>
      </vt:variant>
      <vt:variant>
        <vt:i4>5</vt:i4>
      </vt:variant>
      <vt:variant>
        <vt:lpwstr/>
      </vt:variant>
      <vt:variant>
        <vt:lpwstr>_Toc195128346</vt:lpwstr>
      </vt:variant>
      <vt:variant>
        <vt:i4>1245237</vt:i4>
      </vt:variant>
      <vt:variant>
        <vt:i4>110</vt:i4>
      </vt:variant>
      <vt:variant>
        <vt:i4>0</vt:i4>
      </vt:variant>
      <vt:variant>
        <vt:i4>5</vt:i4>
      </vt:variant>
      <vt:variant>
        <vt:lpwstr/>
      </vt:variant>
      <vt:variant>
        <vt:lpwstr>_Toc195128345</vt:lpwstr>
      </vt:variant>
      <vt:variant>
        <vt:i4>1245237</vt:i4>
      </vt:variant>
      <vt:variant>
        <vt:i4>104</vt:i4>
      </vt:variant>
      <vt:variant>
        <vt:i4>0</vt:i4>
      </vt:variant>
      <vt:variant>
        <vt:i4>5</vt:i4>
      </vt:variant>
      <vt:variant>
        <vt:lpwstr/>
      </vt:variant>
      <vt:variant>
        <vt:lpwstr>_Toc195128344</vt:lpwstr>
      </vt:variant>
      <vt:variant>
        <vt:i4>1245237</vt:i4>
      </vt:variant>
      <vt:variant>
        <vt:i4>98</vt:i4>
      </vt:variant>
      <vt:variant>
        <vt:i4>0</vt:i4>
      </vt:variant>
      <vt:variant>
        <vt:i4>5</vt:i4>
      </vt:variant>
      <vt:variant>
        <vt:lpwstr/>
      </vt:variant>
      <vt:variant>
        <vt:lpwstr>_Toc195128343</vt:lpwstr>
      </vt:variant>
      <vt:variant>
        <vt:i4>1245237</vt:i4>
      </vt:variant>
      <vt:variant>
        <vt:i4>92</vt:i4>
      </vt:variant>
      <vt:variant>
        <vt:i4>0</vt:i4>
      </vt:variant>
      <vt:variant>
        <vt:i4>5</vt:i4>
      </vt:variant>
      <vt:variant>
        <vt:lpwstr/>
      </vt:variant>
      <vt:variant>
        <vt:lpwstr>_Toc195128342</vt:lpwstr>
      </vt:variant>
      <vt:variant>
        <vt:i4>1245237</vt:i4>
      </vt:variant>
      <vt:variant>
        <vt:i4>86</vt:i4>
      </vt:variant>
      <vt:variant>
        <vt:i4>0</vt:i4>
      </vt:variant>
      <vt:variant>
        <vt:i4>5</vt:i4>
      </vt:variant>
      <vt:variant>
        <vt:lpwstr/>
      </vt:variant>
      <vt:variant>
        <vt:lpwstr>_Toc195128341</vt:lpwstr>
      </vt:variant>
      <vt:variant>
        <vt:i4>1245237</vt:i4>
      </vt:variant>
      <vt:variant>
        <vt:i4>80</vt:i4>
      </vt:variant>
      <vt:variant>
        <vt:i4>0</vt:i4>
      </vt:variant>
      <vt:variant>
        <vt:i4>5</vt:i4>
      </vt:variant>
      <vt:variant>
        <vt:lpwstr/>
      </vt:variant>
      <vt:variant>
        <vt:lpwstr>_Toc195128340</vt:lpwstr>
      </vt:variant>
      <vt:variant>
        <vt:i4>1310773</vt:i4>
      </vt:variant>
      <vt:variant>
        <vt:i4>74</vt:i4>
      </vt:variant>
      <vt:variant>
        <vt:i4>0</vt:i4>
      </vt:variant>
      <vt:variant>
        <vt:i4>5</vt:i4>
      </vt:variant>
      <vt:variant>
        <vt:lpwstr/>
      </vt:variant>
      <vt:variant>
        <vt:lpwstr>_Toc195128339</vt:lpwstr>
      </vt:variant>
      <vt:variant>
        <vt:i4>1310773</vt:i4>
      </vt:variant>
      <vt:variant>
        <vt:i4>68</vt:i4>
      </vt:variant>
      <vt:variant>
        <vt:i4>0</vt:i4>
      </vt:variant>
      <vt:variant>
        <vt:i4>5</vt:i4>
      </vt:variant>
      <vt:variant>
        <vt:lpwstr/>
      </vt:variant>
      <vt:variant>
        <vt:lpwstr>_Toc195128338</vt:lpwstr>
      </vt:variant>
      <vt:variant>
        <vt:i4>1310773</vt:i4>
      </vt:variant>
      <vt:variant>
        <vt:i4>62</vt:i4>
      </vt:variant>
      <vt:variant>
        <vt:i4>0</vt:i4>
      </vt:variant>
      <vt:variant>
        <vt:i4>5</vt:i4>
      </vt:variant>
      <vt:variant>
        <vt:lpwstr/>
      </vt:variant>
      <vt:variant>
        <vt:lpwstr>_Toc195128337</vt:lpwstr>
      </vt:variant>
      <vt:variant>
        <vt:i4>1310773</vt:i4>
      </vt:variant>
      <vt:variant>
        <vt:i4>56</vt:i4>
      </vt:variant>
      <vt:variant>
        <vt:i4>0</vt:i4>
      </vt:variant>
      <vt:variant>
        <vt:i4>5</vt:i4>
      </vt:variant>
      <vt:variant>
        <vt:lpwstr/>
      </vt:variant>
      <vt:variant>
        <vt:lpwstr>_Toc195128336</vt:lpwstr>
      </vt:variant>
      <vt:variant>
        <vt:i4>1310773</vt:i4>
      </vt:variant>
      <vt:variant>
        <vt:i4>50</vt:i4>
      </vt:variant>
      <vt:variant>
        <vt:i4>0</vt:i4>
      </vt:variant>
      <vt:variant>
        <vt:i4>5</vt:i4>
      </vt:variant>
      <vt:variant>
        <vt:lpwstr/>
      </vt:variant>
      <vt:variant>
        <vt:lpwstr>_Toc195128335</vt:lpwstr>
      </vt:variant>
      <vt:variant>
        <vt:i4>1310773</vt:i4>
      </vt:variant>
      <vt:variant>
        <vt:i4>44</vt:i4>
      </vt:variant>
      <vt:variant>
        <vt:i4>0</vt:i4>
      </vt:variant>
      <vt:variant>
        <vt:i4>5</vt:i4>
      </vt:variant>
      <vt:variant>
        <vt:lpwstr/>
      </vt:variant>
      <vt:variant>
        <vt:lpwstr>_Toc195128334</vt:lpwstr>
      </vt:variant>
      <vt:variant>
        <vt:i4>1310773</vt:i4>
      </vt:variant>
      <vt:variant>
        <vt:i4>38</vt:i4>
      </vt:variant>
      <vt:variant>
        <vt:i4>0</vt:i4>
      </vt:variant>
      <vt:variant>
        <vt:i4>5</vt:i4>
      </vt:variant>
      <vt:variant>
        <vt:lpwstr/>
      </vt:variant>
      <vt:variant>
        <vt:lpwstr>_Toc195128333</vt:lpwstr>
      </vt:variant>
      <vt:variant>
        <vt:i4>1310773</vt:i4>
      </vt:variant>
      <vt:variant>
        <vt:i4>32</vt:i4>
      </vt:variant>
      <vt:variant>
        <vt:i4>0</vt:i4>
      </vt:variant>
      <vt:variant>
        <vt:i4>5</vt:i4>
      </vt:variant>
      <vt:variant>
        <vt:lpwstr/>
      </vt:variant>
      <vt:variant>
        <vt:lpwstr>_Toc195128332</vt:lpwstr>
      </vt:variant>
      <vt:variant>
        <vt:i4>1310773</vt:i4>
      </vt:variant>
      <vt:variant>
        <vt:i4>26</vt:i4>
      </vt:variant>
      <vt:variant>
        <vt:i4>0</vt:i4>
      </vt:variant>
      <vt:variant>
        <vt:i4>5</vt:i4>
      </vt:variant>
      <vt:variant>
        <vt:lpwstr/>
      </vt:variant>
      <vt:variant>
        <vt:lpwstr>_Toc195128331</vt:lpwstr>
      </vt:variant>
      <vt:variant>
        <vt:i4>1310773</vt:i4>
      </vt:variant>
      <vt:variant>
        <vt:i4>20</vt:i4>
      </vt:variant>
      <vt:variant>
        <vt:i4>0</vt:i4>
      </vt:variant>
      <vt:variant>
        <vt:i4>5</vt:i4>
      </vt:variant>
      <vt:variant>
        <vt:lpwstr/>
      </vt:variant>
      <vt:variant>
        <vt:lpwstr>_Toc195128330</vt:lpwstr>
      </vt:variant>
      <vt:variant>
        <vt:i4>1376309</vt:i4>
      </vt:variant>
      <vt:variant>
        <vt:i4>14</vt:i4>
      </vt:variant>
      <vt:variant>
        <vt:i4>0</vt:i4>
      </vt:variant>
      <vt:variant>
        <vt:i4>5</vt:i4>
      </vt:variant>
      <vt:variant>
        <vt:lpwstr/>
      </vt:variant>
      <vt:variant>
        <vt:lpwstr>_Toc195128329</vt:lpwstr>
      </vt:variant>
      <vt:variant>
        <vt:i4>1376309</vt:i4>
      </vt:variant>
      <vt:variant>
        <vt:i4>8</vt:i4>
      </vt:variant>
      <vt:variant>
        <vt:i4>0</vt:i4>
      </vt:variant>
      <vt:variant>
        <vt:i4>5</vt:i4>
      </vt:variant>
      <vt:variant>
        <vt:lpwstr/>
      </vt:variant>
      <vt:variant>
        <vt:lpwstr>_Toc195128328</vt:lpwstr>
      </vt:variant>
      <vt:variant>
        <vt:i4>1376309</vt:i4>
      </vt:variant>
      <vt:variant>
        <vt:i4>2</vt:i4>
      </vt:variant>
      <vt:variant>
        <vt:i4>0</vt:i4>
      </vt:variant>
      <vt:variant>
        <vt:i4>5</vt:i4>
      </vt:variant>
      <vt:variant>
        <vt:lpwstr/>
      </vt:variant>
      <vt:variant>
        <vt:lpwstr>_Toc195128327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Quai Hoi</dc:creator>
  <cp:keywords/>
  <dc:description/>
  <cp:lastModifiedBy>Thomas Robinson</cp:lastModifiedBy>
  <cp:revision>2</cp:revision>
  <cp:lastPrinted>2025-04-08T16:20:00Z</cp:lastPrinted>
  <dcterms:created xsi:type="dcterms:W3CDTF">2025-04-02T19:57:00Z</dcterms:created>
  <dcterms:modified xsi:type="dcterms:W3CDTF">2025-10-07T13:57:00Z</dcterms:modified>
</cp:coreProperties>
</file>